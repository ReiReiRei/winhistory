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CommentReference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</w:t>
      </w:r>
      <w:proofErr w:type="spellStart"/>
      <w:r w:rsidRPr="00966FAB">
        <w:rPr>
          <w:rFonts w:ascii="Times New Roman" w:eastAsia="Calibri" w:hAnsi="Times New Roman" w:cs="Times New Roman"/>
          <w:sz w:val="28"/>
          <w:szCs w:val="28"/>
        </w:rPr>
        <w:t>Н.Э.Баумана</w:t>
      </w:r>
      <w:proofErr w:type="spellEnd"/>
      <w:r w:rsidRPr="00966FAB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proofErr w:type="spellStart"/>
      <w:r w:rsidRPr="00966FAB">
        <w:rPr>
          <w:rFonts w:ascii="Times New Roman" w:eastAsia="Calibri" w:hAnsi="Times New Roman" w:cs="Times New Roman"/>
          <w:sz w:val="28"/>
          <w:szCs w:val="28"/>
        </w:rPr>
        <w:t>Лахвич</w:t>
      </w:r>
      <w:proofErr w:type="spellEnd"/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7777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Content>
        <w:p w14:paraId="28E705AC" w14:textId="77777777" w:rsidR="00C418A9" w:rsidRPr="00966FAB" w:rsidRDefault="00C418A9">
          <w:pPr>
            <w:pStyle w:val="TOCHeading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41EA0C06" w14:textId="77777777" w:rsidR="007B729A" w:rsidRPr="00966FAB" w:rsidRDefault="00C418A9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069924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DC0D68" w14:textId="77777777" w:rsidR="007B729A" w:rsidRPr="00966FAB" w:rsidRDefault="00690B33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5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B36B4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6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Исходные данные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6E951F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7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Постановка задачи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5B9850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8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EEE491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29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Описание бизнес процессов.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_Toc389069929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C36EA8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0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791706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1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Выявленные актеры.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_Toc389069931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74FB8D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2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Выявленные прецеденты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_Toc389069932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316CF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3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Диаграмма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_Toc389069933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EEBAB8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4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Описание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7E1589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5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Перечень критических рисков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0D09CD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6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Список приоритетов прецедентов.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DE001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7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Описание возможной архитектуры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C75ABB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8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F0A601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39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Начальный план выпусков версий.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_Toc389069939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1D47C2" w14:textId="77777777" w:rsidR="007B729A" w:rsidRPr="00966FAB" w:rsidRDefault="00690B33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0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Этап проектирования (Развитие)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56BDAF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1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_Toc389069941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B7C51A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2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_Toc389069942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11712E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3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_Toc389069943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2FB96A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4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_Toc389069944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E91132" w14:textId="77777777" w:rsidR="007B729A" w:rsidRPr="00966FAB" w:rsidRDefault="00690B33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5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Этап построения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_Toc389069945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455E0B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6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1 Студент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_Toc389069946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58C48" w14:textId="77777777" w:rsidR="007B729A" w:rsidRPr="00966FAB" w:rsidRDefault="00690B33">
          <w:pPr>
            <w:pStyle w:val="TOC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7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7B729A" w:rsidRPr="00966FA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_Toc389069947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53A083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8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Студент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_Toc389069948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1B32E" w14:textId="77777777" w:rsidR="007B729A" w:rsidRPr="00966FAB" w:rsidRDefault="00690B33">
          <w:pPr>
            <w:pStyle w:val="TOC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49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1)</w:t>
            </w:r>
            <w:r w:rsidR="007B729A" w:rsidRPr="00966FAB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_Toc389069949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83D3A4" w14:textId="77777777" w:rsidR="007B729A" w:rsidRPr="00966FAB" w:rsidRDefault="00690B33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389069950" w:history="1">
            <w:r w:rsidR="007B729A" w:rsidRPr="00966FAB">
              <w:rPr>
                <w:rStyle w:val="Hyperlink"/>
                <w:rFonts w:ascii="Times New Roman" w:hAnsi="Times New Roman" w:cs="Times New Roman"/>
                <w:noProof/>
              </w:rPr>
              <w:t>Тестирование и отладка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instrText xml:space="preserve"> PAGEREF _Toc389069950 \h </w:instrTex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7B729A" w:rsidRPr="00966F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389069924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1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2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Студент 2 –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Лахвич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50FAA6B3" w14:textId="77777777" w:rsidR="001473FF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gof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>).</w:t>
      </w:r>
      <w:r w:rsidR="00085094"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AD9F985" w14:textId="77777777" w:rsidR="00C418A9" w:rsidRPr="00966FAB" w:rsidRDefault="00C418A9" w:rsidP="00C418A9">
      <w:pPr>
        <w:pStyle w:val="Heading1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389069925"/>
      <w:r w:rsidRPr="00966FAB">
        <w:rPr>
          <w:rFonts w:ascii="Times New Roman" w:hAnsi="Times New Roman" w:cs="Times New Roman"/>
          <w:sz w:val="24"/>
          <w:szCs w:val="24"/>
        </w:rPr>
        <w:lastRenderedPageBreak/>
        <w:t>1. Этап анализа и планирования требований</w:t>
      </w:r>
      <w:bookmarkEnd w:id="3"/>
    </w:p>
    <w:p w14:paraId="57462AA6" w14:textId="77777777" w:rsidR="001742A4" w:rsidRPr="00966FAB" w:rsidRDefault="00C418A9" w:rsidP="00C418A9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del w:id="4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5" w:name="_Toc389069926"/>
      <w:ins w:id="6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5"/>
      <w:del w:id="7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8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9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0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1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2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Heading2"/>
        <w:rPr>
          <w:rFonts w:ascii="Times New Roman" w:hAnsi="Times New Roman" w:cs="Times New Roman"/>
          <w:rPrChange w:id="13" w:author="frostball@gmail.com" w:date="2014-05-25T17:31:00Z">
            <w:rPr/>
          </w:rPrChange>
        </w:rPr>
        <w:pPrChange w:id="14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5" w:name="_Toc389069927"/>
      <w:ins w:id="16" w:author="frostball@gmail.com" w:date="2014-05-25T17:31:00Z">
        <w:r w:rsidRPr="00966FAB">
          <w:rPr>
            <w:rFonts w:ascii="Times New Roman" w:hAnsi="Times New Roman" w:cs="Times New Roman"/>
            <w:b w:val="0"/>
            <w:rPrChange w:id="17" w:author="frostball@gmail.com" w:date="2014-05-25T17:31:00Z">
              <w:rPr>
                <w:b/>
                <w:bCs/>
              </w:rPr>
            </w:rPrChange>
          </w:rPr>
          <w:t>Постановка задачи</w:t>
        </w:r>
      </w:ins>
      <w:bookmarkEnd w:id="15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8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19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0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del w:id="21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2" w:name="_Toc389069928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2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3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4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ins w:id="25" w:author="frostball@gmail.com" w:date="2014-05-25T17:35:00Z"/>
          <w:rFonts w:ascii="Times New Roman" w:hAnsi="Times New Roman" w:cs="Times New Roman"/>
          <w:sz w:val="24"/>
          <w:szCs w:val="24"/>
        </w:rPr>
      </w:pPr>
      <w:ins w:id="26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подписанных  программ</w:t>
        </w:r>
      </w:ins>
      <w:ins w:id="2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8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ins w:id="29" w:author="frostball@gmail.com" w:date="2014-05-25T17:35:00Z"/>
          <w:rFonts w:ascii="Times New Roman" w:hAnsi="Times New Roman" w:cs="Times New Roman"/>
          <w:sz w:val="24"/>
          <w:szCs w:val="24"/>
        </w:rPr>
      </w:pPr>
      <w:ins w:id="30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ins w:id="31" w:author="frostball@gmail.com" w:date="2014-05-25T17:35:00Z"/>
          <w:rFonts w:ascii="Times New Roman" w:hAnsi="Times New Roman" w:cs="Times New Roman"/>
          <w:sz w:val="24"/>
          <w:szCs w:val="24"/>
        </w:rPr>
      </w:pPr>
      <w:ins w:id="32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ins w:id="33" w:author="frostball@gmail.com" w:date="2014-05-25T17:34:00Z"/>
          <w:rFonts w:ascii="Times New Roman" w:hAnsi="Times New Roman" w:cs="Times New Roman"/>
          <w:sz w:val="24"/>
          <w:szCs w:val="24"/>
        </w:rPr>
      </w:pPr>
      <w:ins w:id="34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5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6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del w:id="37" w:author="frostball@gmail.com" w:date="2014-05-25T17:37:00Z"/>
          <w:rFonts w:ascii="Times New Roman" w:hAnsi="Times New Roman" w:cs="Times New Roman"/>
          <w:sz w:val="24"/>
          <w:szCs w:val="24"/>
        </w:rPr>
      </w:pPr>
      <w:del w:id="3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del w:id="39" w:author="frostball@gmail.com" w:date="2014-05-25T17:33:00Z"/>
          <w:rFonts w:ascii="Times New Roman" w:hAnsi="Times New Roman" w:cs="Times New Roman"/>
          <w:sz w:val="24"/>
          <w:szCs w:val="24"/>
        </w:rPr>
      </w:pPr>
      <w:del w:id="40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del w:id="41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2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ins w:id="43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del w:id="44" w:author="frostball@gmail.com" w:date="2014-05-25T17:34:00Z"/>
          <w:rFonts w:ascii="Times New Roman" w:hAnsi="Times New Roman" w:cs="Times New Roman"/>
          <w:sz w:val="24"/>
          <w:szCs w:val="24"/>
        </w:rPr>
      </w:pPr>
      <w:del w:id="45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6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ListParagraph"/>
        <w:numPr>
          <w:ilvl w:val="0"/>
          <w:numId w:val="1"/>
        </w:numPr>
        <w:spacing w:after="0" w:line="360" w:lineRule="auto"/>
        <w:jc w:val="both"/>
        <w:rPr>
          <w:del w:id="47" w:author="frostball@gmail.com" w:date="2014-05-25T17:37:00Z"/>
          <w:rFonts w:ascii="Times New Roman" w:hAnsi="Times New Roman" w:cs="Times New Roman"/>
          <w:sz w:val="24"/>
          <w:szCs w:val="24"/>
        </w:rPr>
      </w:pPr>
      <w:del w:id="4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ins w:id="49" w:author="frostball@gmail.com" w:date="2014-05-25T17:39:00Z"/>
          <w:rFonts w:ascii="Times New Roman" w:hAnsi="Times New Roman" w:cs="Times New Roman"/>
          <w:sz w:val="24"/>
          <w:szCs w:val="24"/>
        </w:rPr>
      </w:pPr>
      <w:ins w:id="50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1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3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4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ins w:id="55" w:author="frostball@gmail.com" w:date="2014-05-25T17:39:00Z"/>
          <w:rFonts w:ascii="Times New Roman" w:hAnsi="Times New Roman" w:cs="Times New Roman"/>
          <w:sz w:val="24"/>
          <w:szCs w:val="24"/>
        </w:rPr>
      </w:pPr>
      <w:del w:id="56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7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8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del w:id="59" w:author="frostball@gmail.com" w:date="2014-05-25T17:39:00Z"/>
          <w:rFonts w:ascii="Times New Roman" w:hAnsi="Times New Roman" w:cs="Times New Roman"/>
          <w:sz w:val="24"/>
          <w:szCs w:val="24"/>
        </w:rPr>
      </w:pPr>
      <w:del w:id="60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del w:id="62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3" w:name="_Toc389069929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3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4" w:author="I TIX" w:date="2014-05-25T22:39:00Z"/>
          <w:rFonts w:ascii="Times New Roman" w:hAnsi="Times New Roman" w:cs="Times New Roman"/>
          <w:sz w:val="24"/>
          <w:szCs w:val="24"/>
        </w:rPr>
      </w:pPr>
      <w:ins w:id="65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6" w:author="frostball@gmail.com" w:date="2014-05-25T17:41:00Z"/>
          <w:rFonts w:ascii="Times New Roman" w:hAnsi="Times New Roman" w:cs="Times New Roman"/>
          <w:sz w:val="24"/>
          <w:szCs w:val="24"/>
        </w:rPr>
      </w:pPr>
      <w:ins w:id="67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8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69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0" w:author="frostball@gmail.com" w:date="2014-05-25T17:41:00Z"/>
          <w:rFonts w:ascii="Times New Roman" w:hAnsi="Times New Roman" w:cs="Times New Roman"/>
          <w:sz w:val="24"/>
          <w:szCs w:val="24"/>
        </w:rPr>
      </w:pPr>
      <w:del w:id="71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2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3" w:author="frostball@gmail.com" w:date="2014-05-25T17:41:00Z"/>
          <w:rFonts w:ascii="Times New Roman" w:hAnsi="Times New Roman" w:cs="Times New Roman"/>
          <w:sz w:val="24"/>
          <w:szCs w:val="24"/>
        </w:rPr>
      </w:pPr>
      <w:del w:id="74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5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6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del w:id="77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79" w:name="_Toc389069930"/>
      <w:ins w:id="80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79"/>
    </w:p>
    <w:p w14:paraId="7177D6A4" w14:textId="77777777" w:rsidR="002C1FAE" w:rsidRPr="00966FAB" w:rsidDel="00E22A3B" w:rsidRDefault="00177707" w:rsidP="002C1FAE">
      <w:pPr>
        <w:rPr>
          <w:del w:id="81" w:author="frostball@gmail.com" w:date="2014-05-25T17:42:00Z"/>
          <w:rFonts w:ascii="Times New Roman" w:hAnsi="Times New Roman" w:cs="Times New Roman"/>
          <w:sz w:val="24"/>
          <w:szCs w:val="24"/>
        </w:rPr>
      </w:pPr>
      <w:ins w:id="82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4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5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7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8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89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0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1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2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3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(программист или внешняя система). Имеет поля ввода сообщения, список с уровнями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логгирования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4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5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6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7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8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0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ListParagraph"/>
        <w:numPr>
          <w:ilvl w:val="0"/>
          <w:numId w:val="8"/>
        </w:numPr>
        <w:jc w:val="both"/>
        <w:rPr>
          <w:del w:id="101" w:author="I TIX" w:date="2014-05-25T21:13:00Z"/>
          <w:rFonts w:ascii="Times New Roman" w:hAnsi="Times New Roman" w:cs="Times New Roman"/>
          <w:sz w:val="24"/>
          <w:szCs w:val="24"/>
        </w:rPr>
      </w:pPr>
      <w:del w:id="10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3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ListParagraph"/>
        <w:jc w:val="both"/>
        <w:rPr>
          <w:ins w:id="104" w:author="I TIX" w:date="2014-05-25T21:13:00Z"/>
          <w:rFonts w:ascii="Times New Roman" w:hAnsi="Times New Roman" w:cs="Times New Roman"/>
          <w:sz w:val="24"/>
          <w:szCs w:val="24"/>
          <w:rPrChange w:id="105" w:author="I TIX" w:date="2014-05-27T23:43:00Z">
            <w:rPr>
              <w:ins w:id="106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7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ins w:id="108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09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 xml:space="preserve">функцию по обработки сообщений и экспорту в другие </w:t>
        </w:r>
        <w:proofErr w:type="spellStart"/>
        <w:r w:rsidRPr="00966FAB">
          <w:rPr>
            <w:rFonts w:ascii="Times New Roman" w:hAnsi="Times New Roman" w:cs="Times New Roman"/>
            <w:sz w:val="24"/>
            <w:szCs w:val="24"/>
          </w:rPr>
          <w:t>формаы</w:t>
        </w:r>
        <w:proofErr w:type="spellEnd"/>
        <w:r w:rsidRPr="00966FAB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625FF300" w14:textId="77777777" w:rsidR="008D4E0A" w:rsidRPr="00966FAB" w:rsidDel="00177707" w:rsidRDefault="00F62007">
      <w:pPr>
        <w:pStyle w:val="ListParagraph"/>
        <w:numPr>
          <w:ilvl w:val="0"/>
          <w:numId w:val="8"/>
        </w:numPr>
        <w:jc w:val="both"/>
        <w:rPr>
          <w:del w:id="110" w:author="I TIX" w:date="2014-05-25T21:13:00Z"/>
          <w:rFonts w:ascii="Times New Roman" w:hAnsi="Times New Roman" w:cs="Times New Roman"/>
          <w:sz w:val="24"/>
          <w:szCs w:val="24"/>
        </w:rPr>
      </w:pPr>
      <w:del w:id="111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ListParagraph"/>
        <w:numPr>
          <w:ilvl w:val="0"/>
          <w:numId w:val="8"/>
        </w:numPr>
        <w:jc w:val="both"/>
        <w:rPr>
          <w:del w:id="112" w:author="I TIX" w:date="2014-05-25T21:13:00Z"/>
          <w:rFonts w:ascii="Times New Roman" w:hAnsi="Times New Roman" w:cs="Times New Roman"/>
          <w:sz w:val="24"/>
          <w:szCs w:val="24"/>
        </w:rPr>
      </w:pPr>
      <w:del w:id="11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ListParagraph"/>
        <w:numPr>
          <w:ilvl w:val="0"/>
          <w:numId w:val="8"/>
        </w:numPr>
        <w:jc w:val="both"/>
        <w:rPr>
          <w:del w:id="114" w:author="I TIX" w:date="2014-05-25T21:13:00Z"/>
          <w:rFonts w:ascii="Times New Roman" w:hAnsi="Times New Roman" w:cs="Times New Roman"/>
          <w:sz w:val="24"/>
          <w:szCs w:val="24"/>
        </w:rPr>
      </w:pPr>
      <w:del w:id="115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6" w:author="frostball@gmail.com" w:date="2014-05-25T17:42:00Z"/>
          <w:rFonts w:ascii="Times New Roman" w:hAnsi="Times New Roman" w:cs="Times New Roman"/>
        </w:rPr>
        <w:pPrChange w:id="117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8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Heading2"/>
        <w:jc w:val="both"/>
        <w:rPr>
          <w:rFonts w:ascii="Times New Roman" w:hAnsi="Times New Roman" w:cs="Times New Roman"/>
          <w:sz w:val="24"/>
          <w:szCs w:val="24"/>
        </w:rPr>
      </w:pPr>
      <w:del w:id="119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0" w:name="_Toc389069931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0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del w:id="121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2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3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4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5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6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ins w:id="127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8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29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0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1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3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4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5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6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7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8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9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0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1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2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3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4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5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6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7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8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49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0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1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3" w:name="_Toc389069932"/>
      <w:r w:rsidRPr="00966FAB">
        <w:rPr>
          <w:rFonts w:ascii="Times New Roman" w:hAnsi="Times New Roman" w:cs="Times New Roman"/>
          <w:b w:val="0"/>
          <w:sz w:val="24"/>
          <w:szCs w:val="24"/>
          <w:rPrChange w:id="154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3"/>
    </w:p>
    <w:p w14:paraId="1EFAB788" w14:textId="77777777" w:rsidR="002A7B08" w:rsidRPr="00966FAB" w:rsidRDefault="002A7B08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6" w:name="_Toc389069933"/>
      <w:ins w:id="157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8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59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0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1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6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3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4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5" w:name="_Toc389069934"/>
      <w:ins w:id="166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7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5"/>
    </w:p>
    <w:p w14:paraId="4E3BCE20" w14:textId="77777777" w:rsidR="00A87AAB" w:rsidRPr="00966FAB" w:rsidRDefault="00A87AAB" w:rsidP="00A87AA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Heading2"/>
        <w:rPr>
          <w:rFonts w:ascii="Times New Roman" w:hAnsi="Times New Roman" w:cs="Times New Roman"/>
          <w:sz w:val="24"/>
          <w:szCs w:val="24"/>
        </w:rPr>
      </w:pPr>
      <w:del w:id="168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69" w:name="_Toc389069935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69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0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1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ListParagraph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ListParagraph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2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3" w:author="frostball@gmail.com" w:date="2014-05-25T17:57:00Z">
            <w:rPr/>
          </w:rPrChange>
        </w:rPr>
        <w:pPrChange w:id="174" w:author="frostball@gmail.com" w:date="2014-05-25T17:57:00Z">
          <w:pPr>
            <w:pStyle w:val="ListParagraph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5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Heading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76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7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8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79" w:name="_Toc389069936"/>
      <w:r w:rsidRPr="00966FAB">
        <w:rPr>
          <w:rFonts w:ascii="Times New Roman" w:hAnsi="Times New Roman" w:cs="Times New Roman"/>
          <w:b w:val="0"/>
          <w:sz w:val="24"/>
          <w:szCs w:val="24"/>
          <w:rPrChange w:id="180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79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ListParagraph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1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2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3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4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ListParagraph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5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86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7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8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89" w:name="_Toc389069937"/>
      <w:r w:rsidRPr="00966FAB">
        <w:rPr>
          <w:rFonts w:ascii="Times New Roman" w:hAnsi="Times New Roman" w:cs="Times New Roman"/>
          <w:b w:val="0"/>
          <w:sz w:val="24"/>
          <w:szCs w:val="24"/>
          <w:rPrChange w:id="190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89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074BC004" w14:textId="77777777" w:rsidR="004213A9" w:rsidRPr="00966FAB" w:rsidRDefault="004213A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 w:rsidRPr="00966FAB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>перечень архитектурно-значимых прецедентов?</w:t>
      </w:r>
    </w:p>
    <w:p w14:paraId="00120464" w14:textId="77777777" w:rsidR="004213A9" w:rsidRPr="00966FAB" w:rsidRDefault="00243F83" w:rsidP="00243F8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IDE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диаграммы на </w:t>
      </w:r>
      <w:proofErr w:type="spellStart"/>
      <w:r w:rsidR="00C8174C" w:rsidRPr="00966FAB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74C" w:rsidRPr="00966FAB">
        <w:rPr>
          <w:rFonts w:ascii="Times New Roman" w:hAnsi="Times New Roman" w:cs="Times New Roman"/>
          <w:sz w:val="24"/>
          <w:szCs w:val="24"/>
        </w:rPr>
        <w:t>IdeasModeller</w:t>
      </w:r>
      <w:proofErr w:type="spellEnd"/>
      <w:r w:rsidR="00C8174C" w:rsidRPr="00966FAB">
        <w:rPr>
          <w:rFonts w:ascii="Times New Roman" w:hAnsi="Times New Roman" w:cs="Times New Roman"/>
          <w:sz w:val="24"/>
          <w:szCs w:val="24"/>
        </w:rPr>
        <w:t>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MS </w:t>
      </w:r>
      <w:proofErr w:type="spellStart"/>
      <w:r w:rsidR="00004CDB" w:rsidRPr="00966FAB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="00004CDB" w:rsidRPr="00966FAB">
        <w:rPr>
          <w:rFonts w:ascii="Times New Roman" w:hAnsi="Times New Roman" w:cs="Times New Roman"/>
          <w:sz w:val="24"/>
          <w:szCs w:val="24"/>
        </w:rPr>
        <w:t>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 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 .NET Framework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EF6.1 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SqlLite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 xml:space="preserve"> Git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htts://github.com/ReiReiRei/winhistory.git.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2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3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delText xml:space="preserve">1.12 </w:delText>
        </w:r>
      </w:del>
      <w:bookmarkStart w:id="194" w:name="_Toc389069938"/>
      <w:r w:rsidRPr="00966FAB">
        <w:rPr>
          <w:rFonts w:ascii="Times New Roman" w:hAnsi="Times New Roman" w:cs="Times New Roman"/>
          <w:b w:val="0"/>
          <w:sz w:val="24"/>
          <w:szCs w:val="24"/>
          <w:rPrChange w:id="195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4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</w:t>
      </w:r>
      <w:proofErr w:type="spellStart"/>
      <w:r w:rsidRPr="00966FAB">
        <w:rPr>
          <w:rFonts w:ascii="Times New Roman" w:eastAsia="Calibri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eastAsia="Calibri" w:hAnsi="Times New Roman" w:cs="Times New Roman"/>
          <w:sz w:val="28"/>
          <w:szCs w:val="28"/>
        </w:rPr>
        <w:t>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</w:t>
      </w:r>
      <w:proofErr w:type="spellStart"/>
      <w:r w:rsidRPr="00966FAB">
        <w:rPr>
          <w:rFonts w:ascii="Times New Roman" w:eastAsia="Calibri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eastAsia="Calibri" w:hAnsi="Times New Roman" w:cs="Times New Roman"/>
          <w:sz w:val="28"/>
          <w:szCs w:val="28"/>
        </w:rPr>
        <w:t>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5" o:title=""/>
          </v:shape>
          <o:OLEObject Type="Embed" ProgID="Equation.3" ShapeID="_x0000_i1025" DrawAspect="Content" ObjectID="_1462833655" r:id="rId16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 xml:space="preserve">После определения затрат и стоимости </w:t>
      </w:r>
      <w:proofErr w:type="spellStart"/>
      <w:r w:rsidRPr="00966FAB">
        <w:rPr>
          <w:rFonts w:ascii="Times New Roman" w:hAnsi="Times New Roman" w:cs="Times New Roman"/>
          <w:sz w:val="28"/>
          <w:szCs w:val="28"/>
        </w:rPr>
        <w:t>отцениваем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 xml:space="preserve">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 xml:space="preserve">] х </w:t>
      </w:r>
      <w:proofErr w:type="spellStart"/>
      <w:r w:rsidRPr="00966FAB">
        <w:rPr>
          <w:rFonts w:ascii="Times New Roman" w:hAnsi="Times New Roman" w:cs="Times New Roman"/>
          <w:sz w:val="28"/>
          <w:szCs w:val="28"/>
        </w:rPr>
        <w:t>SCEDPercentage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>/100 [</w:t>
      </w:r>
      <w:proofErr w:type="spellStart"/>
      <w:r w:rsidRPr="00966FAB">
        <w:rPr>
          <w:rFonts w:ascii="Times New Roman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>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6FAB">
        <w:rPr>
          <w:rFonts w:ascii="Times New Roman" w:hAnsi="Times New Roman" w:cs="Times New Roman"/>
          <w:sz w:val="28"/>
          <w:szCs w:val="28"/>
        </w:rPr>
        <w:t>SCEDPercentage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 xml:space="preserve"> — процент увеличения (уменьшения) номинального графика. Учитывая рекомендацию, полученную при анализе проектного риска, имеем </w:t>
      </w:r>
      <w:proofErr w:type="spellStart"/>
      <w:r w:rsidRPr="00966FAB">
        <w:rPr>
          <w:rFonts w:ascii="Times New Roman" w:hAnsi="Times New Roman" w:cs="Times New Roman"/>
          <w:sz w:val="28"/>
          <w:szCs w:val="28"/>
        </w:rPr>
        <w:t>SCEDPercentage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 xml:space="preserve">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</w:t>
      </w:r>
      <w:proofErr w:type="spellStart"/>
      <w:r w:rsidRPr="00966FAB">
        <w:rPr>
          <w:rFonts w:ascii="Times New Roman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hAnsi="Times New Roman" w:cs="Times New Roman"/>
          <w:sz w:val="28"/>
          <w:szCs w:val="28"/>
        </w:rPr>
        <w:t>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Heading2"/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7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8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0" w:name="_Toc389069939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0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Heading1"/>
        <w:rPr>
          <w:rFonts w:ascii="Times New Roman" w:hAnsi="Times New Roman" w:cs="Times New Roman"/>
          <w:sz w:val="24"/>
          <w:szCs w:val="24"/>
        </w:rPr>
      </w:pPr>
      <w:del w:id="20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3" w:name="_Toc389069940"/>
      <w:ins w:id="204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3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05" w:name="_Toc389069941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5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ListParagraph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ListParagraph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ListParagraph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ListParagraph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ListParagraph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ListParagraph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ListParagraph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ListParagraph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ListParagraph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ListParagraph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ListParagraph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ListParagraph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ListParagraph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ListParagraph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ListParagraph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ListParagraph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ListParagraph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ListParagraph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ListParagraph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06" w:name="_Toc389069942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6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4F9A7" wp14:editId="55E85668">
            <wp:extent cx="5934075" cy="38766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315A10F3">
            <wp:extent cx="5934075" cy="461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1949A36B">
            <wp:extent cx="5934075" cy="576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07" w:name="_Toc389069943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7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61E97C4E">
            <wp:extent cx="5934075" cy="53911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08" w:name="_Toc389069944"/>
      <w:r w:rsidRPr="00966FAB">
        <w:rPr>
          <w:rFonts w:ascii="Times New Roman" w:hAnsi="Times New Roman" w:cs="Times New Roman"/>
          <w:sz w:val="24"/>
          <w:szCs w:val="24"/>
        </w:rPr>
        <w:lastRenderedPageBreak/>
        <w:t>Прототип пользовательского интерфейса.</w:t>
      </w:r>
      <w:bookmarkEnd w:id="208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04C97A45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235F9CAF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78F238C0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</w:p>
    <w:p w14:paraId="385AEBA8" w14:textId="5EEBE49C" w:rsidR="007B729A" w:rsidRPr="00966FAB" w:rsidRDefault="00041315" w:rsidP="0004131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0423C4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04130EA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Уточненная оценка стоимости на основе функциональных указателей.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w:proofErr w:type="spellStart"/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w:proofErr w:type="spellEnd"/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w:proofErr w:type="spellStart"/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верi</m:t>
              </m:r>
              <w:proofErr w:type="spellEnd"/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TableGrid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8pt;height:34.5pt" o:ole="" fillcolor="window">
            <v:imagedata r:id="rId31" o:title=""/>
          </v:shape>
          <o:OLEObject Type="Embed" ProgID="Equation.3" ShapeID="_x0000_i1026" DrawAspect="Content" ObjectID="_1462833656" r:id="rId32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</w:t>
      </w:r>
      <w:proofErr w:type="spellStart"/>
      <w:r w:rsidRPr="00966FAB">
        <w:rPr>
          <w:rFonts w:ascii="Times New Roman" w:eastAsia="Times New Roman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 w:rsidRPr="00966FAB">
        <w:rPr>
          <w:rFonts w:ascii="Times New Roman" w:eastAsia="Times New Roman" w:hAnsi="Times New Roman" w:cs="Times New Roman"/>
          <w:sz w:val="28"/>
          <w:szCs w:val="28"/>
        </w:rPr>
        <w:t>мес</w:t>
      </w:r>
      <w:proofErr w:type="spellEnd"/>
      <w:r w:rsidRPr="00966FAB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del w:id="209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0" w:name="_Toc389069945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0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Модуль таблицы [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Modyle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. Таким образом, если есть класс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люой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экземпляр этого класса соответствует конкретному работнику.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 xml:space="preserve">Эта структура работает хорошо, потому что, имея связь, можно выполнять операции,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использователь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Одна из проблем в паттерне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заключается в интерфейсе к БД. Этот подход относится к БД, как к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сумашедшей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Паттерн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заключается в том, что если есть несколько заказов, то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будет создавать для каждого из заказов свой объект, а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966FAB">
        <w:rPr>
          <w:rFonts w:ascii="Times New Roman" w:hAnsi="Times New Roman" w:cs="Times New Roman"/>
          <w:sz w:val="24"/>
          <w:szCs w:val="24"/>
        </w:rPr>
        <w:t xml:space="preserve">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11" w:name="_Toc389069946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1"/>
    </w:p>
    <w:p w14:paraId="62C969B5" w14:textId="77777777" w:rsidR="000423C4" w:rsidRPr="00966FAB" w:rsidRDefault="000423C4" w:rsidP="000423C4">
      <w:pPr>
        <w:pStyle w:val="Heading3"/>
        <w:numPr>
          <w:ilvl w:val="0"/>
          <w:numId w:val="9"/>
        </w:numPr>
        <w:rPr>
          <w:rFonts w:ascii="Times New Roman" w:hAnsi="Times New Roman" w:cs="Times New Roman"/>
        </w:rPr>
      </w:pPr>
      <w:bookmarkStart w:id="212" w:name="_Toc389069947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2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ListParagraph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ListParagraph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ListParagraph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ListParagraph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2E15E8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Описание </w:t>
      </w:r>
      <w:proofErr w:type="spellStart"/>
      <w:r w:rsidRPr="00966FAB">
        <w:rPr>
          <w:rFonts w:ascii="Times New Roman" w:hAnsi="Times New Roman" w:cs="Times New Roman"/>
          <w:sz w:val="24"/>
        </w:rPr>
        <w:t>Data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Mapper</w:t>
      </w:r>
      <w:proofErr w:type="spellEnd"/>
    </w:p>
    <w:p w14:paraId="37DB1737" w14:textId="77777777" w:rsidR="002E15E8" w:rsidRPr="00966FAB" w:rsidRDefault="002E15E8" w:rsidP="002E15E8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2E15E8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2E15E8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 w:rsidRPr="00966FAB">
        <w:rPr>
          <w:rFonts w:ascii="Times New Roman" w:hAnsi="Times New Roman" w:cs="Times New Roman"/>
          <w:sz w:val="24"/>
        </w:rPr>
        <w:t>Data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Mapper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— это программная прослойка, разделяющая объект и БД. Его обязанность — пересылать данные между ними и изолировать их друг от друга. При использовании </w:t>
      </w:r>
      <w:proofErr w:type="spellStart"/>
      <w:r w:rsidRPr="00966FAB">
        <w:rPr>
          <w:rFonts w:ascii="Times New Roman" w:hAnsi="Times New Roman" w:cs="Times New Roman"/>
          <w:sz w:val="24"/>
        </w:rPr>
        <w:t>Data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Mapper'а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объекты не нуждаются в знании о существовании БД. Они не нуждаются в SQL-коде, и (естественно) в информации о структуре БД. Так как </w:t>
      </w:r>
      <w:proofErr w:type="spellStart"/>
      <w:r w:rsidRPr="00966FAB">
        <w:rPr>
          <w:rFonts w:ascii="Times New Roman" w:hAnsi="Times New Roman" w:cs="Times New Roman"/>
          <w:sz w:val="24"/>
        </w:rPr>
        <w:t>Data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Mapper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- это разновидность паттерна </w:t>
      </w:r>
      <w:proofErr w:type="spellStart"/>
      <w:r w:rsidRPr="00966FAB">
        <w:rPr>
          <w:rFonts w:ascii="Times New Roman" w:hAnsi="Times New Roman" w:cs="Times New Roman"/>
          <w:sz w:val="24"/>
        </w:rPr>
        <w:t>Mapper</w:t>
      </w:r>
      <w:proofErr w:type="spellEnd"/>
      <w:r w:rsidRPr="00966FAB">
        <w:rPr>
          <w:rFonts w:ascii="Times New Roman" w:hAnsi="Times New Roman" w:cs="Times New Roman"/>
          <w:sz w:val="24"/>
        </w:rPr>
        <w:t>, сам объект-</w:t>
      </w:r>
      <w:proofErr w:type="spellStart"/>
      <w:r w:rsidRPr="00966FAB">
        <w:rPr>
          <w:rFonts w:ascii="Times New Roman" w:hAnsi="Times New Roman" w:cs="Times New Roman"/>
          <w:sz w:val="24"/>
        </w:rPr>
        <w:t>Mapper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неизвестен объекту.</w:t>
      </w:r>
    </w:p>
    <w:p w14:paraId="14B3E328" w14:textId="77777777" w:rsidR="004E4C12" w:rsidRPr="00966FAB" w:rsidRDefault="004E4C12" w:rsidP="004E4C12">
      <w:pPr>
        <w:pStyle w:val="ListParagraph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4E4C12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</w:t>
      </w:r>
      <w:proofErr w:type="spellStart"/>
      <w:r w:rsidRPr="00966FAB">
        <w:rPr>
          <w:rFonts w:ascii="Times New Roman" w:hAnsi="Times New Roman" w:cs="Times New Roman"/>
          <w:sz w:val="24"/>
        </w:rPr>
        <w:t>gof</w:t>
      </w:r>
      <w:proofErr w:type="spellEnd"/>
      <w:r w:rsidRPr="00966FAB">
        <w:rPr>
          <w:rFonts w:ascii="Times New Roman" w:hAnsi="Times New Roman" w:cs="Times New Roman"/>
          <w:sz w:val="24"/>
        </w:rPr>
        <w:t>)</w:t>
      </w:r>
    </w:p>
    <w:p w14:paraId="277EFC37" w14:textId="77777777" w:rsidR="002E15E8" w:rsidRPr="00966FAB" w:rsidRDefault="00E07F91" w:rsidP="004E4C12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E0090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BB66BB">
      <w:pPr>
        <w:pStyle w:val="ListParagrap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BB66BB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E0090C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6"/>
        <w:gridCol w:w="2940"/>
        <w:gridCol w:w="2889"/>
      </w:tblGrid>
      <w:tr w:rsidR="00BF13D4" w:rsidRPr="00966FAB" w14:paraId="3F4115FA" w14:textId="77777777" w:rsidTr="00BF13D4">
        <w:tc>
          <w:tcPr>
            <w:tcW w:w="2872" w:type="dxa"/>
          </w:tcPr>
          <w:p w14:paraId="1D423B80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60" w:type="dxa"/>
          </w:tcPr>
          <w:p w14:paraId="10F16E93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93" w:type="dxa"/>
          </w:tcPr>
          <w:p w14:paraId="192BC569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BF13D4">
        <w:trPr>
          <w:trHeight w:val="42"/>
        </w:trPr>
        <w:tc>
          <w:tcPr>
            <w:tcW w:w="2872" w:type="dxa"/>
            <w:vMerge w:val="restart"/>
          </w:tcPr>
          <w:p w14:paraId="3EF4E093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860" w:type="dxa"/>
          </w:tcPr>
          <w:p w14:paraId="53584F8D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private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lib.WinHistory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history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>;</w:t>
            </w:r>
          </w:p>
        </w:tc>
        <w:tc>
          <w:tcPr>
            <w:tcW w:w="2893" w:type="dxa"/>
          </w:tcPr>
          <w:p w14:paraId="7DF0C07E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public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Form1()</w:t>
            </w:r>
          </w:p>
        </w:tc>
      </w:tr>
      <w:tr w:rsidR="00BF13D4" w:rsidRPr="00966FAB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BF13D4" w:rsidRPr="00966FAB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D758FCE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BF13D4" w:rsidRPr="00966FAB" w14:paraId="39519418" w14:textId="77777777" w:rsidTr="00BF13D4">
        <w:trPr>
          <w:trHeight w:val="38"/>
        </w:trPr>
        <w:tc>
          <w:tcPr>
            <w:tcW w:w="2872" w:type="dxa"/>
            <w:vMerge/>
          </w:tcPr>
          <w:p w14:paraId="4AF83AB1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2FF0701E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360A043E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966FAB" w14:paraId="388F2997" w14:textId="77777777" w:rsidTr="00BF13D4">
        <w:trPr>
          <w:trHeight w:val="38"/>
        </w:trPr>
        <w:tc>
          <w:tcPr>
            <w:tcW w:w="2872" w:type="dxa"/>
            <w:vMerge/>
          </w:tcPr>
          <w:p w14:paraId="09AB20D5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05174321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687701DB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966FAB" w14:paraId="218FE483" w14:textId="77777777" w:rsidTr="00BF13D4">
        <w:trPr>
          <w:trHeight w:val="38"/>
        </w:trPr>
        <w:tc>
          <w:tcPr>
            <w:tcW w:w="2872" w:type="dxa"/>
            <w:vMerge/>
          </w:tcPr>
          <w:p w14:paraId="673B696F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6D48B085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8A8DF6C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F13D4" w:rsidRPr="00966FAB" w14:paraId="23ED9C62" w14:textId="77777777" w:rsidTr="00BF13D4">
        <w:trPr>
          <w:trHeight w:val="38"/>
        </w:trPr>
        <w:tc>
          <w:tcPr>
            <w:tcW w:w="2872" w:type="dxa"/>
            <w:vMerge/>
          </w:tcPr>
          <w:p w14:paraId="283E4ADC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</w:tcPr>
          <w:p w14:paraId="78CAA885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93" w:type="dxa"/>
          </w:tcPr>
          <w:p w14:paraId="11AFE4EA" w14:textId="77777777" w:rsidR="00BF13D4" w:rsidRPr="00966FAB" w:rsidRDefault="00BF13D4" w:rsidP="00E0090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6D9517FE" w14:textId="77777777" w:rsidR="00BF13D4" w:rsidRPr="00966FAB" w:rsidRDefault="00BF13D4" w:rsidP="00E0090C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67E06363" w14:textId="21665961" w:rsidR="00A91415" w:rsidRPr="00966FAB" w:rsidRDefault="00A91415" w:rsidP="00A91415">
      <w:pPr>
        <w:pStyle w:val="ListParagraph"/>
        <w:rPr>
          <w:ins w:id="213" w:author="I TIX" w:date="2014-05-27T23:43:00Z"/>
          <w:rFonts w:ascii="Times New Roman" w:hAnsi="Times New Roman" w:cs="Times New Roman"/>
          <w:b/>
          <w:sz w:val="24"/>
        </w:rPr>
      </w:pPr>
      <w:ins w:id="214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A91415">
      <w:pPr>
        <w:pStyle w:val="ListParagraph"/>
        <w:rPr>
          <w:ins w:id="215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16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A91415">
            <w:pPr>
              <w:pStyle w:val="ListParagraph"/>
              <w:ind w:left="0"/>
              <w:rPr>
                <w:ins w:id="217" w:author="I TIX" w:date="2014-05-27T23:43:00Z"/>
                <w:rFonts w:ascii="Times New Roman" w:hAnsi="Times New Roman" w:cs="Times New Roman"/>
                <w:sz w:val="24"/>
              </w:rPr>
            </w:pPr>
            <w:ins w:id="218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A91415">
            <w:pPr>
              <w:pStyle w:val="ListParagraph"/>
              <w:ind w:left="0"/>
              <w:rPr>
                <w:ins w:id="219" w:author="I TIX" w:date="2014-05-27T23:43:00Z"/>
                <w:rFonts w:ascii="Times New Roman" w:hAnsi="Times New Roman" w:cs="Times New Roman"/>
                <w:sz w:val="24"/>
              </w:rPr>
            </w:pPr>
            <w:ins w:id="220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A91415">
            <w:pPr>
              <w:pStyle w:val="ListParagraph"/>
              <w:ind w:left="0"/>
              <w:rPr>
                <w:ins w:id="221" w:author="I TIX" w:date="2014-05-27T23:43:00Z"/>
                <w:rFonts w:ascii="Times New Roman" w:hAnsi="Times New Roman" w:cs="Times New Roman"/>
                <w:sz w:val="24"/>
              </w:rPr>
            </w:pPr>
            <w:ins w:id="222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3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A91415">
            <w:pPr>
              <w:pStyle w:val="ListParagraph"/>
              <w:ind w:left="0"/>
              <w:rPr>
                <w:ins w:id="224" w:author="I TIX" w:date="2014-05-27T23:43:00Z"/>
                <w:rFonts w:ascii="Times New Roman" w:hAnsi="Times New Roman" w:cs="Times New Roman"/>
                <w:sz w:val="24"/>
              </w:rPr>
            </w:pPr>
            <w:proofErr w:type="spellStart"/>
            <w:ins w:id="225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</w:t>
              </w:r>
              <w:proofErr w:type="spellEnd"/>
              <w:r w:rsidRPr="00966FAB">
                <w:rPr>
                  <w:rFonts w:ascii="Times New Roman" w:hAnsi="Times New Roman" w:cs="Times New Roman"/>
                  <w:sz w:val="24"/>
                </w:rPr>
                <w:t xml:space="preserve">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ins w:id="226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A91415">
            <w:pPr>
              <w:pStyle w:val="ListParagraph"/>
              <w:ind w:left="0"/>
              <w:rPr>
                <w:ins w:id="227" w:author="I TIX" w:date="2014-05-27T23:43:00Z"/>
                <w:rFonts w:ascii="Times New Roman" w:hAnsi="Times New Roman" w:cs="Times New Roman"/>
                <w:sz w:val="24"/>
                <w:lang w:val="en-US"/>
                <w:rPrChange w:id="228" w:author="I TIX" w:date="2014-05-27T23:52:00Z">
                  <w:rPr>
                    <w:ins w:id="229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A91415">
            <w:pPr>
              <w:pStyle w:val="ListParagraph"/>
              <w:ind w:left="0"/>
              <w:rPr>
                <w:ins w:id="230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966FAB" w14:paraId="2F20E321" w14:textId="77777777" w:rsidTr="00EC3DC3">
        <w:trPr>
          <w:trHeight w:val="165"/>
          <w:ins w:id="231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A91415">
            <w:pPr>
              <w:pStyle w:val="ListParagraph"/>
              <w:ind w:left="0"/>
              <w:rPr>
                <w:ins w:id="232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A91415">
            <w:pPr>
              <w:pStyle w:val="ListParagraph"/>
              <w:ind w:left="0"/>
              <w:rPr>
                <w:ins w:id="233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A91415">
            <w:pPr>
              <w:pStyle w:val="ListParagraph"/>
              <w:ind w:left="0"/>
              <w:rPr>
                <w:ins w:id="234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966FAB" w14:paraId="13D3EF59" w14:textId="77777777" w:rsidTr="00EC3DC3">
        <w:trPr>
          <w:trHeight w:val="165"/>
          <w:ins w:id="235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A91415">
            <w:pPr>
              <w:pStyle w:val="ListParagraph"/>
              <w:ind w:left="0"/>
              <w:rPr>
                <w:ins w:id="236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A91415">
            <w:pPr>
              <w:pStyle w:val="ListParagraph"/>
              <w:ind w:left="0"/>
              <w:rPr>
                <w:ins w:id="237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A91415">
            <w:pPr>
              <w:pStyle w:val="ListParagraph"/>
              <w:ind w:left="0"/>
              <w:rPr>
                <w:ins w:id="238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39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A91415">
            <w:pPr>
              <w:pStyle w:val="ListParagraph"/>
              <w:ind w:left="0"/>
              <w:rPr>
                <w:ins w:id="240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A91415">
            <w:pPr>
              <w:pStyle w:val="ListParagraph"/>
              <w:ind w:left="0"/>
              <w:rPr>
                <w:ins w:id="241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A91415">
            <w:pPr>
              <w:pStyle w:val="ListParagraph"/>
              <w:ind w:left="0"/>
              <w:rPr>
                <w:ins w:id="242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966FAB" w14:paraId="19BF7C9F" w14:textId="77777777" w:rsidTr="00EC3DC3">
        <w:trPr>
          <w:trHeight w:val="550"/>
          <w:ins w:id="243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A91415">
            <w:pPr>
              <w:pStyle w:val="ListParagraph"/>
              <w:ind w:left="0"/>
              <w:rPr>
                <w:ins w:id="24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A91415">
            <w:pPr>
              <w:pStyle w:val="ListParagraph"/>
              <w:ind w:left="0"/>
              <w:rPr>
                <w:ins w:id="24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A91415">
            <w:pPr>
              <w:pStyle w:val="ListParagraph"/>
              <w:ind w:left="0"/>
              <w:rPr>
                <w:ins w:id="246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966FAB" w14:paraId="2E77A929" w14:textId="77777777" w:rsidTr="00EC3DC3">
        <w:trPr>
          <w:trHeight w:val="550"/>
          <w:ins w:id="247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A91415">
            <w:pPr>
              <w:pStyle w:val="ListParagraph"/>
              <w:ind w:left="0"/>
              <w:rPr>
                <w:ins w:id="248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A91415">
            <w:pPr>
              <w:pStyle w:val="ListParagraph"/>
              <w:ind w:left="0"/>
              <w:rPr>
                <w:ins w:id="249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966FAB" w14:paraId="167CA4F3" w14:textId="77777777" w:rsidTr="00EC3DC3">
        <w:trPr>
          <w:trHeight w:val="413"/>
          <w:ins w:id="250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A91415">
            <w:pPr>
              <w:pStyle w:val="ListParagraph"/>
              <w:ind w:left="0"/>
              <w:rPr>
                <w:ins w:id="25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A91415">
            <w:pPr>
              <w:pStyle w:val="ListParagraph"/>
              <w:ind w:left="0"/>
              <w:rPr>
                <w:ins w:id="25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966FAB" w14:paraId="28C80B66" w14:textId="77777777" w:rsidTr="00EC3DC3">
        <w:trPr>
          <w:trHeight w:val="412"/>
          <w:ins w:id="253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A91415">
            <w:pPr>
              <w:pStyle w:val="ListParagraph"/>
              <w:ind w:left="0"/>
              <w:rPr>
                <w:ins w:id="25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A91415">
            <w:pPr>
              <w:pStyle w:val="ListParagraph"/>
              <w:ind w:left="0"/>
              <w:rPr>
                <w:ins w:id="25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A9141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A91415">
      <w:pPr>
        <w:pStyle w:val="ListParagraph"/>
        <w:rPr>
          <w:ins w:id="256" w:author="I TIX" w:date="2014-05-27T23:43:00Z"/>
          <w:rFonts w:ascii="Times New Roman" w:hAnsi="Times New Roman" w:cs="Times New Roman"/>
          <w:sz w:val="24"/>
          <w:lang w:val="en-US"/>
          <w:rPrChange w:id="257" w:author="I TIX" w:date="2014-05-27T23:43:00Z">
            <w:rPr>
              <w:ins w:id="258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423C4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966FAB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423C4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966FAB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F45AA">
            <w:pPr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966FAB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F45A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423C4">
      <w:pPr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3046"/>
        <w:gridCol w:w="3286"/>
      </w:tblGrid>
      <w:tr w:rsidR="00F017F1" w:rsidRPr="00966FAB" w14:paraId="1288E763" w14:textId="77777777" w:rsidTr="00F017F1">
        <w:tc>
          <w:tcPr>
            <w:tcW w:w="3115" w:type="dxa"/>
          </w:tcPr>
          <w:p w14:paraId="3948129A" w14:textId="00F6104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FE8247" w14:textId="7ADB5353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6AD89995" w14:textId="4B1887B2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966FAB" w14:paraId="7C1270B3" w14:textId="77777777" w:rsidTr="00F017F1">
        <w:trPr>
          <w:trHeight w:val="185"/>
        </w:trPr>
        <w:tc>
          <w:tcPr>
            <w:tcW w:w="3115" w:type="dxa"/>
            <w:vMerge w:val="restart"/>
          </w:tcPr>
          <w:p w14:paraId="292176FD" w14:textId="4F70271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</w:p>
        </w:tc>
        <w:tc>
          <w:tcPr>
            <w:tcW w:w="3115" w:type="dxa"/>
            <w:vMerge w:val="restart"/>
          </w:tcPr>
          <w:p w14:paraId="03DEA054" w14:textId="4AF7E8F1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115" w:type="dxa"/>
          </w:tcPr>
          <w:p w14:paraId="0EB976E2" w14:textId="67E08B1E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966FAB" w14:paraId="48E2CA5D" w14:textId="77777777" w:rsidTr="00F017F1">
        <w:trPr>
          <w:trHeight w:val="185"/>
        </w:trPr>
        <w:tc>
          <w:tcPr>
            <w:tcW w:w="3115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void Export(string path, int index, </w:t>
            </w: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IEnumerable&lt;Message&gt; messages)</w:t>
            </w:r>
          </w:p>
        </w:tc>
      </w:tr>
      <w:tr w:rsidR="00F017F1" w:rsidRPr="00966FAB" w14:paraId="4F04CB2E" w14:textId="77777777" w:rsidTr="00F017F1">
        <w:trPr>
          <w:trHeight w:val="185"/>
        </w:trPr>
        <w:tc>
          <w:tcPr>
            <w:tcW w:w="3115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</w:tbl>
    <w:p w14:paraId="2EFAF2D5" w14:textId="13A83F51" w:rsidR="00F017F1" w:rsidRPr="00966FAB" w:rsidRDefault="00BE372A" w:rsidP="000423C4">
      <w:pPr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637AB8" wp14:editId="455B8F99">
            <wp:extent cx="6219825" cy="6124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B241" w14:textId="7BCBEE6D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client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966FAB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Оценка качества проекта:</w:t>
      </w:r>
    </w:p>
    <w:p w14:paraId="6940B8FF" w14:textId="77777777" w:rsidR="000F45AA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4AA7B324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502AD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54D52D89" w14:textId="118A175D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502AD" w:rsidRPr="00966FAB">
        <w:rPr>
          <w:rFonts w:ascii="Times New Roman" w:hAnsi="Times New Roman" w:cs="Times New Roman"/>
          <w:sz w:val="24"/>
        </w:rPr>
        <w:t>2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1DC0721A" w:rsidR="00360E32" w:rsidRPr="00966FAB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WNC=</w:t>
      </w:r>
      <w:r w:rsidR="002502AD" w:rsidRPr="00966FAB">
        <w:rPr>
          <w:rFonts w:ascii="Times New Roman" w:hAnsi="Times New Roman" w:cs="Times New Roman"/>
          <w:sz w:val="24"/>
        </w:rPr>
        <w:t>3.2</w:t>
      </w:r>
    </w:p>
    <w:p w14:paraId="432895EC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</w:rPr>
        <w:t xml:space="preserve">Метрика 2: Количество детей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(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966FAB">
        <w:rPr>
          <w:rFonts w:ascii="Times New Roman" w:hAnsi="Times New Roman" w:cs="Times New Roman"/>
          <w:color w:val="FF0000"/>
          <w:sz w:val="24"/>
        </w:rPr>
        <w:t>)</w:t>
      </w:r>
    </w:p>
    <w:p w14:paraId="070C69D0" w14:textId="77777777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966FAB" w:rsidRDefault="00F017F1" w:rsidP="00F017F1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NOC=</w:t>
      </w:r>
      <w:r w:rsidR="00C3678E" w:rsidRPr="00966FAB">
        <w:rPr>
          <w:rFonts w:ascii="Times New Roman" w:hAnsi="Times New Roman" w:cs="Times New Roman"/>
          <w:color w:val="FF0000"/>
          <w:sz w:val="24"/>
          <w:lang w:val="en-US"/>
        </w:rPr>
        <w:t>0.4</w:t>
      </w:r>
    </w:p>
    <w:p w14:paraId="42F4BC8A" w14:textId="77777777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экземплярные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</w:t>
      </w:r>
      <w:proofErr w:type="spellStart"/>
      <w:r w:rsidRPr="00966FAB">
        <w:rPr>
          <w:rFonts w:ascii="Times New Roman" w:hAnsi="Times New Roman" w:cs="Times New Roman"/>
          <w:sz w:val="24"/>
        </w:rPr>
        <w:t>межобъектных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966FAB">
        <w:rPr>
          <w:rFonts w:ascii="Times New Roman" w:hAnsi="Times New Roman" w:cs="Times New Roman"/>
          <w:sz w:val="24"/>
        </w:rPr>
        <w:t>0</w:t>
      </w:r>
    </w:p>
    <w:p w14:paraId="0E017C4B" w14:textId="340B017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966FAB" w:rsidRDefault="00CE0680" w:rsidP="00CE068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966FAB">
        <w:rPr>
          <w:rFonts w:ascii="Times New Roman" w:hAnsi="Times New Roman" w:cs="Times New Roman"/>
          <w:sz w:val="24"/>
        </w:rPr>
        <w:t>=1,</w:t>
      </w:r>
      <w:r w:rsidR="00BE372A" w:rsidRPr="00966FAB">
        <w:rPr>
          <w:rFonts w:ascii="Times New Roman" w:hAnsi="Times New Roman" w:cs="Times New Roman"/>
          <w:sz w:val="24"/>
        </w:rPr>
        <w:t>4</w:t>
      </w:r>
    </w:p>
    <w:p w14:paraId="738FF840" w14:textId="77777777" w:rsidR="00D062AD" w:rsidRPr="00966FAB" w:rsidRDefault="00D062AD" w:rsidP="00D062A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Метрика 4: Отклик для класса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7533B54B" w14:textId="77777777" w:rsidR="00D062AD" w:rsidRPr="00966FAB" w:rsidRDefault="00D062AD" w:rsidP="00D062AD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EFCCC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D062AD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F711C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966FAB" w:rsidRDefault="00E617F0" w:rsidP="00E617F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966FAB">
        <w:rPr>
          <w:rFonts w:ascii="Times New Roman" w:hAnsi="Times New Roman" w:cs="Times New Roman"/>
          <w:sz w:val="24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</w:rPr>
        <w:t>4</w:t>
      </w:r>
    </w:p>
    <w:p w14:paraId="5498D2BB" w14:textId="485D8F4E" w:rsidR="0003671E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966FAB">
        <w:rPr>
          <w:rFonts w:ascii="Times New Roman" w:hAnsi="Times New Roman" w:cs="Times New Roman"/>
          <w:sz w:val="24"/>
        </w:rPr>
        <w:t>8.8</w:t>
      </w:r>
    </w:p>
    <w:p w14:paraId="5A41C919" w14:textId="77777777" w:rsidR="00E617F0" w:rsidRPr="00966FAB" w:rsidRDefault="00E617F0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6: Размер класса CS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Class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Size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05F8FC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экземплярными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операциями), которые инкапсулируются внутри класса; </w:t>
      </w:r>
    </w:p>
    <w:p w14:paraId="7289F77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экземплярными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свойствами), которые инкапсулируются классом. </w:t>
      </w:r>
    </w:p>
    <w:p w14:paraId="31E6FA9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0F7E8508" w14:textId="5733D505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Form1=8+</w:t>
      </w:r>
      <w:r w:rsidR="00865393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865393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03C235BD" w14:textId="4EC171BF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50A8B59E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6E464939" w14:textId="734C3CB2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2+0=2</w:t>
      </w:r>
    </w:p>
    <w:p w14:paraId="1973FC0E" w14:textId="7C9C4167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966FAB">
        <w:rPr>
          <w:rFonts w:ascii="Times New Roman" w:hAnsi="Times New Roman" w:cs="Times New Roman"/>
          <w:sz w:val="24"/>
        </w:rPr>
        <w:t>+1=3</w:t>
      </w:r>
    </w:p>
    <w:p w14:paraId="550193FB" w14:textId="19790D91" w:rsidR="00D5137E" w:rsidRPr="00966FAB" w:rsidRDefault="00D5137E" w:rsidP="00D5137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966FAB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 class LogExportToTXT=1</w:t>
      </w:r>
    </w:p>
    <w:p w14:paraId="74014C6D" w14:textId="41D1A3C7" w:rsidR="0027338B" w:rsidRPr="00966FAB" w:rsidRDefault="0027338B" w:rsidP="0027338B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 class LogExportToXML=1</w:t>
      </w:r>
    </w:p>
    <w:p w14:paraId="13B9A297" w14:textId="2284CF81" w:rsidR="0003671E" w:rsidRPr="00966FAB" w:rsidRDefault="00A25E7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966FAB">
        <w:rPr>
          <w:rFonts w:ascii="Times New Roman" w:hAnsi="Times New Roman" w:cs="Times New Roman"/>
          <w:sz w:val="24"/>
          <w:lang w:val="en-US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966FAB" w:rsidRDefault="0027338B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359DA0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9: Индекс специализации SI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Specialization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Index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79DAB40C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</w:t>
      </w:r>
      <w:proofErr w:type="spellStart"/>
      <w:r w:rsidRPr="00966FAB">
        <w:rPr>
          <w:rFonts w:ascii="Times New Roman" w:hAnsi="Times New Roman" w:cs="Times New Roman"/>
          <w:sz w:val="24"/>
        </w:rPr>
        <w:t>Mобщ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</w:t>
      </w:r>
    </w:p>
    <w:p w14:paraId="0D948D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</w:t>
      </w:r>
      <w:proofErr w:type="spellStart"/>
      <w:r w:rsidRPr="00966FAB">
        <w:rPr>
          <w:rFonts w:ascii="Times New Roman" w:hAnsi="Times New Roman" w:cs="Times New Roman"/>
          <w:sz w:val="24"/>
        </w:rPr>
        <w:t>Мобщ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— общее количество методов класса. </w:t>
      </w:r>
    </w:p>
    <w:p w14:paraId="1707E71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966FAB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2D3E10C8" w14:textId="2CCA7B89" w:rsidR="00CF18DF" w:rsidRPr="00966FAB" w:rsidRDefault="004114D6" w:rsidP="00CF18D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SI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0E74272E" w14:textId="71175C3F" w:rsidR="0003671E" w:rsidRPr="00966FAB" w:rsidRDefault="004114D6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</w:t>
      </w:r>
      <w:proofErr w:type="spellStart"/>
      <w:r w:rsidRPr="00966FAB">
        <w:rPr>
          <w:rFonts w:ascii="Times New Roman" w:hAnsi="Times New Roman" w:cs="Times New Roman"/>
          <w:sz w:val="24"/>
        </w:rPr>
        <w:t>Mобщ</w:t>
      </w:r>
      <w:proofErr w:type="spellEnd"/>
      <w:r w:rsidRPr="00966FAB">
        <w:rPr>
          <w:rFonts w:ascii="Times New Roman" w:hAnsi="Times New Roman" w:cs="Times New Roman"/>
          <w:sz w:val="24"/>
        </w:rPr>
        <w:t>=0.2</w:t>
      </w:r>
    </w:p>
    <w:p w14:paraId="3CBD5E80" w14:textId="77777777" w:rsidR="00CF18DF" w:rsidRPr="00966FAB" w:rsidRDefault="00CF18DF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Average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Operation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Size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190FB8B3" w14:textId="5754E10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B7121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15BAC5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AverageNumberofParametersperoperation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6562AF59" w14:textId="53EBE2AC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966FAB">
        <w:rPr>
          <w:rFonts w:ascii="Times New Roman" w:hAnsi="Times New Roman" w:cs="Times New Roman"/>
          <w:sz w:val="24"/>
        </w:rPr>
        <w:t>1</w:t>
      </w:r>
      <w:r w:rsidRPr="00966FAB">
        <w:rPr>
          <w:rFonts w:ascii="Times New Roman" w:hAnsi="Times New Roman" w:cs="Times New Roman"/>
          <w:sz w:val="24"/>
        </w:rPr>
        <w:t>/</w:t>
      </w:r>
      <w:r w:rsidR="008E47EC" w:rsidRPr="00966FAB">
        <w:rPr>
          <w:rFonts w:ascii="Times New Roman" w:hAnsi="Times New Roman" w:cs="Times New Roman"/>
          <w:sz w:val="24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966FAB">
        <w:rPr>
          <w:rFonts w:ascii="Times New Roman" w:hAnsi="Times New Roman" w:cs="Times New Roman"/>
          <w:sz w:val="24"/>
        </w:rPr>
        <w:t>0.</w:t>
      </w:r>
      <w:r w:rsidRPr="00966FAB">
        <w:rPr>
          <w:rFonts w:ascii="Times New Roman" w:hAnsi="Times New Roman" w:cs="Times New Roman"/>
          <w:sz w:val="24"/>
        </w:rPr>
        <w:t>5</w:t>
      </w:r>
    </w:p>
    <w:p w14:paraId="4577CACF" w14:textId="0D5C9903" w:rsidR="00470391" w:rsidRPr="00966FAB" w:rsidRDefault="00470391" w:rsidP="004703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sz w:val="24"/>
        </w:rPr>
        <w:t xml:space="preserve"> =</w:t>
      </w:r>
      <w:r w:rsidR="008E47EC" w:rsidRPr="00966FAB">
        <w:rPr>
          <w:rFonts w:ascii="Times New Roman" w:hAnsi="Times New Roman" w:cs="Times New Roman"/>
          <w:sz w:val="24"/>
        </w:rPr>
        <w:t>0.2666</w:t>
      </w:r>
    </w:p>
    <w:p w14:paraId="1E82417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6AD4BF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12: Высота дерева наследования DIT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Depth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of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Inheritance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Tree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6146F101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13: Суммарное количество методов, определенных во всех классах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системыNOM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Numberofmethods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6CA7825F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Numberofclasses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15: Общее число строк кода –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LOCsum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LinesOfCode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proofErr w:type="spellStart"/>
      <w:r w:rsidRPr="00966FAB">
        <w:rPr>
          <w:rFonts w:ascii="Times New Roman" w:hAnsi="Times New Roman" w:cs="Times New Roman"/>
          <w:sz w:val="24"/>
        </w:rPr>
        <w:t>LOCsumАИС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Heading2"/>
        <w:rPr>
          <w:rFonts w:ascii="Times New Roman" w:hAnsi="Times New Roman" w:cs="Times New Roman"/>
          <w:sz w:val="24"/>
          <w:lang w:val="en-US"/>
        </w:rPr>
      </w:pPr>
      <w:bookmarkStart w:id="259" w:name="_Toc389069948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59"/>
    </w:p>
    <w:p w14:paraId="7E4BEAF2" w14:textId="77777777" w:rsidR="002922EF" w:rsidRPr="00966FAB" w:rsidRDefault="002922EF" w:rsidP="002922EF">
      <w:pPr>
        <w:pStyle w:val="Heading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0" w:name="_Toc389069949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0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ListParagraph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ListParagraph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Описание </w:t>
      </w:r>
      <w:proofErr w:type="spellStart"/>
      <w:r w:rsidRPr="00966FAB">
        <w:rPr>
          <w:rFonts w:ascii="Times New Roman" w:hAnsi="Times New Roman" w:cs="Times New Roman"/>
          <w:sz w:val="24"/>
        </w:rPr>
        <w:t>Row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Data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sz w:val="24"/>
        </w:rPr>
        <w:t>Gateway</w:t>
      </w:r>
      <w:proofErr w:type="spellEnd"/>
    </w:p>
    <w:p w14:paraId="2C4B7E88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Пример: объект шлюза </w:t>
      </w:r>
      <w:proofErr w:type="spellStart"/>
      <w:r w:rsidRPr="00966FAB">
        <w:rPr>
          <w:rFonts w:ascii="Times New Roman" w:hAnsi="Times New Roman" w:cs="Times New Roman"/>
          <w:sz w:val="24"/>
        </w:rPr>
        <w:t>PersonGateway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данные о записи из таблицы </w:t>
      </w:r>
      <w:proofErr w:type="spellStart"/>
      <w:r w:rsidRPr="00966FAB">
        <w:rPr>
          <w:rFonts w:ascii="Times New Roman" w:hAnsi="Times New Roman" w:cs="Times New Roman"/>
          <w:sz w:val="24"/>
        </w:rPr>
        <w:t>person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и методы </w:t>
      </w:r>
      <w:proofErr w:type="spellStart"/>
      <w:r w:rsidRPr="00966FAB">
        <w:rPr>
          <w:rFonts w:ascii="Times New Roman" w:hAnsi="Times New Roman" w:cs="Times New Roman"/>
          <w:sz w:val="24"/>
        </w:rPr>
        <w:t>insert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966FAB">
        <w:rPr>
          <w:rFonts w:ascii="Times New Roman" w:hAnsi="Times New Roman" w:cs="Times New Roman"/>
          <w:sz w:val="24"/>
        </w:rPr>
        <w:t>update</w:t>
      </w:r>
      <w:proofErr w:type="spellEnd"/>
      <w:r w:rsidRPr="00966FAB">
        <w:rPr>
          <w:rFonts w:ascii="Times New Roman" w:hAnsi="Times New Roman" w:cs="Times New Roman"/>
          <w:sz w:val="24"/>
        </w:rPr>
        <w:t>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</w:t>
      </w:r>
      <w:proofErr w:type="spellStart"/>
      <w:r w:rsidRPr="00966FAB">
        <w:rPr>
          <w:rFonts w:ascii="Times New Roman" w:hAnsi="Times New Roman" w:cs="Times New Roman"/>
          <w:sz w:val="24"/>
        </w:rPr>
        <w:t>gof</w:t>
      </w:r>
      <w:proofErr w:type="spellEnd"/>
      <w:r w:rsidRPr="00966FAB">
        <w:rPr>
          <w:rFonts w:ascii="Times New Roman" w:hAnsi="Times New Roman" w:cs="Times New Roman"/>
          <w:sz w:val="24"/>
        </w:rPr>
        <w:t>).</w:t>
      </w:r>
    </w:p>
    <w:p w14:paraId="6344B204" w14:textId="77777777" w:rsidR="00B5467A" w:rsidRPr="00966FAB" w:rsidRDefault="00B5467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</w:t>
      </w:r>
      <w:proofErr w:type="spellStart"/>
      <w:r w:rsidRPr="00966FAB">
        <w:rPr>
          <w:rFonts w:ascii="Times New Roman" w:hAnsi="Times New Roman" w:cs="Times New Roman"/>
          <w:sz w:val="24"/>
        </w:rPr>
        <w:t>Graphic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</w:t>
      </w:r>
      <w:proofErr w:type="spellStart"/>
      <w:r w:rsidRPr="00966FAB">
        <w:rPr>
          <w:rFonts w:ascii="Times New Roman" w:hAnsi="Times New Roman" w:cs="Times New Roman"/>
          <w:sz w:val="24"/>
        </w:rPr>
        <w:t>Draw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) и общие для всех составных объектов, например операции для доступа и управления потомками. Подклассы </w:t>
      </w:r>
      <w:proofErr w:type="spellStart"/>
      <w:r w:rsidRPr="00966FAB">
        <w:rPr>
          <w:rFonts w:ascii="Times New Roman" w:hAnsi="Times New Roman" w:cs="Times New Roman"/>
          <w:sz w:val="24"/>
        </w:rPr>
        <w:t>Line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66FAB">
        <w:rPr>
          <w:rFonts w:ascii="Times New Roman" w:hAnsi="Times New Roman" w:cs="Times New Roman"/>
          <w:sz w:val="24"/>
        </w:rPr>
        <w:t>Rectangle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966FAB">
        <w:rPr>
          <w:rFonts w:ascii="Times New Roman" w:hAnsi="Times New Roman" w:cs="Times New Roman"/>
          <w:sz w:val="24"/>
        </w:rPr>
        <w:t>Text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определяют примитивные графические объекты. В них операция </w:t>
      </w:r>
      <w:proofErr w:type="spellStart"/>
      <w:r w:rsidRPr="00966FAB">
        <w:rPr>
          <w:rFonts w:ascii="Times New Roman" w:hAnsi="Times New Roman" w:cs="Times New Roman"/>
          <w:sz w:val="24"/>
        </w:rPr>
        <w:t>Draw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</w:t>
      </w:r>
      <w:proofErr w:type="spellStart"/>
      <w:r w:rsidRPr="00966FAB">
        <w:rPr>
          <w:rFonts w:ascii="Times New Roman" w:hAnsi="Times New Roman" w:cs="Times New Roman"/>
          <w:sz w:val="24"/>
        </w:rPr>
        <w:t>Add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66FAB">
        <w:rPr>
          <w:rFonts w:ascii="Times New Roman" w:hAnsi="Times New Roman" w:cs="Times New Roman"/>
          <w:sz w:val="24"/>
        </w:rPr>
        <w:t>Remove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66FAB">
        <w:rPr>
          <w:rFonts w:ascii="Times New Roman" w:hAnsi="Times New Roman" w:cs="Times New Roman"/>
          <w:sz w:val="24"/>
        </w:rPr>
        <w:t>GetChild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). </w:t>
      </w:r>
    </w:p>
    <w:p w14:paraId="117B07A5" w14:textId="77777777" w:rsidR="00B5467A" w:rsidRPr="00966FAB" w:rsidRDefault="00B5467A" w:rsidP="00B5467A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Класс </w:t>
      </w:r>
      <w:proofErr w:type="spellStart"/>
      <w:r w:rsidRPr="00966FAB">
        <w:rPr>
          <w:rFonts w:ascii="Times New Roman" w:hAnsi="Times New Roman" w:cs="Times New Roman"/>
          <w:sz w:val="24"/>
        </w:rPr>
        <w:t>Picture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агрегирует, состоит из других более примитивных объектов </w:t>
      </w:r>
      <w:proofErr w:type="spellStart"/>
      <w:r w:rsidRPr="00966FAB">
        <w:rPr>
          <w:rFonts w:ascii="Times New Roman" w:hAnsi="Times New Roman" w:cs="Times New Roman"/>
          <w:sz w:val="24"/>
        </w:rPr>
        <w:t>Graphic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. Реализованная в нем операция </w:t>
      </w:r>
      <w:proofErr w:type="spellStart"/>
      <w:r w:rsidRPr="00966FAB">
        <w:rPr>
          <w:rFonts w:ascii="Times New Roman" w:hAnsi="Times New Roman" w:cs="Times New Roman"/>
          <w:sz w:val="24"/>
        </w:rPr>
        <w:t>Draw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вызывает одноименную функцию </w:t>
      </w:r>
      <w:proofErr w:type="spellStart"/>
      <w:r w:rsidRPr="00966FAB">
        <w:rPr>
          <w:rFonts w:ascii="Times New Roman" w:hAnsi="Times New Roman" w:cs="Times New Roman"/>
          <w:sz w:val="24"/>
        </w:rPr>
        <w:t>отрисовки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для каждого потомка, а операции для работы с потомками уже не пусты. Поскольку интерфейс класса </w:t>
      </w:r>
      <w:proofErr w:type="spellStart"/>
      <w:r w:rsidRPr="00966FAB">
        <w:rPr>
          <w:rFonts w:ascii="Times New Roman" w:hAnsi="Times New Roman" w:cs="Times New Roman"/>
          <w:sz w:val="24"/>
        </w:rPr>
        <w:t>Picture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соответствует интерфейсу </w:t>
      </w:r>
      <w:proofErr w:type="spellStart"/>
      <w:r w:rsidRPr="00966FAB">
        <w:rPr>
          <w:rFonts w:ascii="Times New Roman" w:hAnsi="Times New Roman" w:cs="Times New Roman"/>
          <w:sz w:val="24"/>
        </w:rPr>
        <w:t>Graphic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то в состав объекта </w:t>
      </w:r>
      <w:proofErr w:type="spellStart"/>
      <w:r w:rsidRPr="00966FAB">
        <w:rPr>
          <w:rFonts w:ascii="Times New Roman" w:hAnsi="Times New Roman" w:cs="Times New Roman"/>
          <w:sz w:val="24"/>
        </w:rPr>
        <w:t>Picture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ListParagrap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  <w:proofErr w:type="spellEnd"/>
          </w:p>
        </w:tc>
        <w:tc>
          <w:tcPr>
            <w:tcW w:w="2839" w:type="dxa"/>
            <w:vMerge w:val="restart"/>
          </w:tcPr>
          <w:p w14:paraId="046BABED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private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() </w:t>
            </w:r>
          </w:p>
        </w:tc>
      </w:tr>
      <w:tr w:rsidR="001742A4" w:rsidRPr="00966FAB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966FAB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966FAB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966FAB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966FAB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966FAB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966FAB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966FAB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966FAB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proofErr w:type="spellStart"/>
            <w:r w:rsidRPr="00966FAB">
              <w:rPr>
                <w:rFonts w:ascii="Times New Roman" w:hAnsi="Times New Roman" w:cs="Times New Roman"/>
              </w:rPr>
              <w:t>get</w:t>
            </w:r>
            <w:proofErr w:type="spellEnd"/>
            <w:r w:rsidRPr="00966FAB">
              <w:rPr>
                <w:rFonts w:ascii="Times New Roman" w:hAnsi="Times New Roman" w:cs="Times New Roman"/>
              </w:rPr>
              <w:t xml:space="preserve">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public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string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Text</w:t>
            </w:r>
            <w:proofErr w:type="spellEnd"/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proofErr w:type="spellStart"/>
            <w:r w:rsidRPr="00966FAB">
              <w:rPr>
                <w:rFonts w:ascii="Times New Roman" w:hAnsi="Times New Roman" w:cs="Times New Roman"/>
              </w:rPr>
              <w:t>et</w:t>
            </w:r>
            <w:proofErr w:type="spellEnd"/>
            <w:r w:rsidRPr="00966FAB">
              <w:rPr>
                <w:rFonts w:ascii="Times New Roman" w:hAnsi="Times New Roman" w:cs="Times New Roman"/>
              </w:rPr>
              <w:t xml:space="preserve">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03DCBD4E" w14:textId="77777777" w:rsidR="00553855" w:rsidRPr="00966FAB" w:rsidRDefault="00553855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Pr="00966FAB" w:rsidRDefault="001E797A" w:rsidP="00553855">
      <w:pPr>
        <w:pStyle w:val="ListParagrap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  <w:proofErr w:type="spellEnd"/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private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static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WinHistoryDbContext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db</w:t>
            </w:r>
            <w:proofErr w:type="spellEnd"/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private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() </w:t>
            </w:r>
          </w:p>
        </w:tc>
      </w:tr>
      <w:tr w:rsidR="00EA291C" w:rsidRPr="00966FAB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966FAB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966FAB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966FAB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966FAB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966FAB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966FAB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966FAB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966FAB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proofErr w:type="spellStart"/>
            <w:r w:rsidRPr="00966FAB">
              <w:rPr>
                <w:rFonts w:ascii="Times New Roman" w:hAnsi="Times New Roman" w:cs="Times New Roman"/>
              </w:rPr>
              <w:t>get</w:t>
            </w:r>
            <w:proofErr w:type="spellEnd"/>
            <w:r w:rsidRPr="00966FAB">
              <w:rPr>
                <w:rFonts w:ascii="Times New Roman" w:hAnsi="Times New Roman" w:cs="Times New Roman"/>
              </w:rPr>
              <w:t xml:space="preserve">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public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string</w:t>
            </w:r>
            <w:proofErr w:type="spellEnd"/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66FAB">
              <w:rPr>
                <w:rFonts w:ascii="Times New Roman" w:hAnsi="Times New Roman" w:cs="Times New Roman"/>
                <w:sz w:val="24"/>
              </w:rPr>
              <w:t>Text</w:t>
            </w:r>
            <w:proofErr w:type="spellEnd"/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proofErr w:type="spellStart"/>
            <w:r w:rsidRPr="00966FAB">
              <w:rPr>
                <w:rFonts w:ascii="Times New Roman" w:hAnsi="Times New Roman" w:cs="Times New Roman"/>
              </w:rPr>
              <w:t>et</w:t>
            </w:r>
            <w:proofErr w:type="spellEnd"/>
            <w:r w:rsidRPr="00966FAB">
              <w:rPr>
                <w:rFonts w:ascii="Times New Roman" w:hAnsi="Times New Roman" w:cs="Times New Roman"/>
              </w:rPr>
              <w:t xml:space="preserve">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Pr="00966FAB" w:rsidRDefault="00EA291C" w:rsidP="00553855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21C3D848" w14:textId="32F312EF" w:rsidR="001E797A" w:rsidRPr="00966FAB" w:rsidRDefault="00EA291C" w:rsidP="00553855">
      <w:pPr>
        <w:pStyle w:val="ListParagrap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FD6E992" wp14:editId="38265E0E">
            <wp:extent cx="3857625" cy="6477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728" w14:textId="297A1A29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="00801578" w:rsidRPr="00966FAB">
        <w:rPr>
          <w:rFonts w:ascii="Times New Roman" w:hAnsi="Times New Roman" w:cs="Times New Roman"/>
          <w:sz w:val="24"/>
          <w:lang w:val="en-US"/>
        </w:rPr>
        <w:t>lib</w: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10548789" w14:textId="77777777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15E0499F" w14:textId="553F67EE" w:rsidR="00EA291C" w:rsidRPr="00966FAB" w:rsidRDefault="00EA291C" w:rsidP="00EA291C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color w:val="E36C0A" w:themeColor="accent6" w:themeShade="BF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 качества проекта:</w:t>
      </w:r>
      <w:r w:rsidR="00801578" w:rsidRPr="00966FAB">
        <w:rPr>
          <w:rFonts w:ascii="Times New Roman" w:hAnsi="Times New Roman" w:cs="Times New Roman"/>
          <w:sz w:val="24"/>
        </w:rPr>
        <w:t xml:space="preserve"> //</w:t>
      </w:r>
      <w:proofErr w:type="spellStart"/>
      <w:r w:rsidR="00801578" w:rsidRPr="00966FAB">
        <w:rPr>
          <w:rFonts w:ascii="Times New Roman" w:hAnsi="Times New Roman" w:cs="Times New Roman"/>
          <w:color w:val="E36C0A" w:themeColor="accent6" w:themeShade="BF"/>
          <w:sz w:val="24"/>
        </w:rPr>
        <w:t>копернуто</w:t>
      </w:r>
      <w:proofErr w:type="spellEnd"/>
      <w:r w:rsidR="00801578" w:rsidRPr="00966FAB">
        <w:rPr>
          <w:rFonts w:ascii="Times New Roman" w:hAnsi="Times New Roman" w:cs="Times New Roman"/>
          <w:color w:val="E36C0A" w:themeColor="accent6" w:themeShade="BF"/>
          <w:sz w:val="24"/>
        </w:rPr>
        <w:t xml:space="preserve"> из 1 переделать</w:t>
      </w:r>
    </w:p>
    <w:p w14:paraId="58750A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 1: Взвешенные методы на класс WMC (WeightedMethodsPerClass)</w:t>
      </w:r>
    </w:p>
    <w:p w14:paraId="1D29D46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68C6EBF4" w14:textId="39DD695D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proofErr w:type="spellStart"/>
      <w:r w:rsidRPr="00966FAB">
        <w:rPr>
          <w:rFonts w:ascii="Times New Roman" w:hAnsi="Times New Roman" w:cs="Times New Roman"/>
          <w:sz w:val="24"/>
        </w:rPr>
        <w:t>WinHistory</w:t>
      </w:r>
      <w:proofErr w:type="spellEnd"/>
      <w:r w:rsidRPr="00966FAB">
        <w:rPr>
          <w:rFonts w:ascii="Times New Roman" w:hAnsi="Times New Roman" w:cs="Times New Roman"/>
          <w:sz w:val="24"/>
          <w:lang w:val="en-US"/>
        </w:rPr>
        <w:t xml:space="preserve"> =8</w:t>
      </w:r>
    </w:p>
    <w:p w14:paraId="3256DC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interface ILogExport=1</w:t>
      </w:r>
    </w:p>
    <w:p w14:paraId="495F041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WNC class LogExportToTXT=2</w:t>
      </w:r>
    </w:p>
    <w:p w14:paraId="5D2DDB5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LogExportToXML=2</w:t>
      </w:r>
    </w:p>
    <w:p w14:paraId="4344C71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 LogExporter =3</w:t>
      </w:r>
    </w:p>
    <w:p w14:paraId="40977EF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966FAB">
        <w:rPr>
          <w:rFonts w:ascii="Times New Roman" w:hAnsi="Times New Roman" w:cs="Times New Roman"/>
          <w:sz w:val="24"/>
        </w:rPr>
        <w:t>=3.2</w:t>
      </w:r>
    </w:p>
    <w:p w14:paraId="0EEDFAD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</w:rPr>
        <w:t xml:space="preserve">Метрика 2: Количество детей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(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Number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of</w:t>
      </w:r>
      <w:r w:rsidRPr="00966FAB">
        <w:rPr>
          <w:rFonts w:ascii="Times New Roman" w:hAnsi="Times New Roman" w:cs="Times New Roman"/>
          <w:color w:val="FF0000"/>
          <w:sz w:val="24"/>
        </w:rPr>
        <w:t xml:space="preserve"> </w:t>
      </w:r>
      <w:r w:rsidRPr="00966FAB">
        <w:rPr>
          <w:rFonts w:ascii="Times New Roman" w:hAnsi="Times New Roman" w:cs="Times New Roman"/>
          <w:color w:val="FF0000"/>
          <w:sz w:val="24"/>
          <w:lang w:val="en-US"/>
        </w:rPr>
        <w:t>children</w:t>
      </w:r>
      <w:r w:rsidRPr="00966FAB">
        <w:rPr>
          <w:rFonts w:ascii="Times New Roman" w:hAnsi="Times New Roman" w:cs="Times New Roman"/>
          <w:color w:val="FF0000"/>
          <w:sz w:val="24"/>
        </w:rPr>
        <w:t>)</w:t>
      </w:r>
    </w:p>
    <w:p w14:paraId="5ABC8CF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E7842B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6A4F4D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4"/>
        </w:rPr>
      </w:pPr>
      <w:r w:rsidRPr="00966FAB">
        <w:rPr>
          <w:rFonts w:ascii="Times New Roman" w:hAnsi="Times New Roman" w:cs="Times New Roman"/>
          <w:color w:val="FF0000"/>
          <w:sz w:val="24"/>
          <w:lang w:val="en-US"/>
        </w:rPr>
        <w:t>NOC</w:t>
      </w:r>
      <w:r w:rsidRPr="00966FAB">
        <w:rPr>
          <w:rFonts w:ascii="Times New Roman" w:hAnsi="Times New Roman" w:cs="Times New Roman"/>
          <w:color w:val="FF0000"/>
          <w:sz w:val="24"/>
        </w:rPr>
        <w:t>=0.4</w:t>
      </w:r>
    </w:p>
    <w:p w14:paraId="715103E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3: Сцепление между классами объектов СВО (</w:t>
      </w:r>
      <w:r w:rsidRPr="00966FAB">
        <w:rPr>
          <w:rFonts w:ascii="Times New Roman" w:hAnsi="Times New Roman" w:cs="Times New Roman"/>
          <w:sz w:val="24"/>
          <w:lang w:val="en-US"/>
        </w:rPr>
        <w:t>Coupling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between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object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classes</w:t>
      </w:r>
      <w:r w:rsidRPr="00966FAB">
        <w:rPr>
          <w:rFonts w:ascii="Times New Roman" w:hAnsi="Times New Roman" w:cs="Times New Roman"/>
          <w:sz w:val="24"/>
        </w:rPr>
        <w:t xml:space="preserve">) </w:t>
      </w:r>
    </w:p>
    <w:p w14:paraId="4C1009D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экземплярные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</w:t>
      </w:r>
      <w:proofErr w:type="spellStart"/>
      <w:r w:rsidRPr="00966FAB">
        <w:rPr>
          <w:rFonts w:ascii="Times New Roman" w:hAnsi="Times New Roman" w:cs="Times New Roman"/>
          <w:sz w:val="24"/>
        </w:rPr>
        <w:t>межобъектных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E5745D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</w:t>
      </w:r>
    </w:p>
    <w:p w14:paraId="151E374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ILogExport=0</w:t>
      </w:r>
    </w:p>
    <w:p w14:paraId="433C265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7596C4B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3406ACA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7F195CD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>=1,4</w:t>
      </w:r>
    </w:p>
    <w:p w14:paraId="0B0BF229" w14:textId="77777777" w:rsidR="00EA291C" w:rsidRPr="00966FAB" w:rsidRDefault="00EA291C" w:rsidP="00EA29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RFC (Response For a Class) </w:t>
      </w:r>
    </w:p>
    <w:p w14:paraId="6455D626" w14:textId="77777777" w:rsidR="00EA291C" w:rsidRPr="00966FAB" w:rsidRDefault="00EA291C" w:rsidP="00EA291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05660B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06287F9A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5AB3F4FC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44CA50AC" w14:textId="77777777" w:rsidR="00EA291C" w:rsidRPr="00966FAB" w:rsidRDefault="00EA291C" w:rsidP="00EA291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085AA4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Form1=8+</w:t>
      </w:r>
      <w:r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=14</w:t>
      </w:r>
    </w:p>
    <w:p w14:paraId="42E15C4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ILogExport=2+0=2</w:t>
      </w:r>
    </w:p>
    <w:p w14:paraId="5A9EC3E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LogExportToTXT=3+4=7</w:t>
      </w:r>
    </w:p>
    <w:p w14:paraId="17CE24C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LogExportToXML=3+1=4</w:t>
      </w:r>
    </w:p>
    <w:p w14:paraId="5A66829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=3+3=6</w:t>
      </w:r>
    </w:p>
    <w:p w14:paraId="29ABFA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=6.6</w:t>
      </w:r>
    </w:p>
    <w:p w14:paraId="45B2E3D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7ADB8A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535AFB0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Form1=38-6=32</w:t>
      </w:r>
    </w:p>
    <w:p w14:paraId="645C02D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ILogExport=2-0=2</w:t>
      </w:r>
    </w:p>
    <w:p w14:paraId="38E5FC2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LogExportToTXT=3-0=3</w:t>
      </w:r>
    </w:p>
    <w:p w14:paraId="6A0621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LogExportToXML=3-0=3</w:t>
      </w:r>
    </w:p>
    <w:p w14:paraId="083D4F9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=6-2=4</w:t>
      </w:r>
    </w:p>
    <w:p w14:paraId="3322B9B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= 8.8</w:t>
      </w:r>
    </w:p>
    <w:p w14:paraId="563B1F8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53588E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1D1363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3218EBD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011B67A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экземплярными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операциями), которые инкапсулируются внутри класса; </w:t>
      </w:r>
    </w:p>
    <w:p w14:paraId="13632F8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</w:t>
      </w:r>
      <w:proofErr w:type="spellStart"/>
      <w:r w:rsidRPr="00966FAB">
        <w:rPr>
          <w:rFonts w:ascii="Times New Roman" w:hAnsi="Times New Roman" w:cs="Times New Roman"/>
          <w:sz w:val="24"/>
        </w:rPr>
        <w:t>экземплярными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свойствами), которые инкапсулируются классом. </w:t>
      </w:r>
    </w:p>
    <w:p w14:paraId="5F23360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64DD2DD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143420D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966FAB">
        <w:rPr>
          <w:rFonts w:ascii="Times New Roman" w:hAnsi="Times New Roman" w:cs="Times New Roman"/>
          <w:sz w:val="24"/>
        </w:rPr>
        <w:t>1=8+3=11</w:t>
      </w:r>
    </w:p>
    <w:p w14:paraId="2EDCB77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ILogExport=1+1=2</w:t>
      </w:r>
    </w:p>
    <w:p w14:paraId="6478190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LogExportToTXT=2+0=2</w:t>
      </w:r>
    </w:p>
    <w:p w14:paraId="6E6489C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LogExportToXML=2+0=2</w:t>
      </w:r>
    </w:p>
    <w:p w14:paraId="2206F45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966FAB">
        <w:rPr>
          <w:rFonts w:ascii="Times New Roman" w:hAnsi="Times New Roman" w:cs="Times New Roman"/>
          <w:sz w:val="24"/>
        </w:rPr>
        <w:t xml:space="preserve"> =2+1=3</w:t>
      </w:r>
    </w:p>
    <w:p w14:paraId="7FD834B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</w:p>
    <w:p w14:paraId="246B80D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3B683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11AD0B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3CC5CD2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B5D293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1003E69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00B2427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966FAB">
        <w:rPr>
          <w:rFonts w:ascii="Times New Roman" w:hAnsi="Times New Roman" w:cs="Times New Roman"/>
          <w:sz w:val="24"/>
        </w:rPr>
        <w:t>=1</w:t>
      </w:r>
    </w:p>
    <w:p w14:paraId="51ACA2A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966FAB">
        <w:rPr>
          <w:rFonts w:ascii="Times New Roman" w:hAnsi="Times New Roman" w:cs="Times New Roman"/>
          <w:sz w:val="24"/>
        </w:rPr>
        <w:t>=1</w:t>
      </w:r>
    </w:p>
    <w:p w14:paraId="66E7B45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=0.4</w:t>
      </w:r>
    </w:p>
    <w:p w14:paraId="61FE0ED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A8D73B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4F9D83E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68DB27B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3A90552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4E207F2E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FBBEDC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79D3AD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9: Индекс специализации SI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Specialization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Index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65E629C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49DCDC6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SI = (NOO * уровень) /</w:t>
      </w:r>
      <w:proofErr w:type="spellStart"/>
      <w:r w:rsidRPr="00966FAB">
        <w:rPr>
          <w:rFonts w:ascii="Times New Roman" w:hAnsi="Times New Roman" w:cs="Times New Roman"/>
          <w:sz w:val="24"/>
        </w:rPr>
        <w:t>Mобщ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, </w:t>
      </w:r>
    </w:p>
    <w:p w14:paraId="39004EF5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</w:t>
      </w:r>
      <w:proofErr w:type="spellStart"/>
      <w:r w:rsidRPr="00966FAB">
        <w:rPr>
          <w:rFonts w:ascii="Times New Roman" w:hAnsi="Times New Roman" w:cs="Times New Roman"/>
          <w:sz w:val="24"/>
        </w:rPr>
        <w:t>Мобщ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— общее количество методов класса. </w:t>
      </w:r>
    </w:p>
    <w:p w14:paraId="5BE1EA4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4E5F83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056F4B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966FAB">
        <w:rPr>
          <w:rFonts w:ascii="Times New Roman" w:hAnsi="Times New Roman" w:cs="Times New Roman"/>
          <w:sz w:val="24"/>
        </w:rPr>
        <w:t>=0.5</w:t>
      </w:r>
    </w:p>
    <w:p w14:paraId="19ADE72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966FAB">
        <w:rPr>
          <w:rFonts w:ascii="Times New Roman" w:hAnsi="Times New Roman" w:cs="Times New Roman"/>
          <w:sz w:val="24"/>
        </w:rPr>
        <w:t>=0.5</w:t>
      </w:r>
    </w:p>
    <w:p w14:paraId="3F89600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</w:t>
      </w:r>
      <w:proofErr w:type="spellStart"/>
      <w:r w:rsidRPr="00966FAB">
        <w:rPr>
          <w:rFonts w:ascii="Times New Roman" w:hAnsi="Times New Roman" w:cs="Times New Roman"/>
          <w:sz w:val="24"/>
        </w:rPr>
        <w:t>Mобщ</w:t>
      </w:r>
      <w:proofErr w:type="spellEnd"/>
      <w:r w:rsidRPr="00966FAB">
        <w:rPr>
          <w:rFonts w:ascii="Times New Roman" w:hAnsi="Times New Roman" w:cs="Times New Roman"/>
          <w:sz w:val="24"/>
        </w:rPr>
        <w:t>=0.2</w:t>
      </w:r>
    </w:p>
    <w:p w14:paraId="143550A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5C649A7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Average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Operation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Size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1A85D79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BAC7CF8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Form1=48/8=6</w:t>
      </w:r>
    </w:p>
    <w:p w14:paraId="43430A0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ILogExport=2/2=1</w:t>
      </w:r>
    </w:p>
    <w:p w14:paraId="7DE3FFB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LogExportToTXT=10/2=5</w:t>
      </w:r>
    </w:p>
    <w:p w14:paraId="2ED5D52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LogExportToXML=11/2=5.5</w:t>
      </w:r>
    </w:p>
    <w:p w14:paraId="5C5F836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966FAB">
        <w:rPr>
          <w:rFonts w:ascii="Times New Roman" w:hAnsi="Times New Roman" w:cs="Times New Roman"/>
          <w:sz w:val="24"/>
        </w:rPr>
        <w:t xml:space="preserve"> =15/3=5</w:t>
      </w:r>
    </w:p>
    <w:p w14:paraId="5740C36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6A95677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0AE1AC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32468ED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AverageNumberofParametersperoperation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) </w:t>
      </w:r>
    </w:p>
    <w:p w14:paraId="57E20D8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2D76A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692CCF69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Form1=4/8=0.5</w:t>
      </w:r>
    </w:p>
    <w:p w14:paraId="771DCF9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ILogExport=1/2=0.5</w:t>
      </w:r>
    </w:p>
    <w:p w14:paraId="4DB131D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LogExportToTXT=0/2=0</w:t>
      </w:r>
    </w:p>
    <w:p w14:paraId="21D1CD4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LogExportToXML=0/2=0</w:t>
      </w:r>
    </w:p>
    <w:p w14:paraId="08BC5A1C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=1/3=0.5</w:t>
      </w:r>
    </w:p>
    <w:p w14:paraId="3CD9A4B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=0.2666</w:t>
      </w:r>
    </w:p>
    <w:p w14:paraId="048FB67A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858253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897652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30F496D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DITАИС = 1</w:t>
      </w:r>
    </w:p>
    <w:p w14:paraId="6C80BB6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1A25256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13: Суммарное количество методов, определенных во всех классах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системыNOM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Numberofmethods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6B3D60B7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2CB44484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NOMАИС = 16</w:t>
      </w:r>
    </w:p>
    <w:p w14:paraId="1AB5557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99D9EF0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Numberofclasses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6EE720B2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33DE3FC1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NCАИС = 5</w:t>
      </w:r>
    </w:p>
    <w:p w14:paraId="7040A8F3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B9E6A4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15: Общее число строк кода – 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LOCsum</w:t>
      </w:r>
      <w:proofErr w:type="spellEnd"/>
      <w:r w:rsidRPr="00966FAB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Pr="00966FAB">
        <w:rPr>
          <w:rFonts w:ascii="Times New Roman" w:hAnsi="Times New Roman" w:cs="Times New Roman"/>
          <w:b/>
          <w:sz w:val="24"/>
        </w:rPr>
        <w:t>LinesOfCode</w:t>
      </w:r>
      <w:proofErr w:type="spellEnd"/>
      <w:r w:rsidRPr="00966FAB">
        <w:rPr>
          <w:rFonts w:ascii="Times New Roman" w:hAnsi="Times New Roman" w:cs="Times New Roman"/>
          <w:b/>
          <w:sz w:val="24"/>
        </w:rPr>
        <w:t>)</w:t>
      </w:r>
    </w:p>
    <w:p w14:paraId="0761589B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3C90E82F" w14:textId="77777777" w:rsidR="00EA291C" w:rsidRPr="00966FAB" w:rsidRDefault="00EA291C" w:rsidP="00EA291C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proofErr w:type="spellStart"/>
      <w:r w:rsidRPr="00966FAB">
        <w:rPr>
          <w:rFonts w:ascii="Times New Roman" w:hAnsi="Times New Roman" w:cs="Times New Roman"/>
          <w:sz w:val="24"/>
        </w:rPr>
        <w:t>LOCsumАИС</w:t>
      </w:r>
      <w:proofErr w:type="spellEnd"/>
      <w:r w:rsidRPr="00966FAB">
        <w:rPr>
          <w:rFonts w:ascii="Times New Roman" w:hAnsi="Times New Roman" w:cs="Times New Roman"/>
          <w:sz w:val="24"/>
        </w:rPr>
        <w:t xml:space="preserve"> =76</w:t>
      </w:r>
    </w:p>
    <w:p w14:paraId="714D0EBB" w14:textId="77777777" w:rsidR="001E797A" w:rsidRPr="00966FAB" w:rsidRDefault="001E797A" w:rsidP="00553855">
      <w:pPr>
        <w:pStyle w:val="ListParagraph"/>
        <w:rPr>
          <w:rFonts w:ascii="Times New Roman" w:hAnsi="Times New Roman" w:cs="Times New Roman"/>
          <w:sz w:val="24"/>
        </w:rPr>
      </w:pPr>
    </w:p>
    <w:p w14:paraId="4656FB0E" w14:textId="77777777" w:rsidR="00553855" w:rsidRPr="00966FAB" w:rsidRDefault="00553855" w:rsidP="00553855">
      <w:pPr>
        <w:pStyle w:val="ListParagraph"/>
        <w:outlineLvl w:val="1"/>
        <w:rPr>
          <w:rFonts w:ascii="Times New Roman" w:hAnsi="Times New Roman" w:cs="Times New Roman"/>
          <w:sz w:val="24"/>
        </w:rPr>
      </w:pPr>
      <w:bookmarkStart w:id="261" w:name="_Toc389069950"/>
      <w:r w:rsidRPr="00966FAB">
        <w:rPr>
          <w:rFonts w:ascii="Times New Roman" w:hAnsi="Times New Roman" w:cs="Times New Roman"/>
          <w:sz w:val="24"/>
        </w:rPr>
        <w:t>Тестирование и отладка</w:t>
      </w:r>
      <w:bookmarkEnd w:id="261"/>
    </w:p>
    <w:p w14:paraId="11EA17E3" w14:textId="636C02F8" w:rsidR="00D6699D" w:rsidRPr="00966FAB" w:rsidRDefault="00A65ABD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  <w:r w:rsidR="00801578" w:rsidRPr="00966FAB">
        <w:rPr>
          <w:rFonts w:ascii="Times New Roman" w:hAnsi="Times New Roman" w:cs="Times New Roman"/>
          <w:sz w:val="24"/>
          <w:lang w:val="en-US"/>
        </w:rPr>
        <w:t>j</w:t>
      </w:r>
      <w:r w:rsidR="00801578" w:rsidRPr="00966FAB">
        <w:rPr>
          <w:rFonts w:ascii="Times New Roman" w:hAnsi="Times New Roman" w:cs="Times New Roman"/>
          <w:sz w:val="24"/>
        </w:rPr>
        <w:t>\</w:t>
      </w:r>
    </w:p>
    <w:p w14:paraId="5CA32419" w14:textId="77777777" w:rsidR="00D6699D" w:rsidRPr="00966FAB" w:rsidRDefault="00D6699D" w:rsidP="000423C4">
      <w:pPr>
        <w:rPr>
          <w:rFonts w:ascii="Times New Roman" w:hAnsi="Times New Roman" w:cs="Times New Roman"/>
          <w:sz w:val="24"/>
        </w:rPr>
      </w:pPr>
    </w:p>
    <w:p w14:paraId="79ACBB9B" w14:textId="37AFCB2B" w:rsidR="000423C4" w:rsidRDefault="00966FAB" w:rsidP="00966FAB">
      <w:pPr>
        <w:pStyle w:val="Heading1"/>
        <w:rPr>
          <w:rFonts w:ascii="Times New Roman" w:hAnsi="Times New Roman" w:cs="Times New Roman"/>
        </w:rPr>
      </w:pPr>
      <w:r w:rsidRPr="00966FAB">
        <w:rPr>
          <w:rFonts w:ascii="Times New Roman" w:hAnsi="Times New Roman" w:cs="Times New Roman"/>
        </w:rPr>
        <w:t>Этап внедрения</w:t>
      </w:r>
    </w:p>
    <w:p w14:paraId="74A5FFE0" w14:textId="69BF2730" w:rsidR="00966FAB" w:rsidRPr="00966FAB" w:rsidRDefault="00966FAB" w:rsidP="00966FAB">
      <w:pPr>
        <w:pStyle w:val="Heading2"/>
      </w:pPr>
      <w:r>
        <w:rPr>
          <w:lang w:val="en-US"/>
        </w:rPr>
        <w:t>Системные требования</w:t>
      </w:r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>
        <w:rPr>
          <w:rFonts w:ascii="Times New Roman" w:hAnsi="Times New Roman" w:cs="Times New Roman"/>
          <w:lang w:val="en-US"/>
        </w:rPr>
        <w:t>.Net Fremework 4.5, Microsoft Sql Server 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 xml:space="preserve">NET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Heading2"/>
      </w:pPr>
      <w:r>
        <w:t>Установка</w:t>
      </w:r>
    </w:p>
    <w:p w14:paraId="55B44070" w14:textId="081CEF60" w:rsidR="00966FAB" w:rsidRDefault="00966FAB" w:rsidP="00966FAB">
      <w:pPr>
        <w:rPr>
          <w:lang w:val="en-US"/>
        </w:rPr>
      </w:pPr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 xml:space="preserve">lib.dll </w:t>
      </w:r>
      <w:r>
        <w:t xml:space="preserve">к проекту ,в котором предполагается использовать </w:t>
      </w:r>
      <w:proofErr w:type="spellStart"/>
      <w:r>
        <w:t>логировщик</w:t>
      </w:r>
      <w:proofErr w:type="spellEnd"/>
      <w:r>
        <w:t xml:space="preserve">. После чего с помощью  функции </w:t>
      </w:r>
      <w:r>
        <w:rPr>
          <w:lang w:val="en-US"/>
        </w:rPr>
        <w:t xml:space="preserve">lib.WinHistory.Login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client.exe.</w:t>
      </w:r>
    </w:p>
    <w:p w14:paraId="4486F2C9" w14:textId="65CD6086" w:rsidR="00966FAB" w:rsidRDefault="00966FAB" w:rsidP="00966FAB">
      <w:pPr>
        <w:pStyle w:val="Heading2"/>
      </w:pPr>
      <w:r>
        <w:t>Документация</w:t>
      </w:r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 xml:space="preserve">chm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 xml:space="preserve">chm </w:t>
      </w:r>
      <w:r>
        <w:t>файл.</w:t>
      </w:r>
    </w:p>
    <w:p w14:paraId="336F28F1" w14:textId="35851322" w:rsidR="00230183" w:rsidRDefault="00230183" w:rsidP="00230183">
      <w:pPr>
        <w:pStyle w:val="Heading2"/>
      </w:pPr>
      <w:r>
        <w:t>Требования по внедрению</w:t>
      </w:r>
    </w:p>
    <w:p w14:paraId="4675F000" w14:textId="7A27B0C2" w:rsidR="00230183" w:rsidRPr="00230183" w:rsidRDefault="00230183" w:rsidP="00230183">
      <w:pPr>
        <w:rPr>
          <w:lang w:val="en-US"/>
        </w:rPr>
      </w:pPr>
      <w:r>
        <w:rPr>
          <w:lang w:val="en-US"/>
        </w:rPr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 xml:space="preserve">WinApi </w:t>
      </w:r>
      <w:r>
        <w:t xml:space="preserve">на базовом уровне, умение программировать на языка </w:t>
      </w:r>
      <w:r>
        <w:rPr>
          <w:lang w:val="en-US"/>
        </w:rPr>
        <w:t xml:space="preserve">.NET </w:t>
      </w:r>
      <w:r>
        <w:t>платформы,</w:t>
      </w:r>
      <w:r>
        <w:rPr>
          <w:lang w:val="en-US"/>
        </w:rPr>
        <w:t xml:space="preserve"> </w:t>
      </w:r>
      <w:r>
        <w:t xml:space="preserve">знание технологии </w:t>
      </w:r>
      <w:r>
        <w:rPr>
          <w:lang w:val="en-US"/>
        </w:rPr>
        <w:t>LINQ.</w:t>
      </w:r>
      <w:bookmarkStart w:id="262" w:name="_GoBack"/>
      <w:bookmarkEnd w:id="262"/>
    </w:p>
    <w:p w14:paraId="4A093C91" w14:textId="77777777" w:rsidR="00230183" w:rsidRPr="00230183" w:rsidRDefault="00230183" w:rsidP="00230183"/>
    <w:p w14:paraId="21D74EC4" w14:textId="77777777" w:rsidR="00966FAB" w:rsidRPr="00966FAB" w:rsidRDefault="00966FAB" w:rsidP="00966FAB">
      <w:pPr>
        <w:rPr>
          <w:rFonts w:ascii="Times New Roman" w:hAnsi="Times New Roman" w:cs="Times New Roman"/>
          <w:lang w:val="en-US"/>
        </w:rPr>
      </w:pPr>
    </w:p>
    <w:sectPr w:rsidR="00966FAB" w:rsidRPr="00966F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690B33" w:rsidRDefault="00690B33">
      <w:pPr>
        <w:pStyle w:val="CommentText"/>
      </w:pPr>
      <w:r>
        <w:rPr>
          <w:rStyle w:val="CommentReference"/>
        </w:rPr>
        <w:annotationRef/>
      </w:r>
    </w:p>
    <w:p w14:paraId="0793EADD" w14:textId="77777777" w:rsidR="00690B33" w:rsidRDefault="00690B33">
      <w:pPr>
        <w:pStyle w:val="CommentText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1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A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1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8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0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1"/>
  </w:num>
  <w:num w:numId="5">
    <w:abstractNumId w:val="10"/>
  </w:num>
  <w:num w:numId="6">
    <w:abstractNumId w:val="3"/>
  </w:num>
  <w:num w:numId="7">
    <w:abstractNumId w:val="14"/>
  </w:num>
  <w:num w:numId="8">
    <w:abstractNumId w:val="13"/>
  </w:num>
  <w:num w:numId="9">
    <w:abstractNumId w:val="8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4CDB"/>
    <w:rsid w:val="0000678C"/>
    <w:rsid w:val="00020A77"/>
    <w:rsid w:val="00023D57"/>
    <w:rsid w:val="00026A09"/>
    <w:rsid w:val="0003128D"/>
    <w:rsid w:val="0003671E"/>
    <w:rsid w:val="00041315"/>
    <w:rsid w:val="000423C4"/>
    <w:rsid w:val="00044C58"/>
    <w:rsid w:val="00071C88"/>
    <w:rsid w:val="00074732"/>
    <w:rsid w:val="00076B92"/>
    <w:rsid w:val="00085094"/>
    <w:rsid w:val="000B56A4"/>
    <w:rsid w:val="000C0C86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D3035"/>
    <w:rsid w:val="001D6671"/>
    <w:rsid w:val="001E797A"/>
    <w:rsid w:val="001F1ABF"/>
    <w:rsid w:val="00230183"/>
    <w:rsid w:val="00243F83"/>
    <w:rsid w:val="002502AD"/>
    <w:rsid w:val="00260C5B"/>
    <w:rsid w:val="0027338B"/>
    <w:rsid w:val="0027459A"/>
    <w:rsid w:val="00287402"/>
    <w:rsid w:val="002922EF"/>
    <w:rsid w:val="002A7731"/>
    <w:rsid w:val="002A7B08"/>
    <w:rsid w:val="002B4024"/>
    <w:rsid w:val="002C0B35"/>
    <w:rsid w:val="002C1FAE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C6901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F37"/>
    <w:rsid w:val="004379D7"/>
    <w:rsid w:val="00454D52"/>
    <w:rsid w:val="00470391"/>
    <w:rsid w:val="004A6FFE"/>
    <w:rsid w:val="004C5607"/>
    <w:rsid w:val="004E4C12"/>
    <w:rsid w:val="004E59CD"/>
    <w:rsid w:val="004F22A6"/>
    <w:rsid w:val="004F6F48"/>
    <w:rsid w:val="00525C7F"/>
    <w:rsid w:val="00526932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F10B2"/>
    <w:rsid w:val="007059A8"/>
    <w:rsid w:val="00730EBE"/>
    <w:rsid w:val="00735A96"/>
    <w:rsid w:val="00752318"/>
    <w:rsid w:val="00757CF1"/>
    <w:rsid w:val="0077008D"/>
    <w:rsid w:val="007A343C"/>
    <w:rsid w:val="007A712D"/>
    <w:rsid w:val="007B729A"/>
    <w:rsid w:val="007C46C3"/>
    <w:rsid w:val="007C4ED1"/>
    <w:rsid w:val="007D2D46"/>
    <w:rsid w:val="007F15F9"/>
    <w:rsid w:val="00801578"/>
    <w:rsid w:val="008249D2"/>
    <w:rsid w:val="00851390"/>
    <w:rsid w:val="00865393"/>
    <w:rsid w:val="008839A8"/>
    <w:rsid w:val="0088492D"/>
    <w:rsid w:val="008948BD"/>
    <w:rsid w:val="008B5947"/>
    <w:rsid w:val="008D297B"/>
    <w:rsid w:val="008D4E0A"/>
    <w:rsid w:val="008E47EC"/>
    <w:rsid w:val="00956239"/>
    <w:rsid w:val="00957DB8"/>
    <w:rsid w:val="00966FAB"/>
    <w:rsid w:val="009A1F2C"/>
    <w:rsid w:val="009C16CB"/>
    <w:rsid w:val="009C68C9"/>
    <w:rsid w:val="009D0364"/>
    <w:rsid w:val="009E2DD7"/>
    <w:rsid w:val="009F0FE9"/>
    <w:rsid w:val="00A175D5"/>
    <w:rsid w:val="00A178AA"/>
    <w:rsid w:val="00A25E7F"/>
    <w:rsid w:val="00A55E98"/>
    <w:rsid w:val="00A62B91"/>
    <w:rsid w:val="00A63F10"/>
    <w:rsid w:val="00A65ABD"/>
    <w:rsid w:val="00A723FD"/>
    <w:rsid w:val="00A87AAB"/>
    <w:rsid w:val="00A91415"/>
    <w:rsid w:val="00AC1D6F"/>
    <w:rsid w:val="00AD1ADF"/>
    <w:rsid w:val="00AE0C99"/>
    <w:rsid w:val="00AF1C69"/>
    <w:rsid w:val="00B1132F"/>
    <w:rsid w:val="00B2139B"/>
    <w:rsid w:val="00B22A53"/>
    <w:rsid w:val="00B35459"/>
    <w:rsid w:val="00B5467A"/>
    <w:rsid w:val="00B558C3"/>
    <w:rsid w:val="00B56FF2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F5C8C"/>
    <w:rsid w:val="00E0090C"/>
    <w:rsid w:val="00E07F91"/>
    <w:rsid w:val="00E14EA8"/>
    <w:rsid w:val="00E22A3B"/>
    <w:rsid w:val="00E41CDD"/>
    <w:rsid w:val="00E617F0"/>
    <w:rsid w:val="00E85982"/>
    <w:rsid w:val="00EA291C"/>
    <w:rsid w:val="00EB0D3E"/>
    <w:rsid w:val="00EB63C1"/>
    <w:rsid w:val="00EC1449"/>
    <w:rsid w:val="00EC3DC3"/>
    <w:rsid w:val="00ED280C"/>
    <w:rsid w:val="00EE6583"/>
    <w:rsid w:val="00F017F1"/>
    <w:rsid w:val="00F31A78"/>
    <w:rsid w:val="00F42B39"/>
    <w:rsid w:val="00F55BF0"/>
    <w:rsid w:val="00F6122E"/>
    <w:rsid w:val="00F62007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418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18A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18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492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0090C"/>
    <w:pPr>
      <w:spacing w:after="100"/>
      <w:ind w:left="440"/>
    </w:pPr>
  </w:style>
  <w:style w:type="table" w:styleId="TableGrid">
    <w:name w:val="Table Grid"/>
    <w:basedOn w:val="TableNormal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26A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6A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6A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wmf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ED433-DE88-48BB-B20A-1FDD771C6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48</Pages>
  <Words>6868</Words>
  <Characters>39153</Characters>
  <Application>Microsoft Office Word</Application>
  <DocSecurity>0</DocSecurity>
  <Lines>326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frostball@gmail.com</cp:lastModifiedBy>
  <cp:revision>3</cp:revision>
  <dcterms:created xsi:type="dcterms:W3CDTF">2014-05-28T19:12:00Z</dcterms:created>
  <dcterms:modified xsi:type="dcterms:W3CDTF">2014-05-28T21:54:00Z</dcterms:modified>
</cp:coreProperties>
</file>