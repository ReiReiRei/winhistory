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  <w:commentRangeStart w:id="1"/>
      <w:r w:rsidRPr="00085094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1"/>
      <w:r w:rsidR="00026A09">
        <w:rPr>
          <w:rStyle w:val="a9"/>
        </w:rPr>
        <w:commentReference w:id="1"/>
      </w:r>
      <w:r w:rsidRPr="00085094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85094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85094">
        <w:rPr>
          <w:rFonts w:ascii="Times New Roman" w:eastAsia="Calibri" w:hAnsi="Times New Roman" w:cs="Times New Roman"/>
          <w:b/>
          <w:sz w:val="28"/>
          <w:szCs w:val="28"/>
        </w:rPr>
        <w:t xml:space="preserve">«Разработка </w:t>
      </w:r>
      <w:r>
        <w:rPr>
          <w:rFonts w:ascii="Times New Roman" w:eastAsia="Calibri" w:hAnsi="Times New Roman" w:cs="Times New Roman"/>
          <w:b/>
          <w:sz w:val="28"/>
          <w:szCs w:val="28"/>
        </w:rPr>
        <w:t>журнала сообщений</w:t>
      </w:r>
      <w:r w:rsidRPr="00085094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7D35F4FE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085094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студенты группы ИУ5-27</w:t>
      </w:r>
      <w:r w:rsidRPr="00085094">
        <w:rPr>
          <w:rFonts w:ascii="Times New Roman" w:eastAsia="Calibri" w:hAnsi="Times New Roman" w:cs="Times New Roman"/>
          <w:sz w:val="28"/>
          <w:szCs w:val="28"/>
        </w:rPr>
        <w:t xml:space="preserve"> (м)</w:t>
      </w:r>
    </w:p>
    <w:p w14:paraId="2F39CDD7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Тихонов И</w:t>
      </w:r>
      <w:r w:rsidRPr="00085094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В.  </w:t>
      </w:r>
      <w:r w:rsidRPr="00085094">
        <w:rPr>
          <w:rFonts w:ascii="Times New Roman" w:eastAsia="Calibri" w:hAnsi="Times New Roman" w:cs="Times New Roman"/>
          <w:sz w:val="28"/>
          <w:szCs w:val="28"/>
        </w:rPr>
        <w:tab/>
      </w:r>
      <w:r w:rsidRPr="00085094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  Лахвич Д</w:t>
      </w:r>
      <w:r w:rsidRPr="00085094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="006F10B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085094">
        <w:rPr>
          <w:rFonts w:ascii="Times New Roman" w:eastAsia="Calibri" w:hAnsi="Times New Roman" w:cs="Times New Roman"/>
          <w:sz w:val="28"/>
          <w:szCs w:val="28"/>
        </w:rPr>
        <w:tab/>
      </w:r>
      <w:r w:rsidRPr="00085094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085094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85094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085094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085094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777777" w:rsidR="00C418A9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EndPr/>
      <w:sdtContent>
        <w:p w14:paraId="28E705AC" w14:textId="77777777" w:rsidR="00C418A9" w:rsidRDefault="00C418A9">
          <w:pPr>
            <w:pStyle w:val="a3"/>
          </w:pPr>
          <w:r>
            <w:t>Оглавление</w:t>
          </w:r>
        </w:p>
        <w:p w14:paraId="41EA0C06" w14:textId="77777777" w:rsidR="007B729A" w:rsidRDefault="00C41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069924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_Toc389069924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3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4ADC0D68" w14:textId="77777777" w:rsidR="007B729A" w:rsidRDefault="00BA6D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25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_Toc389069925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4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76FB36B4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26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_Toc389069926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4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1E6E951F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27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_Toc389069927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4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135B9850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28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_Toc389069928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4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3BEEE491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29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_Toc389069929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5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56C36EA8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0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_Toc389069930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7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22791706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1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_Toc389069931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9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1A74FB8D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2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_Toc389069932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10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14E316CF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3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_Toc389069933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10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6EEBAB8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4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_Toc389069934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11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F7E1589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5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_Toc389069935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11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530D09CD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6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_Toc389069936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12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363DE001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7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_Toc389069937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12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7EC75ABB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8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_Toc389069938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13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40F0A601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39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_Toc389069939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15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B1D47C2" w14:textId="77777777" w:rsidR="007B729A" w:rsidRDefault="00BA6D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0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_Toc389069940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16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5D56BDAF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1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_Toc389069941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16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3B7C51A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2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_Toc389069942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17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1C11712E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3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_Toc389069943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19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42FB96A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4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_Toc389069944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20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15E91132" w14:textId="77777777" w:rsidR="007B729A" w:rsidRDefault="00BA6D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5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_Toc389069945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20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29455E0B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6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_Toc389069946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21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5358C48" w14:textId="77777777" w:rsidR="007B729A" w:rsidRDefault="00BA6D3D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7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 w:rsidR="007B729A">
              <w:rPr>
                <w:rFonts w:eastAsiaTheme="minorEastAsia"/>
                <w:noProof/>
                <w:lang w:eastAsia="ru-RU"/>
              </w:rPr>
              <w:tab/>
            </w:r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_Toc389069947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21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5253A083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8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_Toc389069948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31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6D41B32E" w14:textId="77777777" w:rsidR="007B729A" w:rsidRDefault="00BA6D3D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49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 w:rsidR="007B729A">
              <w:rPr>
                <w:rFonts w:eastAsiaTheme="minorEastAsia"/>
                <w:noProof/>
                <w:lang w:eastAsia="ru-RU"/>
              </w:rPr>
              <w:tab/>
            </w:r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_Toc389069949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31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0C83D3A4" w14:textId="77777777" w:rsidR="007B729A" w:rsidRDefault="00BA6D3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069950" w:history="1">
            <w:r w:rsidR="007B729A" w:rsidRPr="00151F58">
              <w:rPr>
                <w:rStyle w:val="a6"/>
                <w:rFonts w:ascii="Times New Roman" w:hAnsi="Times New Roman" w:cs="Times New Roman"/>
                <w:noProof/>
              </w:rPr>
              <w:t>Тестирование и отладка</w:t>
            </w:r>
            <w:r w:rsidR="007B729A">
              <w:rPr>
                <w:noProof/>
                <w:webHidden/>
              </w:rPr>
              <w:tab/>
            </w:r>
            <w:r w:rsidR="007B729A">
              <w:rPr>
                <w:noProof/>
                <w:webHidden/>
              </w:rPr>
              <w:fldChar w:fldCharType="begin"/>
            </w:r>
            <w:r w:rsidR="007B729A">
              <w:rPr>
                <w:noProof/>
                <w:webHidden/>
              </w:rPr>
              <w:instrText xml:space="preserve"> PAGEREF _Toc389069950 \h </w:instrText>
            </w:r>
            <w:r w:rsidR="007B729A">
              <w:rPr>
                <w:noProof/>
                <w:webHidden/>
              </w:rPr>
            </w:r>
            <w:r w:rsidR="007B729A">
              <w:rPr>
                <w:noProof/>
                <w:webHidden/>
              </w:rPr>
              <w:fldChar w:fldCharType="separate"/>
            </w:r>
            <w:r w:rsidR="007B729A">
              <w:rPr>
                <w:noProof/>
                <w:webHidden/>
              </w:rPr>
              <w:t>42</w:t>
            </w:r>
            <w:r w:rsidR="007B729A">
              <w:rPr>
                <w:noProof/>
                <w:webHidden/>
              </w:rPr>
              <w:fldChar w:fldCharType="end"/>
            </w:r>
          </w:hyperlink>
        </w:p>
        <w:p w14:paraId="5D3623BD" w14:textId="77777777" w:rsidR="00C418A9" w:rsidRDefault="00C418A9">
          <w:r>
            <w:rPr>
              <w:b/>
              <w:bCs/>
            </w:rPr>
            <w:fldChar w:fldCharType="end"/>
          </w:r>
        </w:p>
      </w:sdtContent>
    </w:sdt>
    <w:p w14:paraId="0105EA8C" w14:textId="77777777" w:rsidR="001473FF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Default="00147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Default="001473FF" w:rsidP="001473FF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2" w:name="_Toc389069924"/>
      <w:r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2"/>
    </w:p>
    <w:p w14:paraId="2D8C2BA0" w14:textId="77777777" w:rsidR="006F10B2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026A09">
        <w:rPr>
          <w:rFonts w:ascii="Times New Roman" w:hAnsi="Times New Roman" w:cs="Times New Roman"/>
          <w:sz w:val="24"/>
          <w:szCs w:val="24"/>
          <w:rPrChange w:id="3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C319B5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Паттерны</w:t>
      </w:r>
      <w:r w:rsidRPr="00C319B5">
        <w:rPr>
          <w:rFonts w:ascii="Times New Roman" w:hAnsi="Times New Roman" w:cs="Times New Roman"/>
          <w:sz w:val="24"/>
          <w:szCs w:val="24"/>
        </w:rPr>
        <w:t>: модуль таблицы (бизнес-логика) и преобразователь данных</w:t>
      </w:r>
    </w:p>
    <w:p w14:paraId="69F8BD5C" w14:textId="77777777" w:rsidR="00454D52" w:rsidRPr="00C319B5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319B5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C319B5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C319B5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C319B5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319B5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50FAA6B3" w14:textId="77777777" w:rsidR="001473FF" w:rsidRPr="001473FF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319B5">
        <w:rPr>
          <w:rFonts w:ascii="Times New Roman" w:hAnsi="Times New Roman" w:cs="Times New Roman"/>
          <w:sz w:val="24"/>
          <w:szCs w:val="24"/>
        </w:rPr>
        <w:t>БД), компоновщик (gof).</w:t>
      </w:r>
      <w:r w:rsidR="00085094">
        <w:rPr>
          <w:rFonts w:ascii="Times New Roman" w:hAnsi="Times New Roman" w:cs="Times New Roman"/>
          <w:sz w:val="24"/>
          <w:szCs w:val="24"/>
        </w:rPr>
        <w:br w:type="page"/>
      </w:r>
    </w:p>
    <w:p w14:paraId="3AD9F985" w14:textId="77777777" w:rsidR="00C418A9" w:rsidRDefault="00C418A9" w:rsidP="00C418A9">
      <w:pPr>
        <w:pStyle w:val="1"/>
        <w:rPr>
          <w:rFonts w:ascii="Times New Roman" w:hAnsi="Times New Roman" w:cs="Times New Roman"/>
          <w:b w:val="0"/>
          <w:sz w:val="24"/>
          <w:szCs w:val="24"/>
        </w:rPr>
      </w:pPr>
      <w:bookmarkStart w:id="4" w:name="_Toc389069925"/>
      <w:r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Pr="00C418A9">
        <w:rPr>
          <w:rFonts w:ascii="Times New Roman" w:hAnsi="Times New Roman" w:cs="Times New Roman"/>
          <w:sz w:val="24"/>
          <w:szCs w:val="24"/>
        </w:rPr>
        <w:t>Этап анализа и планирования требований</w:t>
      </w:r>
      <w:bookmarkEnd w:id="4"/>
    </w:p>
    <w:p w14:paraId="57462AA6" w14:textId="77777777" w:rsidR="001742A4" w:rsidRPr="00C418A9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5" w:author="frostball@gmail.com" w:date="2014-05-25T17:30:00Z">
        <w:r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6" w:name="_Toc389069926"/>
      <w:ins w:id="7" w:author="frostball@gmail.com" w:date="2014-05-25T17:27:00Z">
        <w:r w:rsidR="00586D1C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6"/>
      <w:del w:id="8" w:author="frostball@gmail.com" w:date="2014-05-25T17:27:00Z">
        <w:r w:rsidR="00A723FD" w:rsidRPr="00C418A9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9" w:author="frostball@gmail.com" w:date="2014-05-25T17:31:00Z">
        <w:r w:rsidR="00A723FD" w:rsidRPr="00C418A9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Журнал операций</w:t>
      </w:r>
      <w:r w:rsidRPr="00C53F7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подсистемы</w:t>
      </w:r>
    </w:p>
    <w:p w14:paraId="3A08EE49" w14:textId="77777777" w:rsidR="00C53F78" w:rsidRPr="00026A09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10" w:author="frostball@gmail.com" w:date="2014-05-25T17:20:00Z">
        <w:r w:rsidR="003D6279">
          <w:rPr>
            <w:rFonts w:ascii="Times New Roman" w:hAnsi="Times New Roman" w:cs="Times New Roman"/>
            <w:sz w:val="24"/>
            <w:szCs w:val="24"/>
          </w:rPr>
          <w:t>ли</w:t>
        </w:r>
      </w:ins>
      <w:r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1" w:author="frostball@gmail.com" w:date="2014-05-25T17:28:00Z">
        <w:r w:rsidR="00586D1C" w:rsidRPr="00026A09">
          <w:rPr>
            <w:rFonts w:ascii="Times New Roman" w:hAnsi="Times New Roman" w:cs="Times New Roman"/>
            <w:sz w:val="24"/>
            <w:szCs w:val="24"/>
            <w:rPrChange w:id="12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Default="00C53F78" w:rsidP="00A723FD">
      <w:pPr>
        <w:spacing w:after="0" w:line="360" w:lineRule="auto"/>
        <w:ind w:firstLine="709"/>
        <w:jc w:val="both"/>
        <w:rPr>
          <w:ins w:id="13" w:author="frostball@gmail.com" w:date="2014-05-25T17:28:00Z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586D1C" w:rsidRDefault="00586D1C">
      <w:pPr>
        <w:pStyle w:val="2"/>
        <w:rPr>
          <w:rFonts w:ascii="Times New Roman" w:hAnsi="Times New Roman" w:cs="Times New Roman"/>
          <w:rPrChange w:id="14" w:author="frostball@gmail.com" w:date="2014-05-25T17:31:00Z">
            <w:rPr/>
          </w:rPrChange>
        </w:rPr>
        <w:pPrChange w:id="15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6" w:name="_Toc389069927"/>
      <w:ins w:id="17" w:author="frostball@gmail.com" w:date="2014-05-25T17:31:00Z">
        <w:r w:rsidRPr="00586D1C">
          <w:rPr>
            <w:rFonts w:ascii="Times New Roman" w:hAnsi="Times New Roman" w:cs="Times New Roman"/>
            <w:b w:val="0"/>
            <w:rPrChange w:id="18" w:author="frostball@gmail.com" w:date="2014-05-25T17:31:00Z">
              <w:rPr/>
            </w:rPrChange>
          </w:rPr>
          <w:t>Постановка задачи</w:t>
        </w:r>
      </w:ins>
      <w:bookmarkEnd w:id="16"/>
    </w:p>
    <w:p w14:paraId="28221B01" w14:textId="77777777" w:rsidR="004F22A6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>
        <w:rPr>
          <w:rFonts w:ascii="Times New Roman" w:hAnsi="Times New Roman" w:cs="Times New Roman"/>
          <w:sz w:val="24"/>
          <w:szCs w:val="24"/>
        </w:rPr>
        <w:t>разработать</w:t>
      </w:r>
      <w:r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>
        <w:rPr>
          <w:rFonts w:ascii="Times New Roman" w:hAnsi="Times New Roman" w:cs="Times New Roman"/>
          <w:sz w:val="24"/>
          <w:szCs w:val="24"/>
        </w:rPr>
        <w:t>овать</w:t>
      </w:r>
      <w:r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>
        <w:rPr>
          <w:rFonts w:ascii="Times New Roman" w:hAnsi="Times New Roman" w:cs="Times New Roman"/>
          <w:sz w:val="24"/>
          <w:szCs w:val="24"/>
        </w:rPr>
        <w:t>ть</w:t>
      </w:r>
      <w:r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9" w:author="frostball@gmail.com" w:date="2014-05-25T17:21:00Z">
        <w:r w:rsidR="00586D1C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>
        <w:rPr>
          <w:rFonts w:ascii="Times New Roman" w:hAnsi="Times New Roman" w:cs="Times New Roman"/>
          <w:sz w:val="24"/>
          <w:szCs w:val="24"/>
        </w:rPr>
        <w:t>.</w:t>
      </w:r>
      <w:r w:rsidR="00C418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20" w:author="frostball@gmail.com" w:date="2014-05-25T17:22:00Z">
        <w:r w:rsidR="00586D1C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1" w:author="frostball@gmail.com" w:date="2014-05-25T17:22:00Z">
        <w:r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51390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851390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51390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51390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22" w:author="frostball@gmail.com" w:date="2014-05-25T17:30:00Z">
        <w:r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3" w:name="_Toc389069928"/>
      <w:r w:rsidR="004F22A6" w:rsidRPr="00C418A9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3"/>
    </w:p>
    <w:p w14:paraId="4E77C778" w14:textId="77777777" w:rsidR="0088492D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4" w:author="frostball@gmail.com" w:date="2014-05-25T17:33:00Z">
        <w:r w:rsidR="00956239" w:rsidRPr="00026A09">
          <w:rPr>
            <w:rFonts w:ascii="Times New Roman" w:hAnsi="Times New Roman" w:cs="Times New Roman"/>
            <w:sz w:val="24"/>
            <w:szCs w:val="24"/>
            <w:rPrChange w:id="25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6" w:author="frostball@gmail.com" w:date="2014-05-25T17:35:00Z"/>
          <w:rFonts w:ascii="Times New Roman" w:hAnsi="Times New Roman" w:cs="Times New Roman"/>
          <w:sz w:val="24"/>
          <w:szCs w:val="24"/>
        </w:rPr>
      </w:pPr>
      <w:ins w:id="27" w:author="frostball@gmail.com" w:date="2014-05-25T17:34:00Z">
        <w:r>
          <w:rPr>
            <w:rFonts w:ascii="Times New Roman" w:hAnsi="Times New Roman" w:cs="Times New Roman"/>
            <w:sz w:val="24"/>
            <w:szCs w:val="24"/>
          </w:rPr>
          <w:t>Получать список подписанных  программ</w:t>
        </w:r>
      </w:ins>
      <w:ins w:id="28" w:author="frostball@gmail.com" w:date="2014-05-25T17:35:00Z">
        <w:r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9" w:author="frostball@gmail.com" w:date="2014-05-25T17:34:00Z">
        <w:r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0" w:author="frostball@gmail.com" w:date="2014-05-25T17:35:00Z"/>
          <w:rFonts w:ascii="Times New Roman" w:hAnsi="Times New Roman" w:cs="Times New Roman"/>
          <w:sz w:val="24"/>
          <w:szCs w:val="24"/>
        </w:rPr>
      </w:pPr>
      <w:ins w:id="31" w:author="frostball@gmail.com" w:date="2014-05-25T17:35:00Z">
        <w:r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2" w:author="frostball@gmail.com" w:date="2014-05-25T17:35:00Z"/>
          <w:rFonts w:ascii="Times New Roman" w:hAnsi="Times New Roman" w:cs="Times New Roman"/>
          <w:sz w:val="24"/>
          <w:szCs w:val="24"/>
        </w:rPr>
      </w:pPr>
      <w:ins w:id="33" w:author="frostball@gmail.com" w:date="2014-05-25T17:35:00Z">
        <w:r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4" w:author="frostball@gmail.com" w:date="2014-05-25T17:34:00Z"/>
          <w:rFonts w:ascii="Times New Roman" w:hAnsi="Times New Roman" w:cs="Times New Roman"/>
          <w:sz w:val="24"/>
          <w:szCs w:val="24"/>
        </w:rPr>
      </w:pPr>
      <w:ins w:id="35" w:author="frostball@gmail.com" w:date="2014-05-25T17:35:00Z">
        <w:r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6" w:author="frostball@gmail.com" w:date="2014-05-25T17:37:00Z">
        <w:r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7" w:author="frostball@gmail.com" w:date="2014-05-25T17:35:00Z">
        <w:r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8" w:author="frostball@gmail.com" w:date="2014-05-25T17:37:00Z"/>
          <w:rFonts w:ascii="Times New Roman" w:hAnsi="Times New Roman" w:cs="Times New Roman"/>
          <w:sz w:val="24"/>
          <w:szCs w:val="24"/>
        </w:rPr>
      </w:pPr>
      <w:del w:id="39" w:author="frostball@gmail.com" w:date="2014-05-25T17:37:00Z">
        <w:r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0" w:author="frostball@gmail.com" w:date="2014-05-25T17:33:00Z"/>
          <w:rFonts w:ascii="Times New Roman" w:hAnsi="Times New Roman" w:cs="Times New Roman"/>
          <w:sz w:val="24"/>
          <w:szCs w:val="24"/>
        </w:rPr>
      </w:pPr>
      <w:del w:id="41" w:author="frostball@gmail.com" w:date="2014-05-25T17:33:00Z">
        <w:r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2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56239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56239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3" w:author="frostball@gmail.com" w:date="2014-05-25T17:33:00Z">
        <w:r w:rsidRPr="0088492D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4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56239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5" w:author="frostball@gmail.com" w:date="2014-05-25T17:34:00Z"/>
          <w:rFonts w:ascii="Times New Roman" w:hAnsi="Times New Roman" w:cs="Times New Roman"/>
          <w:sz w:val="24"/>
          <w:szCs w:val="24"/>
        </w:rPr>
      </w:pPr>
      <w:del w:id="46" w:author="frostball@gmail.com" w:date="2014-05-25T17:33:00Z">
        <w:r w:rsidRPr="00956239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7" w:author="frostball@gmail.com" w:date="2014-05-25T17:34:00Z">
        <w:r w:rsidRPr="00956239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8" w:author="frostball@gmail.com" w:date="2014-05-25T17:37:00Z"/>
          <w:rFonts w:ascii="Times New Roman" w:hAnsi="Times New Roman" w:cs="Times New Roman"/>
          <w:sz w:val="24"/>
          <w:szCs w:val="24"/>
        </w:rPr>
      </w:pPr>
      <w:del w:id="49" w:author="frostball@gmail.com" w:date="2014-05-25T17:37:00Z">
        <w:r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</w:t>
      </w:r>
      <w:r w:rsidRPr="004F6F48">
        <w:rPr>
          <w:rFonts w:ascii="Times New Roman" w:hAnsi="Times New Roman" w:cs="Times New Roman"/>
          <w:sz w:val="24"/>
          <w:szCs w:val="24"/>
        </w:rPr>
        <w:t>:</w:t>
      </w:r>
    </w:p>
    <w:p w14:paraId="2E2B588F" w14:textId="77777777" w:rsidR="00E22A3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0" w:author="frostball@gmail.com" w:date="2014-05-25T17:39:00Z"/>
          <w:rFonts w:ascii="Times New Roman" w:hAnsi="Times New Roman" w:cs="Times New Roman"/>
          <w:sz w:val="24"/>
          <w:szCs w:val="24"/>
        </w:rPr>
      </w:pPr>
      <w:ins w:id="51" w:author="frostball@gmail.com" w:date="2014-05-25T17:38:00Z">
        <w:r>
          <w:rPr>
            <w:rFonts w:ascii="Times New Roman" w:hAnsi="Times New Roman" w:cs="Times New Roman"/>
            <w:sz w:val="24"/>
            <w:szCs w:val="24"/>
          </w:rPr>
          <w:t>Т</w:t>
        </w:r>
      </w:ins>
      <w:del w:id="52" w:author="frostball@gmail.com" w:date="2014-05-25T17:38:00Z">
        <w:r w:rsidR="004F6F48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3" w:author="frostball@gmail.com" w:date="2014-05-25T17:38:00Z">
        <w:r w:rsidR="004F6F48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4" w:author="frostball@gmail.com" w:date="2014-05-25T17:39:00Z">
        <w:r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5" w:author="frostball@gmail.com" w:date="2014-05-25T17:38:00Z">
        <w:r w:rsidR="004F6F48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6" w:author="frostball@gmail.com" w:date="2014-05-25T17:39:00Z"/>
          <w:rFonts w:ascii="Times New Roman" w:hAnsi="Times New Roman" w:cs="Times New Roman"/>
          <w:sz w:val="24"/>
          <w:szCs w:val="24"/>
        </w:rPr>
      </w:pPr>
      <w:del w:id="57" w:author="frostball@gmail.com" w:date="2014-05-25T17:39:00Z">
        <w:r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8" w:author="frostball@gmail.com" w:date="2014-05-25T17:39:00Z">
        <w:r w:rsidR="00E22A3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9" w:author="frostball@gmail.com" w:date="2014-05-25T17:39:00Z">
        <w:r>
          <w:rPr>
            <w:rFonts w:ascii="Times New Roman" w:hAnsi="Times New Roman" w:cs="Times New Roman"/>
            <w:sz w:val="24"/>
            <w:szCs w:val="24"/>
          </w:rPr>
          <w:lastRenderedPageBreak/>
          <w:t>Форма экспорта</w:t>
        </w:r>
      </w:ins>
    </w:p>
    <w:p w14:paraId="282BCF6A" w14:textId="77777777" w:rsidR="004F6F48" w:rsidRPr="004F6F48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60" w:author="frostball@gmail.com" w:date="2014-05-25T17:39:00Z"/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2" w:author="frostball@gmail.com" w:date="2014-05-25T17:39:00Z">
        <w:r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C418A9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63" w:author="frostball@gmail.com" w:date="2014-05-25T17:42:00Z">
        <w:r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4" w:name="_Toc389069929"/>
      <w:r w:rsidR="004E59CD" w:rsidRPr="00C418A9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4"/>
      <w:r w:rsidR="004E59CD" w:rsidRPr="00C418A9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Default="0000678C" w:rsidP="00A723FD">
      <w:pPr>
        <w:spacing w:after="0" w:line="360" w:lineRule="auto"/>
        <w:ind w:firstLine="709"/>
        <w:jc w:val="both"/>
        <w:rPr>
          <w:ins w:id="65" w:author="I TIX" w:date="2014-05-25T22:39:00Z"/>
          <w:rFonts w:ascii="Times New Roman" w:hAnsi="Times New Roman" w:cs="Times New Roman"/>
          <w:sz w:val="24"/>
          <w:szCs w:val="24"/>
        </w:rPr>
      </w:pPr>
      <w:ins w:id="66" w:author="I TIX" w:date="2014-05-25T22:39:00Z">
        <w:r w:rsidRPr="0000678C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C10A2D" w:rsidDel="00E22A3B" w:rsidRDefault="006E0D45" w:rsidP="00A723FD">
      <w:pPr>
        <w:spacing w:after="0" w:line="360" w:lineRule="auto"/>
        <w:ind w:firstLine="709"/>
        <w:jc w:val="both"/>
        <w:rPr>
          <w:del w:id="67" w:author="frostball@gmail.com" w:date="2014-05-25T17:41:00Z"/>
          <w:rFonts w:ascii="Times New Roman" w:hAnsi="Times New Roman" w:cs="Times New Roman"/>
          <w:sz w:val="24"/>
          <w:szCs w:val="24"/>
        </w:rPr>
      </w:pPr>
      <w:ins w:id="68" w:author="I TIX" w:date="2014-05-25T23:26:00Z">
        <w:r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9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70" w:author="frostball@gmail.com" w:date="2014-05-25T17:41:00Z">
        <w:r w:rsidR="00C10A2D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C10A2D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C10A2D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Del="00E22A3B">
          <w:rPr>
            <w:rFonts w:ascii="Times New Roman" w:hAnsi="Times New Roman" w:cs="Times New Roman"/>
            <w:sz w:val="24"/>
            <w:szCs w:val="24"/>
          </w:rPr>
          <w:delText xml:space="preserve">и </w:delText>
        </w:r>
        <w:r w:rsidR="00C10A2D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C10A2D" w:rsidDel="00E22A3B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  <w:r w:rsidR="00C10A2D" w:rsidDel="00E22A3B">
          <w:rPr>
            <w:rFonts w:ascii="Times New Roman" w:hAnsi="Times New Roman" w:cs="Times New Roman"/>
            <w:sz w:val="24"/>
            <w:szCs w:val="24"/>
          </w:rPr>
          <w:delText xml:space="preserve">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C10A2D" w:rsidDel="00E22A3B" w:rsidRDefault="00C10A2D" w:rsidP="00C10A2D">
      <w:pPr>
        <w:spacing w:after="0" w:line="360" w:lineRule="auto"/>
        <w:jc w:val="both"/>
        <w:rPr>
          <w:del w:id="71" w:author="frostball@gmail.com" w:date="2014-05-25T17:41:00Z"/>
          <w:rFonts w:ascii="Times New Roman" w:hAnsi="Times New Roman" w:cs="Times New Roman"/>
          <w:sz w:val="24"/>
          <w:szCs w:val="24"/>
        </w:rPr>
      </w:pPr>
      <w:del w:id="72" w:author="frostball@gmail.com" w:date="2014-05-25T17:41:00Z">
        <w:r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D07B75" w:rsidDel="00E22A3B" w:rsidRDefault="00D6792E" w:rsidP="00D6792E">
      <w:pPr>
        <w:spacing w:after="0" w:line="360" w:lineRule="auto"/>
        <w:ind w:firstLine="709"/>
        <w:jc w:val="center"/>
        <w:rPr>
          <w:del w:id="74" w:author="frostball@gmail.com" w:date="2014-05-25T17:41:00Z"/>
          <w:rFonts w:ascii="Times New Roman" w:hAnsi="Times New Roman" w:cs="Times New Roman"/>
          <w:sz w:val="24"/>
          <w:szCs w:val="24"/>
        </w:rPr>
      </w:pPr>
      <w:del w:id="75" w:author="frostball@gmail.com" w:date="2014-05-25T17:41:00Z">
        <w:r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D07B75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D07B75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6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7" w:author="I TIX" w:date="2014-05-25T23:26:00Z">
        <w:r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3D5000" w:rsidRDefault="00752318" w:rsidP="002C1FAE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78" w:author="frostball@gmail.com" w:date="2014-05-25T17:42:00Z">
        <w:r w:rsidRPr="003D5000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9" w:author="frostball@gmail.com" w:date="2014-05-25T17:41:00Z">
        <w:r w:rsidRPr="00752318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80" w:name="_Toc389069930"/>
      <w:ins w:id="81" w:author="frostball@gmail.com" w:date="2014-05-25T17:41:00Z">
        <w:r w:rsidR="00E22A3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752318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80"/>
    </w:p>
    <w:p w14:paraId="7177D6A4" w14:textId="77777777" w:rsidR="002C1FAE" w:rsidRPr="00F62007" w:rsidDel="00E22A3B" w:rsidRDefault="00177707" w:rsidP="002C1FAE">
      <w:pPr>
        <w:rPr>
          <w:del w:id="82" w:author="frostball@gmail.com" w:date="2014-05-25T17:42:00Z"/>
          <w:rFonts w:ascii="Times New Roman" w:hAnsi="Times New Roman" w:cs="Times New Roman"/>
          <w:sz w:val="24"/>
          <w:szCs w:val="24"/>
        </w:rPr>
      </w:pPr>
      <w:ins w:id="83" w:author="I TIX" w:date="2014-05-25T21:10:00Z">
        <w:r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4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5" w:author="frostball@gmail.com" w:date="2014-05-25T17:42:00Z">
        <w:r w:rsidR="003D5000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F62007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6" w:author="frostball@gmail.com" w:date="2014-05-25T17:42:00Z">
        <w:r w:rsidRPr="003D5000" w:rsidDel="00E22A3B">
          <w:rPr>
            <w:rFonts w:ascii="Calibri" w:eastAsia="Calibri" w:hAnsi="Calibri" w:cs="Times New Roman"/>
            <w:noProof/>
            <w:lang w:eastAsia="ru-RU"/>
            <w:rPrChange w:id="87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8" w:author="I TIX" w:date="2014-05-25T21:10:00Z">
        <w:r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9" w:author="frostball@gmail.com" w:date="2014-05-25T17:42:00Z">
        <w:r w:rsidR="00150908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>
        <w:rPr>
          <w:rFonts w:ascii="Times New Roman" w:hAnsi="Times New Roman" w:cs="Times New Roman"/>
          <w:sz w:val="24"/>
          <w:szCs w:val="24"/>
        </w:rPr>
        <w:t>.</w:t>
      </w:r>
      <w:ins w:id="90" w:author="I TIX" w:date="2014-05-25T21:10:00Z">
        <w:r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1" w:author="I TIX" w:date="2014-05-25T21:10:00Z">
        <w:r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2" w:author="I TIX" w:date="2014-05-25T21:10:00Z">
        <w:r w:rsidR="00177707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336F51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Интерфейсы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3" w:author="I TIX" w:date="2014-05-25T21:11:00Z">
        <w:r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4" w:author="I TIX" w:date="2014-05-25T21:11:00Z">
        <w:r w:rsidR="00177707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177707">
        <w:rPr>
          <w:rFonts w:ascii="Times New Roman" w:hAnsi="Times New Roman" w:cs="Times New Roman"/>
          <w:sz w:val="24"/>
          <w:szCs w:val="24"/>
          <w:rPrChange w:id="95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>
        <w:rPr>
          <w:rFonts w:ascii="Times New Roman" w:hAnsi="Times New Roman" w:cs="Times New Roman"/>
          <w:sz w:val="24"/>
          <w:szCs w:val="24"/>
        </w:rPr>
        <w:t>экспорта</w:t>
      </w:r>
      <w:del w:id="96" w:author="I TIX" w:date="2014-05-25T21:11:00Z">
        <w:r w:rsidR="00FD34A8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7" w:author="I TIX" w:date="2014-05-25T21:11:00Z">
        <w:r w:rsidR="00177707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Сущности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8" w:author="I TIX" w:date="2014-05-25T21:12:00Z">
        <w:r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9" w:author="I TIX" w:date="2014-05-25T21:12:00Z">
        <w:r w:rsidR="00177707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>
        <w:rPr>
          <w:rFonts w:ascii="Times New Roman" w:hAnsi="Times New Roman" w:cs="Times New Roman"/>
          <w:sz w:val="24"/>
          <w:szCs w:val="24"/>
        </w:rPr>
        <w:t>содержит данные о программе, такие как</w:t>
      </w:r>
      <w:r w:rsidRPr="008D4E0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Название, Издатель, </w:t>
      </w:r>
      <w:ins w:id="100" w:author="I TIX" w:date="2014-05-25T21:12:00Z">
        <w:r w:rsidR="00177707" w:rsidRPr="00177707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1" w:author="I TIX" w:date="2014-05-25T21:12:00Z">
        <w:r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2" w:author="I TIX" w:date="2014-05-25T21:13:00Z"/>
          <w:rFonts w:ascii="Times New Roman" w:hAnsi="Times New Roman" w:cs="Times New Roman"/>
          <w:sz w:val="24"/>
          <w:szCs w:val="24"/>
        </w:rPr>
      </w:pPr>
      <w:del w:id="103" w:author="I TIX" w:date="2014-05-25T21:13:00Z">
        <w:r w:rsidDel="00177707">
          <w:rPr>
            <w:rFonts w:ascii="Times New Roman" w:hAnsi="Times New Roman" w:cs="Times New Roman"/>
            <w:sz w:val="24"/>
            <w:szCs w:val="24"/>
          </w:rPr>
          <w:delText>Сущность сообщение хранит все данные о полученном сообщении, такие как</w:delText>
        </w:r>
        <w:r w:rsidRPr="008D4E0A" w:rsidDel="00177707">
          <w:rPr>
            <w:rFonts w:ascii="Times New Roman" w:hAnsi="Times New Roman" w:cs="Times New Roman"/>
            <w:sz w:val="24"/>
            <w:szCs w:val="24"/>
          </w:rPr>
          <w:delText>:</w:delText>
        </w:r>
        <w:r w:rsidDel="00177707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104" w:author="I TIX" w:date="2014-05-25T21:12:00Z">
        <w:r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A91415" w:rsidRDefault="008D4E0A" w:rsidP="008D4E0A">
      <w:pPr>
        <w:pStyle w:val="a7"/>
        <w:jc w:val="both"/>
        <w:rPr>
          <w:ins w:id="105" w:author="I TIX" w:date="2014-05-25T21:13:00Z"/>
          <w:rFonts w:ascii="Times New Roman" w:hAnsi="Times New Roman" w:cs="Times New Roman"/>
          <w:sz w:val="24"/>
          <w:szCs w:val="24"/>
          <w:rPrChange w:id="106" w:author="I TIX" w:date="2014-05-27T23:43:00Z">
            <w:rPr>
              <w:ins w:id="107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A91415">
        <w:rPr>
          <w:rFonts w:ascii="Times New Roman" w:hAnsi="Times New Roman" w:cs="Times New Roman"/>
          <w:sz w:val="24"/>
          <w:szCs w:val="24"/>
          <w:rPrChange w:id="108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177707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9" w:author="I TIX" w:date="2014-05-25T21:14:00Z">
        <w:r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10" w:author="I TIX" w:date="2014-05-25T21:15:00Z">
        <w:r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Del="00177707" w:rsidRDefault="00F62007">
      <w:pPr>
        <w:pStyle w:val="a7"/>
        <w:numPr>
          <w:ilvl w:val="0"/>
          <w:numId w:val="8"/>
        </w:numPr>
        <w:jc w:val="both"/>
        <w:rPr>
          <w:del w:id="111" w:author="I TIX" w:date="2014-05-25T21:13:00Z"/>
          <w:rFonts w:ascii="Times New Roman" w:hAnsi="Times New Roman" w:cs="Times New Roman"/>
          <w:sz w:val="24"/>
          <w:szCs w:val="24"/>
        </w:rPr>
      </w:pPr>
      <w:del w:id="112" w:author="I TIX" w:date="2014-05-25T21:13:00Z">
        <w:r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</w:delText>
        </w:r>
        <w:r w:rsidRPr="00F62007" w:rsidDel="00177707">
          <w:rPr>
            <w:rFonts w:ascii="Times New Roman" w:hAnsi="Times New Roman" w:cs="Times New Roman"/>
            <w:sz w:val="24"/>
            <w:szCs w:val="24"/>
          </w:rPr>
          <w:delText>:</w:delText>
        </w:r>
        <w:r w:rsidDel="00177707">
          <w:rPr>
            <w:rFonts w:ascii="Times New Roman" w:hAnsi="Times New Roman" w:cs="Times New Roman"/>
            <w:sz w:val="24"/>
            <w:szCs w:val="24"/>
          </w:rPr>
          <w:delText xml:space="preserve"> Позволяет системе сохранять сообщения от внешних систем или программиста. Содержит</w:delText>
        </w:r>
        <w:r w:rsidR="00B2139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Del="00177707" w:rsidRDefault="004C5607">
      <w:pPr>
        <w:pStyle w:val="a7"/>
        <w:numPr>
          <w:ilvl w:val="0"/>
          <w:numId w:val="8"/>
        </w:numPr>
        <w:jc w:val="both"/>
        <w:rPr>
          <w:del w:id="113" w:author="I TIX" w:date="2014-05-25T21:13:00Z"/>
          <w:rFonts w:ascii="Times New Roman" w:hAnsi="Times New Roman" w:cs="Times New Roman"/>
          <w:sz w:val="24"/>
          <w:szCs w:val="24"/>
        </w:rPr>
      </w:pPr>
      <w:del w:id="114" w:author="I TIX" w:date="2014-05-25T21:13:00Z">
        <w:r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8D4E0A" w:rsidDel="00177707" w:rsidRDefault="004C5607">
      <w:pPr>
        <w:pStyle w:val="a7"/>
        <w:numPr>
          <w:ilvl w:val="0"/>
          <w:numId w:val="8"/>
        </w:numPr>
        <w:jc w:val="both"/>
        <w:rPr>
          <w:del w:id="115" w:author="I TIX" w:date="2014-05-25T21:13:00Z"/>
          <w:rFonts w:ascii="Times New Roman" w:hAnsi="Times New Roman" w:cs="Times New Roman"/>
          <w:sz w:val="24"/>
          <w:szCs w:val="24"/>
        </w:rPr>
      </w:pPr>
      <w:del w:id="116" w:author="I TIX" w:date="2014-05-25T21:13:00Z">
        <w:r w:rsidRPr="004C5607" w:rsidDel="00177707">
          <w:rPr>
            <w:rFonts w:ascii="Times New Roman" w:hAnsi="Times New Roman" w:cs="Times New Roman"/>
            <w:sz w:val="24"/>
            <w:szCs w:val="24"/>
          </w:rPr>
          <w:delText>Управляющий  класс</w:delText>
        </w:r>
        <w:r w:rsidDel="00177707">
          <w:rPr>
            <w:rFonts w:ascii="Times New Roman" w:hAnsi="Times New Roman" w:cs="Times New Roman"/>
            <w:sz w:val="24"/>
            <w:szCs w:val="24"/>
          </w:rPr>
          <w:delText xml:space="preserve">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Default="00150908">
      <w:pPr>
        <w:jc w:val="both"/>
        <w:rPr>
          <w:ins w:id="117" w:author="frostball@gmail.com" w:date="2014-05-25T17:42:00Z"/>
        </w:rPr>
        <w:pPrChange w:id="118" w:author="I TIX" w:date="2014-05-25T21:13:00Z">
          <w:pPr/>
        </w:pPrChange>
      </w:pPr>
    </w:p>
    <w:p w14:paraId="099282C5" w14:textId="77777777" w:rsidR="003623B9" w:rsidRDefault="003623B9" w:rsidP="00150908">
      <w:pPr>
        <w:rPr>
          <w:ins w:id="119" w:author="frostball@gmail.com" w:date="2014-05-25T17:42:00Z"/>
        </w:rPr>
      </w:pPr>
    </w:p>
    <w:p w14:paraId="54AF834D" w14:textId="77777777" w:rsidR="003623B9" w:rsidRPr="00150908" w:rsidRDefault="003623B9" w:rsidP="00150908"/>
    <w:p w14:paraId="6C4D029A" w14:textId="77777777" w:rsidR="003D5000" w:rsidRDefault="00076B92" w:rsidP="00C85D7A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del w:id="120" w:author="frostball@gmail.com" w:date="2014-05-25T17:43:00Z">
        <w:r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1" w:name="_Toc389069931"/>
      <w:r w:rsidRPr="00076B92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1"/>
    </w:p>
    <w:p w14:paraId="6169C1C8" w14:textId="77777777" w:rsidR="00076B92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>
        <w:rPr>
          <w:rFonts w:ascii="Times New Roman" w:hAnsi="Times New Roman" w:cs="Times New Roman"/>
          <w:sz w:val="24"/>
          <w:szCs w:val="24"/>
        </w:rPr>
        <w:t>три</w:t>
      </w:r>
      <w:r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2" w:author="frostball@gmail.com" w:date="2014-05-25T17:43:00Z"/>
          <w:rFonts w:ascii="Times New Roman" w:hAnsi="Times New Roman" w:cs="Times New Roman"/>
          <w:sz w:val="24"/>
          <w:szCs w:val="24"/>
        </w:rPr>
      </w:pPr>
      <w:r w:rsidRPr="003623B9">
        <w:rPr>
          <w:rFonts w:ascii="Times New Roman" w:hAnsi="Times New Roman" w:cs="Times New Roman"/>
          <w:sz w:val="24"/>
          <w:szCs w:val="24"/>
        </w:rPr>
        <w:t>Пользовател</w:t>
      </w:r>
      <w:ins w:id="123" w:author="frostball@gmail.com" w:date="2014-05-25T17:43:00Z">
        <w:r w:rsidR="003623B9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4" w:author="frostball@gmail.com" w:date="2014-05-25T17:44:00Z">
        <w:r w:rsidR="003623B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5" w:author="frostball@gmail.com" w:date="2014-05-25T17:43:00Z">
        <w:r w:rsidR="003623B9">
          <w:rPr>
            <w:rFonts w:ascii="Times New Roman" w:hAnsi="Times New Roman" w:cs="Times New Roman"/>
            <w:sz w:val="24"/>
            <w:szCs w:val="24"/>
          </w:rPr>
          <w:t>)</w:t>
        </w:r>
      </w:ins>
      <w:ins w:id="126" w:author="frostball@gmail.com" w:date="2014-05-25T17:44:00Z">
        <w:r w:rsidR="003623B9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7" w:author="frostball@gmail.com" w:date="2014-05-25T17:43:00Z">
        <w:r w:rsidRPr="003623B9" w:rsidDel="003623B9">
          <w:rPr>
            <w:rFonts w:ascii="Times New Roman" w:hAnsi="Times New Roman" w:cs="Times New Roman"/>
            <w:sz w:val="24"/>
            <w:szCs w:val="24"/>
          </w:rPr>
          <w:delText>ь. Он будет работать с интерфейсом системы</w:delText>
        </w:r>
        <w:r w:rsidDel="003623B9">
          <w:rPr>
            <w:rFonts w:ascii="Times New Roman" w:hAnsi="Times New Roman" w:cs="Times New Roman"/>
            <w:sz w:val="24"/>
            <w:szCs w:val="24"/>
          </w:rPr>
          <w:delText xml:space="preserve">, читать изменять или корректировать сообщения. </w:delText>
        </w:r>
      </w:del>
    </w:p>
    <w:p w14:paraId="6816F67D" w14:textId="77777777" w:rsidR="003623B9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8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3B9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9" w:author="frostball@gmail.com" w:date="2014-05-25T17:43:00Z">
        <w:r w:rsidR="003623B9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30" w:author="frostball@gmail.com" w:date="2014-05-25T17:44:00Z">
        <w:r w:rsidR="003623B9">
          <w:rPr>
            <w:rFonts w:ascii="Times New Roman" w:hAnsi="Times New Roman" w:cs="Times New Roman"/>
            <w:sz w:val="24"/>
            <w:szCs w:val="24"/>
          </w:rPr>
          <w:t>–</w:t>
        </w:r>
      </w:ins>
      <w:ins w:id="131" w:author="frostball@gmail.com" w:date="2014-05-25T17:43:00Z">
        <w:r w:rsidR="003623B9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3623B9">
        <w:rPr>
          <w:rFonts w:ascii="Times New Roman" w:hAnsi="Times New Roman" w:cs="Times New Roman"/>
          <w:sz w:val="24"/>
          <w:szCs w:val="24"/>
        </w:rPr>
        <w:t>, программа</w:t>
      </w:r>
      <w:ins w:id="132" w:author="frostball@gmail.com" w:date="2014-05-25T17:45:00Z">
        <w:r w:rsidR="003623B9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3623B9">
        <w:rPr>
          <w:rFonts w:ascii="Times New Roman" w:hAnsi="Times New Roman" w:cs="Times New Roman"/>
          <w:sz w:val="24"/>
          <w:szCs w:val="24"/>
        </w:rPr>
        <w:t xml:space="preserve"> </w:t>
      </w:r>
      <w:del w:id="133" w:author="frostball@gmail.com" w:date="2014-05-25T17:45:00Z">
        <w:r w:rsidRPr="003623B9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3623B9">
        <w:rPr>
          <w:rFonts w:ascii="Times New Roman" w:hAnsi="Times New Roman" w:cs="Times New Roman"/>
          <w:sz w:val="24"/>
          <w:szCs w:val="24"/>
        </w:rPr>
        <w:t>которая</w:t>
      </w:r>
      <w:ins w:id="134" w:author="frostball@gmail.com" w:date="2014-05-25T17:46:00Z">
        <w:r w:rsidR="003623B9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5" w:author="frostball@gmail.com" w:date="2014-05-25T17:45:00Z">
        <w:r w:rsidR="003623B9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6" w:author="frostball@gmail.com" w:date="2014-05-25T17:45:00Z">
        <w:r w:rsidRPr="003623B9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3623B9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del w:id="137" w:author="frostball@gmail.com" w:date="2014-05-25T17:46:00Z">
        <w:r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8" w:author="frostball@gmail.com" w:date="2014-05-25T17:46:00Z">
        <w:r w:rsidR="003623B9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9" w:author="frostball@gmail.com" w:date="2014-05-25T17:47:00Z">
        <w:r w:rsidR="003623B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0" w:author="frostball@gmail.com" w:date="2014-05-25T17:46:00Z">
        <w:r w:rsidR="003623B9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1" w:author="frostball@gmail.com" w:date="2014-05-25T17:47:00Z">
        <w:r w:rsidR="003623B9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2" w:author="frostball@gmail.com" w:date="2014-05-25T17:48:00Z">
        <w:r w:rsidR="003623B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3" w:author="frostball@gmail.com" w:date="2014-05-25T17:47:00Z">
        <w:r w:rsidR="003623B9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4" w:author="frostball@gmail.com" w:date="2014-05-25T17:48:00Z">
        <w:r w:rsidR="003623B9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5" w:author="frostball@gmail.com" w:date="2014-05-25T17:47:00Z">
        <w:r w:rsidR="003623B9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6" w:author="frostball@gmail.com" w:date="2014-05-25T17:48:00Z">
        <w:r w:rsidR="003623B9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7" w:author="frostball@gmail.com" w:date="2014-05-25T17:49:00Z">
        <w:r w:rsidR="003623B9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F42B39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A87AAB">
        <w:rPr>
          <w:rFonts w:ascii="Times New Roman" w:hAnsi="Times New Roman" w:cs="Times New Roman"/>
          <w:sz w:val="24"/>
          <w:szCs w:val="24"/>
        </w:rPr>
        <w:t xml:space="preserve"> </w:t>
      </w:r>
      <w:del w:id="148" w:author="I TIX" w:date="2014-05-25T23:27:00Z">
        <w:r w:rsidR="00243F83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9" w:author="I TIX" w:date="2014-05-25T23:27:00Z">
        <w:r w:rsidR="006E0D45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3623B9" w:rsidRDefault="006E1821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0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1" w:author="frostball@gmail.com" w:date="2014-05-25T17:50:00Z">
        <w:r w:rsidRPr="003623B9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3623B9" w:rsidDel="003623B9">
          <w:rPr>
            <w:rFonts w:ascii="Times New Roman" w:hAnsi="Times New Roman" w:cs="Times New Roman"/>
            <w:b w:val="0"/>
            <w:sz w:val="24"/>
            <w:szCs w:val="24"/>
            <w:rPrChange w:id="153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4" w:name="_Toc389069932"/>
      <w:r w:rsidRPr="003623B9"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4"/>
    </w:p>
    <w:p w14:paraId="1EFAB788" w14:textId="77777777" w:rsidR="002A7B08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2A7B08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A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A87A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A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2A7B08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3623B9" w:rsidRDefault="003623B9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6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7" w:name="_Toc389069933"/>
      <w:ins w:id="158" w:author="frostball@gmail.com" w:date="2014-05-25T17:51:00Z">
        <w:r w:rsidRPr="003623B9">
          <w:rPr>
            <w:rFonts w:ascii="Times New Roman" w:hAnsi="Times New Roman" w:cs="Times New Roman"/>
            <w:b w:val="0"/>
            <w:sz w:val="24"/>
            <w:szCs w:val="24"/>
            <w:rPrChange w:id="159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60" w:author="frostball@gmail.com" w:date="2014-05-25T17:51:00Z">
        <w:r w:rsidR="00B558C3" w:rsidRPr="003623B9" w:rsidDel="003623B9">
          <w:rPr>
            <w:rFonts w:ascii="Times New Roman" w:hAnsi="Times New Roman" w:cs="Times New Roman"/>
            <w:b w:val="0"/>
            <w:sz w:val="24"/>
            <w:szCs w:val="24"/>
            <w:rPrChange w:id="161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3623B9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7"/>
      <w:r w:rsidR="00B558C3" w:rsidRPr="003623B9">
        <w:rPr>
          <w:rFonts w:ascii="Times New Roman" w:hAnsi="Times New Roman" w:cs="Times New Roman"/>
          <w:b w:val="0"/>
          <w:sz w:val="24"/>
          <w:szCs w:val="24"/>
          <w:rPrChange w:id="163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4" w:author="frostball@gmail.com" w:date="2014-05-25T17:51:00Z">
        <w:r w:rsidR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5" w:author="frostball@gmail.com" w:date="2014-05-25T17:51:00Z">
        <w:r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</w:t>
      </w:r>
      <w:r w:rsidRPr="00A87AAB">
        <w:rPr>
          <w:rFonts w:ascii="Times New Roman" w:hAnsi="Times New Roman" w:cs="Times New Roman"/>
          <w:noProof/>
          <w:sz w:val="24"/>
          <w:szCs w:val="24"/>
          <w:lang w:eastAsia="ru-RU"/>
        </w:rPr>
        <w:t>Use Case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показана на рисунке </w:t>
      </w:r>
      <w:r w:rsidR="00243F83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2A7B08">
        <w:rPr>
          <w:rFonts w:ascii="Times New Roman" w:hAnsi="Times New Roman" w:cs="Times New Roman"/>
          <w:sz w:val="24"/>
          <w:szCs w:val="24"/>
        </w:rPr>
        <w:t>Рисунок</w:t>
      </w:r>
      <w:r w:rsidR="00A87AAB">
        <w:rPr>
          <w:rFonts w:ascii="Times New Roman" w:hAnsi="Times New Roman" w:cs="Times New Roman"/>
          <w:sz w:val="24"/>
          <w:szCs w:val="24"/>
        </w:rPr>
        <w:t xml:space="preserve"> </w:t>
      </w:r>
      <w:r w:rsidR="00243F83">
        <w:rPr>
          <w:rFonts w:ascii="Times New Roman" w:hAnsi="Times New Roman" w:cs="Times New Roman"/>
          <w:sz w:val="24"/>
          <w:szCs w:val="24"/>
        </w:rPr>
        <w:t>4</w:t>
      </w:r>
      <w:r w:rsidR="00A87AA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166" w:name="_Toc389069934"/>
      <w:ins w:id="167" w:author="frostball@gmail.com" w:date="2014-05-25T17:51:00Z">
        <w:r w:rsidR="003623B9">
          <w:rPr>
            <w:rFonts w:ascii="Times New Roman" w:hAnsi="Times New Roman" w:cs="Times New Roman"/>
            <w:sz w:val="24"/>
            <w:szCs w:val="24"/>
          </w:rPr>
          <w:t>О</w:t>
        </w:r>
      </w:ins>
      <w:del w:id="168" w:author="frostball@gmail.com" w:date="2014-05-25T17:51:00Z">
        <w:r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>
        <w:rPr>
          <w:rFonts w:ascii="Times New Roman" w:hAnsi="Times New Roman" w:cs="Times New Roman"/>
          <w:sz w:val="24"/>
          <w:szCs w:val="24"/>
        </w:rPr>
        <w:t>прецедентов</w:t>
      </w:r>
      <w:bookmarkEnd w:id="166"/>
    </w:p>
    <w:p w14:paraId="4E3BCE20" w14:textId="77777777" w:rsidR="00A87A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Отправка сообщения</w:t>
      </w:r>
      <w:r w:rsidRPr="002A7B0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сторонняя система или программист отправляет сообщения системе «журнал сообщений»</w:t>
      </w:r>
    </w:p>
    <w:p w14:paraId="565DC6E6" w14:textId="77777777" w:rsidR="00A87AAB" w:rsidRPr="002A7B08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сообщения</w:t>
      </w:r>
      <w:r w:rsidRPr="002A7B0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система </w:t>
      </w:r>
      <w:r w:rsidRPr="002A7B08">
        <w:rPr>
          <w:rFonts w:ascii="Times New Roman" w:hAnsi="Times New Roman" w:cs="Times New Roman"/>
          <w:sz w:val="24"/>
          <w:szCs w:val="24"/>
        </w:rPr>
        <w:t>«журнал сообщений»</w:t>
      </w:r>
      <w:r>
        <w:rPr>
          <w:rFonts w:ascii="Times New Roman" w:hAnsi="Times New Roman" w:cs="Times New Roman"/>
          <w:sz w:val="24"/>
          <w:szCs w:val="24"/>
        </w:rPr>
        <w:t xml:space="preserve"> принимает сообщение от сторонней системы. </w:t>
      </w:r>
    </w:p>
    <w:p w14:paraId="66A4539F" w14:textId="77777777" w:rsidR="00A87A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сообщения в БД</w:t>
      </w:r>
      <w:r w:rsidRPr="002A7B0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принятое сообщение записывается в базу данных.</w:t>
      </w:r>
    </w:p>
    <w:p w14:paraId="4928F472" w14:textId="77777777" w:rsidR="00A87A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сообщений</w:t>
      </w:r>
      <w:r w:rsidRPr="001D667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 запросу пользователя из  БД система выводит на экран журнал сообщений.</w:t>
      </w:r>
    </w:p>
    <w:p w14:paraId="433692A7" w14:textId="77777777" w:rsidR="00A87A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по журналу сообщений</w:t>
      </w:r>
      <w:r w:rsidRPr="001D667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2A7B08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Экспорт в другие форматы</w:t>
      </w:r>
      <w:r w:rsidRPr="001D667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позволяет пользователю сохранять журнал сообщений в других форматах.</w:t>
      </w:r>
    </w:p>
    <w:p w14:paraId="16B0D8C9" w14:textId="77777777" w:rsidR="008839A8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del w:id="169" w:author="frostball@gmail.com" w:date="2014-05-25T17:52:00Z">
        <w:r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70" w:name="_Toc389069935"/>
      <w:r w:rsidRPr="008839A8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70"/>
    </w:p>
    <w:p w14:paraId="07EB385C" w14:textId="77777777" w:rsidR="008839A8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B56A4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56A4">
        <w:rPr>
          <w:rFonts w:ascii="Times New Roman" w:hAnsi="Times New Roman" w:cs="Times New Roman"/>
          <w:sz w:val="24"/>
          <w:szCs w:val="24"/>
        </w:rPr>
        <w:t>коммерческий риск.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DDE96D" w14:textId="77777777" w:rsidR="008839A8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1" w:author="frostball@gmail.com" w:date="2014-05-25T17:53:00Z">
        <w:r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2" w:author="frostball@gmail.com" w:date="2014-05-25T17:53:00Z">
        <w:r w:rsidR="00F31A78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>
        <w:rPr>
          <w:rFonts w:ascii="Times New Roman" w:hAnsi="Times New Roman" w:cs="Times New Roman"/>
          <w:sz w:val="24"/>
          <w:szCs w:val="24"/>
        </w:rPr>
        <w:t>Коммерческие</w:t>
      </w:r>
      <w:r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0B56A4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6A4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3" w:author="frostball@gmail.com" w:date="2014-05-25T17:57:00Z"/>
          <w:rFonts w:ascii="Times New Roman" w:hAnsi="Times New Roman" w:cs="Times New Roman"/>
          <w:sz w:val="24"/>
          <w:szCs w:val="24"/>
        </w:rPr>
      </w:pPr>
      <w:r w:rsidRPr="000B56A4">
        <w:rPr>
          <w:rFonts w:ascii="Times New Roman" w:hAnsi="Times New Roman" w:cs="Times New Roman"/>
          <w:sz w:val="24"/>
          <w:szCs w:val="24"/>
        </w:rPr>
        <w:t xml:space="preserve">создание продукта, отстающего от </w:t>
      </w:r>
      <w:r>
        <w:rPr>
          <w:rFonts w:ascii="Times New Roman" w:hAnsi="Times New Roman" w:cs="Times New Roman"/>
          <w:sz w:val="24"/>
          <w:szCs w:val="24"/>
        </w:rPr>
        <w:t>требований рынка</w:t>
      </w:r>
      <w:r w:rsidRPr="000B56A4">
        <w:rPr>
          <w:rFonts w:ascii="Times New Roman" w:hAnsi="Times New Roman" w:cs="Times New Roman"/>
          <w:sz w:val="24"/>
          <w:szCs w:val="24"/>
        </w:rPr>
        <w:t>;</w:t>
      </w:r>
    </w:p>
    <w:p w14:paraId="6B15EBA6" w14:textId="77777777" w:rsidR="00F31A78" w:rsidRPr="00F31A78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4" w:author="frostball@gmail.com" w:date="2014-05-25T17:57:00Z">
            <w:rPr/>
          </w:rPrChange>
        </w:rPr>
        <w:pPrChange w:id="175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6" w:author="frostball@gmail.com" w:date="2014-05-25T17:57:00Z">
        <w:r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Значимые проектные риски</w:t>
      </w:r>
      <w:r w:rsidRPr="000B56A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не уложиться в бюджет, нехватка ресурсов и </w:t>
      </w:r>
      <w:r w:rsidR="00CA0694">
        <w:rPr>
          <w:rFonts w:ascii="Times New Roman" w:hAnsi="Times New Roman" w:cs="Times New Roman"/>
          <w:sz w:val="24"/>
          <w:szCs w:val="24"/>
        </w:rPr>
        <w:t>персонала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Default="00CA0694" w:rsidP="00CA0694">
      <w:pPr>
        <w:pStyle w:val="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F31A78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77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8" w:author="frostball@gmail.com" w:date="2014-05-25T17:54:00Z">
        <w:r w:rsidRPr="00F31A78" w:rsidDel="00F31A78">
          <w:rPr>
            <w:rFonts w:ascii="Times New Roman" w:hAnsi="Times New Roman" w:cs="Times New Roman"/>
            <w:b w:val="0"/>
            <w:sz w:val="24"/>
            <w:szCs w:val="24"/>
            <w:rPrChange w:id="179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80" w:name="_Toc389069936"/>
      <w:r w:rsidRPr="00F31A78">
        <w:rPr>
          <w:rFonts w:ascii="Times New Roman" w:hAnsi="Times New Roman" w:cs="Times New Roman"/>
          <w:b w:val="0"/>
          <w:sz w:val="24"/>
          <w:szCs w:val="24"/>
          <w:rPrChange w:id="181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80"/>
    </w:p>
    <w:p w14:paraId="3E7BBD80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71C88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071C88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2" w:author="frostball@gmail.com" w:date="2014-05-25T17:54:00Z">
        <w:r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3" w:author="frostball@gmail.com" w:date="2014-05-25T17:54:00Z">
        <w:r w:rsidR="00F31A78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>
        <w:rPr>
          <w:rFonts w:ascii="Times New Roman" w:hAnsi="Times New Roman" w:cs="Times New Roman"/>
          <w:sz w:val="24"/>
          <w:szCs w:val="24"/>
        </w:rPr>
        <w:t xml:space="preserve">, </w:t>
      </w:r>
      <w:ins w:id="184" w:author="frostball@gmail.com" w:date="2014-05-25T17:55:00Z">
        <w:r w:rsidR="00F31A78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071C88" w:rsidRDefault="00071C88" w:rsidP="00071C88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71C88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071C88">
        <w:t xml:space="preserve"> </w:t>
      </w:r>
      <w:r>
        <w:t xml:space="preserve"> </w:t>
      </w:r>
      <w:del w:id="185" w:author="frostball@gmail.com" w:date="2014-05-25T17:54:00Z">
        <w:r w:rsidRPr="00071C88" w:rsidDel="00F31A78">
          <w:rPr>
            <w:rFonts w:ascii="Times New Roman" w:hAnsi="Times New Roman" w:cs="Times New Roman"/>
            <w:sz w:val="24"/>
            <w:szCs w:val="24"/>
          </w:rPr>
          <w:delText>Получение сообщен</w:delText>
        </w:r>
        <w:r w:rsidDel="00F31A78">
          <w:rPr>
            <w:rFonts w:ascii="Times New Roman" w:hAnsi="Times New Roman" w:cs="Times New Roman"/>
            <w:sz w:val="24"/>
            <w:szCs w:val="24"/>
          </w:rPr>
          <w:delText xml:space="preserve">ия, </w:delText>
        </w:r>
      </w:del>
      <w:r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071C88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</w:t>
      </w:r>
      <w:r w:rsidRPr="00EE6583">
        <w:rPr>
          <w:rFonts w:ascii="Times New Roman" w:hAnsi="Times New Roman" w:cs="Times New Roman"/>
          <w:sz w:val="24"/>
          <w:szCs w:val="24"/>
        </w:rPr>
        <w:t>:</w:t>
      </w:r>
      <w:r w:rsidR="002C0B35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6" w:author="frostball@gmail.com" w:date="2014-05-25T17:55:00Z">
        <w:r w:rsidR="002C0B35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>
        <w:rPr>
          <w:rFonts w:ascii="Times New Roman" w:hAnsi="Times New Roman" w:cs="Times New Roman"/>
          <w:sz w:val="24"/>
          <w:szCs w:val="24"/>
        </w:rPr>
        <w:t>.</w:t>
      </w:r>
      <w:r w:rsidR="002C0B35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F31A78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87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8" w:author="frostball@gmail.com" w:date="2014-05-25T17:55:00Z">
        <w:r w:rsidRPr="00F31A78" w:rsidDel="00F31A78">
          <w:rPr>
            <w:rFonts w:ascii="Times New Roman" w:hAnsi="Times New Roman" w:cs="Times New Roman"/>
            <w:b w:val="0"/>
            <w:sz w:val="24"/>
            <w:szCs w:val="24"/>
            <w:rPrChange w:id="189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90" w:name="_Toc389069937"/>
      <w:r w:rsidRPr="00F31A78"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90"/>
    </w:p>
    <w:p w14:paraId="45C08F71" w14:textId="77777777" w:rsidR="00CA0694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059A8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</w:t>
      </w:r>
      <w:r>
        <w:rPr>
          <w:rFonts w:ascii="Times New Roman" w:hAnsi="Times New Roman" w:cs="Times New Roman"/>
          <w:sz w:val="24"/>
          <w:szCs w:val="24"/>
        </w:rPr>
        <w:t xml:space="preserve"> На рисунке 5 показана базовая архитектура журнала сообщений.</w:t>
      </w:r>
    </w:p>
    <w:p w14:paraId="074BC004" w14:textId="77777777" w:rsidR="004213A9" w:rsidRPr="0077008D" w:rsidRDefault="004213A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D07B75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перечень архитектурно-значимых прецедентов</w:t>
      </w:r>
      <w:r w:rsidRPr="004213A9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?</w:t>
      </w:r>
    </w:p>
    <w:p w14:paraId="00120464" w14:textId="77777777" w:rsidR="004213A9" w:rsidRDefault="00243F83" w:rsidP="00243F8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77008D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4213A9" w:rsidRPr="004213A9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77008D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>
        <w:rPr>
          <w:rFonts w:ascii="Times New Roman" w:hAnsi="Times New Roman" w:cs="Times New Roman"/>
          <w:sz w:val="24"/>
          <w:szCs w:val="24"/>
        </w:rPr>
        <w:t xml:space="preserve"> цикл), поскольку он  </w:t>
      </w:r>
      <w:r w:rsidR="00C8174C" w:rsidRPr="00C8174C">
        <w:rPr>
          <w:rFonts w:ascii="Times New Roman" w:hAnsi="Times New Roman" w:cs="Times New Roman"/>
          <w:sz w:val="24"/>
          <w:szCs w:val="24"/>
        </w:rPr>
        <w:t>дает план и временной график по всем этапам проекта, упорядочивает ход конструирования</w:t>
      </w:r>
      <w:r w:rsidR="00C8174C">
        <w:rPr>
          <w:rFonts w:ascii="Times New Roman" w:hAnsi="Times New Roman" w:cs="Times New Roman"/>
          <w:sz w:val="24"/>
          <w:szCs w:val="24"/>
        </w:rPr>
        <w:t>. Проект нам надо сдать уже готовый.</w:t>
      </w:r>
    </w:p>
    <w:p w14:paraId="656FDF66" w14:textId="77777777" w:rsidR="00C8174C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C8174C" w:rsidRPr="00C8174C">
        <w:rPr>
          <w:rFonts w:ascii="Times New Roman" w:hAnsi="Times New Roman" w:cs="Times New Roman"/>
          <w:sz w:val="24"/>
          <w:szCs w:val="24"/>
        </w:rPr>
        <w:t>истемное ПО</w:t>
      </w:r>
      <w:r w:rsidRPr="007059A8">
        <w:rPr>
          <w:rFonts w:ascii="Times New Roman" w:hAnsi="Times New Roman" w:cs="Times New Roman"/>
          <w:sz w:val="24"/>
          <w:szCs w:val="24"/>
        </w:rPr>
        <w:t>:</w:t>
      </w:r>
      <w:r w:rsidR="00C817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DA321C" w14:textId="77777777" w:rsidR="00C8174C" w:rsidRPr="007059A8" w:rsidRDefault="00C8174C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Кодирование будм производить в среде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817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8174C">
        <w:rPr>
          <w:rFonts w:ascii="Times New Roman" w:hAnsi="Times New Roman" w:cs="Times New Roman"/>
          <w:sz w:val="24"/>
          <w:szCs w:val="24"/>
        </w:rPr>
        <w:t xml:space="preserve"> 2013, </w:t>
      </w:r>
      <w:r>
        <w:rPr>
          <w:rFonts w:ascii="Times New Roman" w:hAnsi="Times New Roman" w:cs="Times New Roman"/>
          <w:sz w:val="24"/>
          <w:szCs w:val="24"/>
        </w:rPr>
        <w:t xml:space="preserve">диаграммы на </w:t>
      </w:r>
      <w:r w:rsidRPr="00C8174C">
        <w:rPr>
          <w:rFonts w:ascii="Times New Roman" w:hAnsi="Times New Roman" w:cs="Times New Roman"/>
          <w:sz w:val="24"/>
          <w:szCs w:val="24"/>
        </w:rPr>
        <w:t>Software IdeasModeller</w:t>
      </w:r>
      <w:r>
        <w:rPr>
          <w:rFonts w:ascii="Times New Roman" w:hAnsi="Times New Roman" w:cs="Times New Roman"/>
          <w:sz w:val="24"/>
          <w:szCs w:val="24"/>
        </w:rPr>
        <w:t>,</w:t>
      </w:r>
      <w:r w:rsidR="00004CDB" w:rsidRPr="00004CDB">
        <w:t xml:space="preserve"> </w:t>
      </w:r>
      <w:r w:rsidR="00004CDB">
        <w:rPr>
          <w:rFonts w:ascii="Times New Roman" w:hAnsi="Times New Roman" w:cs="Times New Roman"/>
          <w:sz w:val="24"/>
          <w:szCs w:val="24"/>
        </w:rPr>
        <w:t>MS Project,</w:t>
      </w:r>
      <w:r>
        <w:rPr>
          <w:rFonts w:ascii="Times New Roman" w:hAnsi="Times New Roman" w:cs="Times New Roman"/>
          <w:sz w:val="24"/>
          <w:szCs w:val="24"/>
        </w:rPr>
        <w:t xml:space="preserve"> БД </w:t>
      </w:r>
      <w:r w:rsidRPr="00C8174C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C8174C">
        <w:rPr>
          <w:rFonts w:ascii="Times New Roman" w:hAnsi="Times New Roman" w:cs="Times New Roman"/>
          <w:sz w:val="24"/>
          <w:szCs w:val="24"/>
        </w:rPr>
        <w:t xml:space="preserve"> </w:t>
      </w:r>
      <w:r w:rsidRPr="00C8174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8174C">
        <w:rPr>
          <w:rFonts w:ascii="Times New Roman" w:hAnsi="Times New Roman" w:cs="Times New Roman"/>
          <w:sz w:val="24"/>
          <w:szCs w:val="24"/>
        </w:rPr>
        <w:t xml:space="preserve"> </w:t>
      </w:r>
      <w:r w:rsidRPr="00C8174C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C8174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>
        <w:rPr>
          <w:rFonts w:ascii="Times New Roman" w:hAnsi="Times New Roman" w:cs="Times New Roman"/>
          <w:sz w:val="24"/>
          <w:szCs w:val="24"/>
        </w:rPr>
        <w:t xml:space="preserve"> 8</w:t>
      </w:r>
      <w:r w:rsidR="007059A8" w:rsidRPr="007059A8">
        <w:rPr>
          <w:rFonts w:ascii="Times New Roman" w:hAnsi="Times New Roman" w:cs="Times New Roman"/>
          <w:sz w:val="24"/>
          <w:szCs w:val="24"/>
        </w:rPr>
        <w:t xml:space="preserve">, </w:t>
      </w:r>
      <w:r w:rsidR="007059A8">
        <w:rPr>
          <w:rFonts w:ascii="Times New Roman" w:hAnsi="Times New Roman" w:cs="Times New Roman"/>
          <w:sz w:val="24"/>
          <w:szCs w:val="24"/>
        </w:rPr>
        <w:t>Поскольку эти продукты быстрые, надежные и имеются в наличии.</w:t>
      </w:r>
      <w:r w:rsidR="007059A8" w:rsidRPr="007059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C11EC9" w14:textId="77777777" w:rsidR="00C8174C" w:rsidRDefault="009A1F2C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Планируется использовать языки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A1F2C">
        <w:rPr>
          <w:rFonts w:ascii="Times New Roman" w:hAnsi="Times New Roman" w:cs="Times New Roman"/>
          <w:sz w:val="24"/>
          <w:szCs w:val="24"/>
        </w:rPr>
        <w:t xml:space="preserve"># ,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A1F2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приложение планируеться типа 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Pr="009A1F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9A1F2C">
        <w:rPr>
          <w:rFonts w:ascii="Times New Roman" w:hAnsi="Times New Roman" w:cs="Times New Roman"/>
          <w:sz w:val="24"/>
          <w:szCs w:val="24"/>
        </w:rPr>
        <w:t xml:space="preserve">.  </w:t>
      </w:r>
      <w:r w:rsidRPr="007059A8">
        <w:rPr>
          <w:rFonts w:ascii="Times New Roman" w:hAnsi="Times New Roman" w:cs="Times New Roman"/>
          <w:sz w:val="24"/>
          <w:szCs w:val="24"/>
        </w:rPr>
        <w:t xml:space="preserve">// </w:t>
      </w:r>
      <w:r w:rsidRPr="009A1F2C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добавим реально используемые компоненты.</w:t>
      </w:r>
    </w:p>
    <w:p w14:paraId="4BC6CADA" w14:textId="77777777" w:rsidR="009A1F2C" w:rsidRPr="009A1F2C" w:rsidRDefault="009A1F2C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9A1F2C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//</w:t>
      </w:r>
      <w:r w:rsidRPr="009A1F2C">
        <w:rPr>
          <w:color w:val="E36C0A" w:themeColor="accent6" w:themeShade="BF"/>
        </w:rPr>
        <w:t xml:space="preserve"> </w:t>
      </w:r>
      <w:r w:rsidRPr="009A1F2C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 xml:space="preserve">необходимо привести варианты, их достоинства и недостатки и обоснование выбора.  </w:t>
      </w:r>
      <w:r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ПОЗЖЕ СДЕЛАЕМ</w:t>
      </w:r>
    </w:p>
    <w:p w14:paraId="2460F220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F31A78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92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3" w:author="frostball@gmail.com" w:date="2014-05-25T17:58:00Z">
        <w:r w:rsidRPr="00F31A78" w:rsidDel="00F31A78">
          <w:rPr>
            <w:rFonts w:ascii="Times New Roman" w:hAnsi="Times New Roman" w:cs="Times New Roman"/>
            <w:b w:val="0"/>
            <w:sz w:val="24"/>
            <w:szCs w:val="24"/>
            <w:rPrChange w:id="194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1.12 </w:delText>
        </w:r>
      </w:del>
      <w:bookmarkStart w:id="195" w:name="_Toc389069938"/>
      <w:r w:rsidRPr="00F31A78"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5"/>
    </w:p>
    <w:p w14:paraId="3DE7CFC2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07B75">
        <w:rPr>
          <w:rFonts w:ascii="Times New Roman" w:hAnsi="Times New Roman" w:cs="Times New Roman"/>
          <w:sz w:val="24"/>
          <w:szCs w:val="24"/>
        </w:rPr>
        <w:lastRenderedPageBreak/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использует 1 экран и 1 отчет. Экран используемый системой, это экран интерфейса пользователя, </w:t>
      </w:r>
      <w:r w:rsidRPr="00D07B75">
        <w:rPr>
          <w:rFonts w:ascii="Times New Roman" w:hAnsi="Times New Roman" w:cs="Times New Roman"/>
          <w:sz w:val="24"/>
          <w:szCs w:val="24"/>
        </w:rPr>
        <w:t xml:space="preserve">определяется как «простой» (количество представлений &lt;7 и &lt;4 таблиц данных). </w:t>
      </w:r>
      <w:r>
        <w:rPr>
          <w:rFonts w:ascii="Times New Roman" w:hAnsi="Times New Roman" w:cs="Times New Roman"/>
          <w:sz w:val="24"/>
          <w:szCs w:val="24"/>
        </w:rPr>
        <w:t>Отчет так же является простым так как содержит одну таблицу данных.</w:t>
      </w:r>
    </w:p>
    <w:p w14:paraId="60F9227D" w14:textId="77777777" w:rsidR="003E2E3C" w:rsidRPr="00D07B75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07B75">
        <w:rPr>
          <w:rFonts w:ascii="Times New Roman" w:hAnsi="Times New Roman" w:cs="Times New Roman"/>
          <w:sz w:val="24"/>
          <w:szCs w:val="24"/>
        </w:rPr>
        <w:t xml:space="preserve"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07B75">
        <w:rPr>
          <w:rFonts w:ascii="Times New Roman" w:hAnsi="Times New Roman" w:cs="Times New Roman"/>
          <w:sz w:val="24"/>
          <w:szCs w:val="24"/>
        </w:rPr>
        <w:t xml:space="preserve"> х (100 – 0)/100 =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07B75">
        <w:rPr>
          <w:rFonts w:ascii="Times New Roman" w:hAnsi="Times New Roman" w:cs="Times New Roman"/>
          <w:sz w:val="24"/>
          <w:szCs w:val="24"/>
        </w:rPr>
        <w:t>.</w:t>
      </w:r>
    </w:p>
    <w:p w14:paraId="50AD0A73" w14:textId="77777777" w:rsidR="003E2E3C" w:rsidRPr="00D07B75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07B75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>
        <w:rPr>
          <w:rFonts w:ascii="Times New Roman" w:hAnsi="Times New Roman" w:cs="Times New Roman"/>
          <w:sz w:val="24"/>
          <w:szCs w:val="24"/>
        </w:rPr>
        <w:t xml:space="preserve"> </w:t>
      </w:r>
      <w:r w:rsidRPr="00D07B75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>
        <w:rPr>
          <w:rFonts w:ascii="Times New Roman" w:hAnsi="Times New Roman" w:cs="Times New Roman"/>
          <w:sz w:val="24"/>
          <w:szCs w:val="24"/>
        </w:rPr>
        <w:t>13</w:t>
      </w:r>
      <w:r w:rsidRPr="00D07B75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C16C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16C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C16C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16CB">
        <w:rPr>
          <w:rFonts w:ascii="Times New Roman" w:eastAsia="Calibri" w:hAnsi="Times New Roman" w:cs="Times New Roman"/>
          <w:sz w:val="28"/>
          <w:szCs w:val="28"/>
        </w:rPr>
        <w:t xml:space="preserve">ЗАТРАТЫ = NOP /PROD [чел.-мес] =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9C16CB">
        <w:rPr>
          <w:rFonts w:ascii="Times New Roman" w:eastAsia="Calibri" w:hAnsi="Times New Roman" w:cs="Times New Roman"/>
          <w:sz w:val="28"/>
          <w:szCs w:val="28"/>
        </w:rPr>
        <w:t>/</w:t>
      </w:r>
      <w:r w:rsidR="0041258A">
        <w:rPr>
          <w:rFonts w:ascii="Times New Roman" w:eastAsia="Calibri" w:hAnsi="Times New Roman" w:cs="Times New Roman"/>
          <w:sz w:val="28"/>
          <w:szCs w:val="28"/>
        </w:rPr>
        <w:t>13</w:t>
      </w:r>
      <w:r w:rsidRPr="009C16C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9C16CB">
        <w:rPr>
          <w:rFonts w:ascii="Times New Roman" w:eastAsia="Calibri" w:hAnsi="Times New Roman" w:cs="Times New Roman"/>
          <w:sz w:val="28"/>
          <w:szCs w:val="28"/>
        </w:rPr>
        <w:t xml:space="preserve"> [чел.-мес]</w:t>
      </w:r>
    </w:p>
    <w:p w14:paraId="636DA174" w14:textId="77777777" w:rsidR="003E2E3C" w:rsidRPr="009C16C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16C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9C16CB">
        <w:rPr>
          <w:rFonts w:ascii="Times New Roman" w:eastAsia="Calibri" w:hAnsi="Times New Roman" w:cs="Times New Roman"/>
          <w:sz w:val="28"/>
          <w:szCs w:val="28"/>
        </w:rPr>
        <w:t xml:space="preserve"> 000 за чел.-месяц</w:t>
      </w:r>
      <w:r>
        <w:rPr>
          <w:rFonts w:ascii="Times New Roman" w:eastAsia="Calibri" w:hAnsi="Times New Roman" w:cs="Times New Roman"/>
          <w:sz w:val="28"/>
          <w:szCs w:val="28"/>
        </w:rPr>
        <w:t xml:space="preserve"> (рекомендуется брать 15000 но студенты мало получают)</w:t>
      </w:r>
      <w:r w:rsidRPr="009C16CB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FD7C4F7" w14:textId="77777777" w:rsidR="003E2E3C" w:rsidRPr="009C16C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16C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9C16CB">
        <w:rPr>
          <w:rFonts w:ascii="Times New Roman" w:eastAsia="Calibri" w:hAnsi="Times New Roman" w:cs="Times New Roman"/>
          <w:sz w:val="28"/>
          <w:szCs w:val="28"/>
        </w:rPr>
        <w:t xml:space="preserve"> х $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9C16CB">
        <w:rPr>
          <w:rFonts w:ascii="Times New Roman" w:eastAsia="Calibri" w:hAnsi="Times New Roman" w:cs="Times New Roman"/>
          <w:sz w:val="28"/>
          <w:szCs w:val="28"/>
        </w:rPr>
        <w:t>000 = $</w:t>
      </w:r>
      <w:r w:rsidR="0041258A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C16C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16C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C16C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C16C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C16C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C16CB">
        <w:rPr>
          <w:rFonts w:ascii="Times New Roman" w:eastAsia="Calibri" w:hAnsi="Times New Roman" w:cs="Times New Roman"/>
          <w:i/>
          <w:sz w:val="28"/>
          <w:szCs w:val="28"/>
        </w:rPr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C16C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C16C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C16C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C16C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C16C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C16C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C16C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Предсказуемость </w:t>
            </w: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C16C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C16C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C16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C16C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C16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C16C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C16C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выше среднего</w:t>
            </w:r>
          </w:p>
        </w:tc>
      </w:tr>
      <w:tr w:rsidR="003E2E3C" w:rsidRPr="009C16C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C16C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C16C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Default="003E2E3C" w:rsidP="003E2E3C">
      <w:pPr>
        <w:shd w:val="clear" w:color="auto" w:fill="FFFFFF"/>
        <w:ind w:firstLine="284"/>
        <w:jc w:val="center"/>
        <w:rPr>
          <w:sz w:val="24"/>
        </w:rPr>
      </w:pPr>
      <w:r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5" o:title=""/>
          </v:shape>
          <o:OLEObject Type="Embed" ProgID="Equation.3" ShapeID="_x0000_i1025" DrawAspect="Content" ObjectID="_1462823982" r:id="rId16"/>
        </w:object>
      </w:r>
      <w:r>
        <w:rPr>
          <w:sz w:val="24"/>
        </w:rPr>
        <w:t xml:space="preserve"> </w:t>
      </w:r>
    </w:p>
    <w:p w14:paraId="722550E3" w14:textId="77777777" w:rsidR="003E2E3C" w:rsidRDefault="003E2E3C" w:rsidP="003E2E3C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В = </w:t>
      </w:r>
      <w:r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TDEV</w:t>
      </w:r>
      <w:r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>
        <w:rPr>
          <w:rFonts w:ascii="Times New Roman" w:hAnsi="Times New Roman" w:cs="Times New Roman"/>
          <w:sz w:val="28"/>
          <w:szCs w:val="28"/>
        </w:rPr>
        <w:t xml:space="preserve">] х </w:t>
      </w:r>
      <w:r w:rsidRPr="001F1ABF">
        <w:rPr>
          <w:rFonts w:ascii="Times New Roman" w:hAnsi="Times New Roman" w:cs="Times New Roman"/>
          <w:sz w:val="28"/>
          <w:szCs w:val="28"/>
        </w:rPr>
        <w:t>SCEDPercentage</w:t>
      </w:r>
      <w:r>
        <w:rPr>
          <w:rFonts w:ascii="Times New Roman" w:hAnsi="Times New Roman" w:cs="Times New Roman"/>
          <w:sz w:val="28"/>
          <w:szCs w:val="28"/>
        </w:rPr>
        <w:t>/100 [мес]</w:t>
      </w:r>
    </w:p>
    <w:p w14:paraId="19F8D676" w14:textId="77777777" w:rsidR="003E2E3C" w:rsidRPr="001F1ABF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1ABF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C1738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</w:rPr>
        <w:t>4</w:t>
      </w:r>
      <w:r w:rsidRPr="00C17385">
        <w:rPr>
          <w:rFonts w:ascii="Times New Roman" w:hAnsi="Times New Roman" w:cs="Times New Roman"/>
          <w:color w:val="00B050"/>
          <w:sz w:val="28"/>
          <w:szCs w:val="28"/>
        </w:rPr>
        <w:t>0</w:t>
      </w:r>
      <w:r w:rsidRPr="001F1ABF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1ABF">
        <w:rPr>
          <w:rFonts w:ascii="Times New Roman" w:hAnsi="Times New Roman" w:cs="Times New Roman"/>
          <w:sz w:val="28"/>
          <w:szCs w:val="28"/>
        </w:rPr>
        <w:t>TDEV = [3,0х(0,</w:t>
      </w:r>
      <w:r w:rsidR="0041258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1ABF">
        <w:rPr>
          <w:rFonts w:ascii="Times New Roman" w:hAnsi="Times New Roman" w:cs="Times New Roman"/>
          <w:sz w:val="28"/>
          <w:szCs w:val="28"/>
        </w:rPr>
        <w:t>)</w:t>
      </w:r>
      <w:r w:rsidRPr="00C17385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C17385">
        <w:rPr>
          <w:rFonts w:ascii="Times New Roman" w:hAnsi="Times New Roman" w:cs="Times New Roman"/>
          <w:sz w:val="28"/>
          <w:szCs w:val="28"/>
        </w:rPr>
        <w:t>]</w:t>
      </w:r>
      <w:r w:rsidRPr="00C1738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1F1ABF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F1ABF">
        <w:rPr>
          <w:rFonts w:ascii="Times New Roman" w:hAnsi="Times New Roman" w:cs="Times New Roman"/>
          <w:sz w:val="28"/>
          <w:szCs w:val="28"/>
        </w:rPr>
        <w:t xml:space="preserve">0/100 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F1ABF">
        <w:rPr>
          <w:rFonts w:ascii="Times New Roman" w:hAnsi="Times New Roman" w:cs="Times New Roman"/>
          <w:sz w:val="28"/>
          <w:szCs w:val="28"/>
        </w:rPr>
        <w:t>.</w:t>
      </w:r>
      <w:r w:rsidR="0041258A">
        <w:rPr>
          <w:rFonts w:ascii="Times New Roman" w:hAnsi="Times New Roman" w:cs="Times New Roman"/>
          <w:sz w:val="28"/>
          <w:szCs w:val="28"/>
        </w:rPr>
        <w:t>7</w:t>
      </w:r>
      <w:r w:rsidRPr="001F1ABF">
        <w:rPr>
          <w:rFonts w:ascii="Times New Roman" w:hAnsi="Times New Roman" w:cs="Times New Roman"/>
          <w:sz w:val="28"/>
          <w:szCs w:val="28"/>
        </w:rPr>
        <w:t xml:space="preserve"> </w:t>
      </w:r>
      <w:r w:rsidRPr="001F1ABF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F31A78" w:rsidRDefault="002B4024" w:rsidP="00C43BBB">
      <w:pPr>
        <w:pStyle w:val="2"/>
        <w:rPr>
          <w:rFonts w:ascii="Times New Roman" w:hAnsi="Times New Roman" w:cs="Times New Roman"/>
          <w:b w:val="0"/>
          <w:sz w:val="24"/>
          <w:szCs w:val="24"/>
          <w:rPrChange w:id="197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8" w:author="frostball@gmail.com" w:date="2014-05-25T17:58:00Z">
        <w:r w:rsidRPr="00F31A78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F31A78" w:rsidDel="00F31A78">
          <w:rPr>
            <w:rFonts w:ascii="Times New Roman" w:hAnsi="Times New Roman" w:cs="Times New Roman"/>
            <w:b w:val="0"/>
            <w:sz w:val="24"/>
            <w:szCs w:val="24"/>
            <w:rPrChange w:id="200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1" w:name="_Toc389069939"/>
      <w:r w:rsidR="00C43BBB" w:rsidRPr="00F31A78">
        <w:rPr>
          <w:rFonts w:ascii="Times New Roman" w:hAnsi="Times New Roman" w:cs="Times New Roman"/>
          <w:b w:val="0"/>
          <w:sz w:val="24"/>
          <w:szCs w:val="24"/>
          <w:rPrChange w:id="202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1"/>
    </w:p>
    <w:p w14:paraId="632E7473" w14:textId="77777777" w:rsidR="001F1ABF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7F15F9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F15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7F15F9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27459A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004CDB">
        <w:rPr>
          <w:rFonts w:ascii="Times New Roman" w:hAnsi="Times New Roman" w:cs="Times New Roman"/>
          <w:sz w:val="24"/>
          <w:szCs w:val="24"/>
        </w:rPr>
        <w:t xml:space="preserve"> </w:t>
      </w:r>
      <w:r w:rsidR="00004CD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32B0020A" w14:textId="77777777" w:rsidR="007F15F9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Default="00C43BBB" w:rsidP="00C43BBB">
      <w:pPr>
        <w:pStyle w:val="1"/>
        <w:rPr>
          <w:rFonts w:ascii="Times New Roman" w:hAnsi="Times New Roman" w:cs="Times New Roman"/>
          <w:sz w:val="24"/>
          <w:szCs w:val="24"/>
        </w:rPr>
      </w:pPr>
      <w:del w:id="203" w:author="frostball@gmail.com" w:date="2014-05-25T18:00:00Z">
        <w:r w:rsidDel="00F31A78">
          <w:rPr>
            <w:rFonts w:ascii="Times New Roman" w:hAnsi="Times New Roman" w:cs="Times New Roman"/>
            <w:sz w:val="24"/>
            <w:szCs w:val="24"/>
          </w:rPr>
          <w:delText>2</w:delText>
        </w:r>
        <w:r w:rsidRPr="00C43BBB" w:rsidDel="00F31A78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4" w:name="_Toc389069940"/>
      <w:ins w:id="205" w:author="frostball@gmail.com" w:date="2014-05-25T18:00:00Z">
        <w:r w:rsidR="00F31A78">
          <w:rPr>
            <w:rFonts w:ascii="Times New Roman" w:hAnsi="Times New Roman" w:cs="Times New Roman"/>
            <w:sz w:val="24"/>
            <w:szCs w:val="24"/>
          </w:rPr>
          <w:t>Э</w:t>
        </w:r>
      </w:ins>
      <w:r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4"/>
    </w:p>
    <w:p w14:paraId="5B8F777D" w14:textId="77777777" w:rsidR="00C43BB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6" w:name="_Toc389069941"/>
      <w:r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6"/>
    </w:p>
    <w:p w14:paraId="2216C64A" w14:textId="5AE7D930" w:rsidR="00F6122E" w:rsidRPr="003A71E2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3A71E2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Краткое описание</w:t>
      </w:r>
      <w:r w:rsidRPr="00F612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система получает сообщение</w:t>
      </w:r>
    </w:p>
    <w:p w14:paraId="10CABD72" w14:textId="5D4E5100" w:rsidR="00F6122E" w:rsidRPr="00F6122E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Главные актеры</w:t>
      </w:r>
      <w:r w:rsidRPr="00F612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Внешняя система, система журнала сообщений.</w:t>
      </w:r>
    </w:p>
    <w:p w14:paraId="5E7A482F" w14:textId="77777777" w:rsidR="00F6122E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6122E">
        <w:rPr>
          <w:rFonts w:ascii="Times New Roman" w:hAnsi="Times New Roman" w:cs="Times New Roman"/>
          <w:sz w:val="24"/>
          <w:szCs w:val="24"/>
        </w:rPr>
        <w:t xml:space="preserve">внешняя </w:t>
      </w:r>
      <w:r>
        <w:rPr>
          <w:rFonts w:ascii="Times New Roman" w:hAnsi="Times New Roman" w:cs="Times New Roman"/>
          <w:sz w:val="24"/>
          <w:szCs w:val="24"/>
        </w:rPr>
        <w:t>система отправила сообщение</w:t>
      </w:r>
    </w:p>
    <w:p w14:paraId="6BBD2224" w14:textId="04B77094" w:rsidR="00F6122E" w:rsidRPr="00F6122E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журнал сообщений включен и настроен на прием сообщения от этой системы.</w:t>
      </w:r>
    </w:p>
    <w:p w14:paraId="40C4CF8A" w14:textId="57DE722D" w:rsidR="000423C4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3A71E2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71E2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3A71E2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Постусловия</w:t>
      </w:r>
      <w:r w:rsidRPr="003A71E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система готова к приему новых сообщений</w:t>
      </w:r>
    </w:p>
    <w:p w14:paraId="4E8C7708" w14:textId="37B5AEB7" w:rsidR="003A71E2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Альтернативные потоки</w:t>
      </w:r>
      <w:r w:rsidRPr="003A71E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система принимают сообщение от другой системы.</w:t>
      </w:r>
    </w:p>
    <w:p w14:paraId="4FFC7F2B" w14:textId="1F38C1E7" w:rsidR="003A71E2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AD1ADF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AD1ADF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AD1ADF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Краткое описание</w:t>
      </w:r>
      <w:r w:rsidRPr="00F612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 ищет сообщение в журнале</w:t>
      </w:r>
    </w:p>
    <w:p w14:paraId="5330FD71" w14:textId="4D1B62A8" w:rsidR="00AD1ADF" w:rsidRPr="00F6122E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Главные актеры</w:t>
      </w:r>
      <w:r w:rsidRPr="00F612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система журнала сообщений, пользователь</w:t>
      </w:r>
    </w:p>
    <w:p w14:paraId="1977B09E" w14:textId="0F3684BE" w:rsidR="00AD1ADF" w:rsidRP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Основной поток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E2DD7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2DD7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Иначе</w:t>
      </w:r>
      <w:r w:rsidRPr="00AD1AD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 ищет сообщение в интерфейсе БД</w:t>
      </w:r>
    </w:p>
    <w:p w14:paraId="5A0C5E56" w14:textId="787AAC9A" w:rsidR="00AD1ADF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AD1ADF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AD1ADF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1ADF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AD1ADF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1ADF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AD1ADF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1ADF">
        <w:rPr>
          <w:rFonts w:ascii="Times New Roman" w:hAnsi="Times New Roman" w:cs="Times New Roman"/>
          <w:sz w:val="24"/>
          <w:szCs w:val="24"/>
        </w:rPr>
        <w:t xml:space="preserve">Постусловия: </w:t>
      </w:r>
      <w:r>
        <w:rPr>
          <w:rFonts w:ascii="Times New Roman" w:hAnsi="Times New Roman" w:cs="Times New Roman"/>
          <w:sz w:val="24"/>
          <w:szCs w:val="24"/>
        </w:rPr>
        <w:t>система обновляется или выключается</w:t>
      </w:r>
    </w:p>
    <w:p w14:paraId="12C1F028" w14:textId="65D2A833" w:rsidR="00F6122E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1ADF">
        <w:rPr>
          <w:rFonts w:ascii="Times New Roman" w:hAnsi="Times New Roman" w:cs="Times New Roman"/>
          <w:sz w:val="24"/>
          <w:szCs w:val="24"/>
        </w:rPr>
        <w:t xml:space="preserve">Альтернативные потоки: </w:t>
      </w:r>
      <w:r>
        <w:rPr>
          <w:rFonts w:ascii="Times New Roman" w:hAnsi="Times New Roman" w:cs="Times New Roman"/>
          <w:sz w:val="24"/>
          <w:szCs w:val="24"/>
        </w:rPr>
        <w:t>выход</w:t>
      </w:r>
    </w:p>
    <w:p w14:paraId="702E011B" w14:textId="20788877" w:rsid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AD1ADF">
        <w:rPr>
          <w:rFonts w:ascii="Times New Roman" w:hAnsi="Times New Roman" w:cs="Times New Roman"/>
          <w:b/>
          <w:sz w:val="24"/>
          <w:szCs w:val="24"/>
        </w:rPr>
        <w:t>Прецедент «</w:t>
      </w:r>
      <w:r>
        <w:rPr>
          <w:rFonts w:ascii="Times New Roman" w:hAnsi="Times New Roman" w:cs="Times New Roman"/>
          <w:b/>
          <w:sz w:val="24"/>
          <w:szCs w:val="24"/>
        </w:rPr>
        <w:t>экспорт в другие форматы</w:t>
      </w:r>
      <w:r w:rsidRPr="00AD1ADF">
        <w:rPr>
          <w:rFonts w:ascii="Times New Roman" w:hAnsi="Times New Roman" w:cs="Times New Roman"/>
          <w:b/>
          <w:sz w:val="24"/>
          <w:szCs w:val="24"/>
        </w:rPr>
        <w:t>»</w:t>
      </w:r>
    </w:p>
    <w:p w14:paraId="2FED6D6F" w14:textId="12B52FF1" w:rsid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Краткое описание</w:t>
      </w:r>
      <w:r w:rsidRPr="00F612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 </w:t>
      </w:r>
      <w:r w:rsidR="009E2DD7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F6122E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Главные актеры</w:t>
      </w:r>
      <w:r w:rsidRPr="00F612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система журнала сообщений, пользователь</w:t>
      </w:r>
    </w:p>
    <w:p w14:paraId="10405E86" w14:textId="418ADDC8" w:rsidR="00AD1ADF" w:rsidRP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AD1ADF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Основной поток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E2DD7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E2DD7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E2DD7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E2DD7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Постусловия: переход в главное меню</w:t>
      </w:r>
    </w:p>
    <w:p w14:paraId="17947032" w14:textId="0890A52C" w:rsidR="009E2DD7" w:rsidRPr="009E2DD7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2DD7">
        <w:rPr>
          <w:rFonts w:ascii="Times New Roman" w:hAnsi="Times New Roman" w:cs="Times New Roman"/>
          <w:sz w:val="24"/>
          <w:szCs w:val="24"/>
        </w:rPr>
        <w:t xml:space="preserve">Альтернативные потоки: </w:t>
      </w:r>
      <w:r>
        <w:rPr>
          <w:rFonts w:ascii="Times New Roman" w:hAnsi="Times New Roman" w:cs="Times New Roman"/>
          <w:sz w:val="24"/>
          <w:szCs w:val="24"/>
        </w:rPr>
        <w:t>экспорт в другой формат</w:t>
      </w:r>
    </w:p>
    <w:p w14:paraId="30DB8B56" w14:textId="1196C967" w:rsidR="00F6122E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7" w:name="_Toc389069942"/>
      <w:r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7"/>
    </w:p>
    <w:p w14:paraId="595AAC23" w14:textId="77777777" w:rsidR="000423C4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C4F9A7" wp14:editId="55E85668">
            <wp:extent cx="5934075" cy="3876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2E6A4C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</w:t>
      </w:r>
      <w:r w:rsidR="004A6FFE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8E72D" wp14:editId="315A10F3">
            <wp:extent cx="5934075" cy="461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</w:t>
      </w:r>
      <w:r w:rsidR="004A6FFE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1949A36B">
            <wp:extent cx="5934075" cy="576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  <w:r w:rsidR="004A6FFE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069943"/>
      <w:r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8"/>
    </w:p>
    <w:p w14:paraId="575722C4" w14:textId="77777777" w:rsidR="00F6122E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61E97C4E">
            <wp:extent cx="5934075" cy="5391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9" w:name="_Toc389069944"/>
      <w:r>
        <w:rPr>
          <w:rFonts w:ascii="Times New Roman" w:hAnsi="Times New Roman" w:cs="Times New Roman"/>
          <w:sz w:val="24"/>
          <w:szCs w:val="24"/>
        </w:rPr>
        <w:lastRenderedPageBreak/>
        <w:t>Прототип пользовательского интерфейса.</w:t>
      </w:r>
      <w:bookmarkEnd w:id="209"/>
    </w:p>
    <w:p w14:paraId="5A516E3A" w14:textId="4FC6467E" w:rsidR="00F6122E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13. Прототип пользовательского интерфейса</w:t>
      </w:r>
    </w:p>
    <w:p w14:paraId="49809074" w14:textId="77777777" w:rsidR="00041315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классы анализа.</w:t>
      </w:r>
    </w:p>
    <w:p w14:paraId="1B51DAF9" w14:textId="77777777" w:rsidR="007A712D" w:rsidRPr="007A712D" w:rsidRDefault="007A712D" w:rsidP="007A712D"/>
    <w:p w14:paraId="2F999859" w14:textId="2D9A80F4" w:rsidR="00041315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04C97A45" w:rsidR="00041315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15.</w:t>
      </w:r>
    </w:p>
    <w:p w14:paraId="605A5706" w14:textId="77777777" w:rsidR="007A712D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235F9CAF" w:rsidR="007A712D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17. </w:t>
      </w:r>
    </w:p>
    <w:p w14:paraId="7FAD3E03" w14:textId="48706F29" w:rsidR="00041315" w:rsidRPr="00E41CDD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78F238C0" w:rsidR="00041315" w:rsidRPr="006C12C7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18.</w:t>
      </w:r>
    </w:p>
    <w:p w14:paraId="385AEBA8" w14:textId="5EEBE49C" w:rsidR="007B729A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r w:rsidR="007B729A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Default="00041315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04130EA0" w:rsidR="00041315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20.</w:t>
      </w:r>
    </w:p>
    <w:p w14:paraId="70D7A3EB" w14:textId="77777777" w:rsidR="00D93B13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7A712D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Уточненная оценка стоимости на основе функциональных указателей. </w:t>
      </w:r>
    </w:p>
    <w:p w14:paraId="59A39812" w14:textId="77777777" w:rsidR="00EB63C1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Используется 5 информационных характеристик.</w:t>
      </w:r>
    </w:p>
    <w:p w14:paraId="2B7B2C87" w14:textId="77777777" w:rsidR="002F0D13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1.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5.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Default="002F0D1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Default="002F0D1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Default="002F0D1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Default="002F0D1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FP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1" o:title=""/>
          </v:shape>
          <o:OLEObject Type="Embed" ProgID="Equation.3" ShapeID="_x0000_i1026" DrawAspect="Content" ObjectID="_1462823983" r:id="rId32"/>
        </w:object>
      </w:r>
      <w:r>
        <w:rPr>
          <w:rFonts w:ascii="Calibri" w:eastAsia="Calibri" w:hAnsi="Calibri" w:cs="Times New Roman"/>
          <w:color w:val="000000"/>
          <w:sz w:val="28"/>
          <w:szCs w:val="28"/>
          <w:lang w:val="es-EC"/>
        </w:rPr>
        <w:t>)</w:t>
      </w:r>
      <w:r>
        <w:rPr>
          <w:rFonts w:ascii="Calibri" w:eastAsia="Calibri" w:hAnsi="Calibri" w:cs="Times New Roman"/>
          <w:color w:val="000000"/>
          <w:sz w:val="28"/>
          <w:szCs w:val="28"/>
        </w:rPr>
        <w:t>=</w:t>
      </w:r>
      <w:r w:rsidR="006A6002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>
        <w:rPr>
          <w:rFonts w:ascii="Calibri" w:eastAsia="Calibri" w:hAnsi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х (0,65+0,01 х 4</w:t>
      </w:r>
      <w:r w:rsidR="006A6002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>
        <w:rPr>
          <w:rFonts w:ascii="Times New Roman" w:eastAsia="Times New Roman" w:hAnsi="Times New Roman" w:cs="Times New Roman"/>
          <w:sz w:val="28"/>
          <w:szCs w:val="28"/>
        </w:rPr>
        <w:t>77.76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>
        <w:rPr>
          <w:rFonts w:ascii="Times New Roman" w:eastAsia="Times New Roman" w:hAnsi="Times New Roman" w:cs="Times New Roman"/>
          <w:sz w:val="28"/>
          <w:szCs w:val="28"/>
        </w:rPr>
        <w:t>5.9</w:t>
      </w:r>
      <w:r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00=$</w:t>
      </w:r>
      <w:r>
        <w:rPr>
          <w:rFonts w:ascii="Calibri" w:eastAsia="Calibri" w:hAnsi="Calibri" w:cs="Times New Roman"/>
          <w:lang w:val="es-EC"/>
        </w:rPr>
        <w:t xml:space="preserve"> </w:t>
      </w:r>
      <w:r w:rsidR="007C4ED1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>
        <w:rPr>
          <w:rFonts w:ascii="Times New Roman" w:eastAsia="Times New Roman" w:hAnsi="Times New Roman" w:cs="Times New Roman"/>
          <w:sz w:val="28"/>
          <w:szCs w:val="28"/>
        </w:rPr>
        <w:t>5.9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>
        <w:rPr>
          <w:rFonts w:ascii="Times New Roman" w:eastAsia="Times New Roman" w:hAnsi="Times New Roman" w:cs="Times New Roman"/>
          <w:sz w:val="28"/>
          <w:szCs w:val="28"/>
        </w:rPr>
        <w:t>5.7</w:t>
      </w:r>
      <w:r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Default="000423C4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del w:id="210" w:author="frostball@gmail.com" w:date="2014-05-25T18:00:00Z">
        <w:r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1" w:name="_Toc389069945"/>
      <w:r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1"/>
    </w:p>
    <w:p w14:paraId="06D02A0D" w14:textId="77777777" w:rsidR="007C46C3" w:rsidRPr="007C46C3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C46C3">
        <w:rPr>
          <w:rFonts w:ascii="Times New Roman" w:hAnsi="Times New Roman" w:cs="Times New Roman"/>
          <w:sz w:val="24"/>
          <w:szCs w:val="24"/>
        </w:rPr>
        <w:t>Па</w:t>
      </w:r>
      <w:r>
        <w:rPr>
          <w:rFonts w:ascii="Times New Roman" w:hAnsi="Times New Roman" w:cs="Times New Roman"/>
          <w:sz w:val="24"/>
          <w:szCs w:val="24"/>
        </w:rPr>
        <w:t>ттерны</w:t>
      </w:r>
      <w:r w:rsidRPr="007C46C3">
        <w:rPr>
          <w:rFonts w:ascii="Times New Roman" w:hAnsi="Times New Roman" w:cs="Times New Roman"/>
          <w:sz w:val="24"/>
          <w:szCs w:val="24"/>
        </w:rPr>
        <w:t>:</w:t>
      </w:r>
    </w:p>
    <w:p w14:paraId="7AE9FBFA" w14:textId="77777777" w:rsidR="007C46C3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C46C3">
        <w:rPr>
          <w:rFonts w:ascii="Times New Roman" w:hAnsi="Times New Roman" w:cs="Times New Roman"/>
          <w:sz w:val="24"/>
          <w:szCs w:val="24"/>
        </w:rPr>
        <w:t xml:space="preserve">Модуль таблицы [ Table Modyle ]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7C46C3">
        <w:rPr>
          <w:rFonts w:ascii="Times New Roman" w:hAnsi="Times New Roman" w:cs="Times New Roman"/>
          <w:sz w:val="24"/>
          <w:szCs w:val="24"/>
        </w:rPr>
        <w:t>то объект, охватывающий логику обработки всех записей хранимой или виртуальной таблицы базы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749C0E" w14:textId="77777777" w:rsidR="00044C58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044C58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4C58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044C58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4C58">
        <w:rPr>
          <w:rFonts w:ascii="Times New Roman" w:hAnsi="Times New Roman" w:cs="Times New Roman"/>
          <w:sz w:val="24"/>
          <w:szCs w:val="24"/>
        </w:rPr>
        <w:t xml:space="preserve"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</w:t>
      </w:r>
      <w:r w:rsidRPr="00044C58">
        <w:rPr>
          <w:rFonts w:ascii="Times New Roman" w:hAnsi="Times New Roman" w:cs="Times New Roman"/>
          <w:sz w:val="24"/>
          <w:szCs w:val="24"/>
        </w:rPr>
        <w:lastRenderedPageBreak/>
        <w:t>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044C58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4C58">
        <w:rPr>
          <w:rFonts w:ascii="Times New Roman" w:hAnsi="Times New Roman" w:cs="Times New Roman"/>
          <w:sz w:val="24"/>
          <w:szCs w:val="24"/>
        </w:rPr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44C58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7C46C3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0423C4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2" w:name="_Toc389069946"/>
      <w:r w:rsidRPr="000423C4">
        <w:rPr>
          <w:rFonts w:ascii="Times New Roman" w:hAnsi="Times New Roman" w:cs="Times New Roman"/>
          <w:sz w:val="24"/>
          <w:szCs w:val="24"/>
        </w:rPr>
        <w:t>1 Студент</w:t>
      </w:r>
      <w:bookmarkEnd w:id="212"/>
    </w:p>
    <w:p w14:paraId="62C969B5" w14:textId="77777777" w:rsidR="000423C4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3" w:name="_Toc389069947"/>
      <w:r w:rsidRPr="000423C4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3"/>
    </w:p>
    <w:p w14:paraId="63E937FE" w14:textId="77777777" w:rsidR="000423C4" w:rsidRDefault="00E0090C" w:rsidP="000423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Диаграмма</w:t>
      </w:r>
      <w:r w:rsidR="00D6699D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Default="00186AD7" w:rsidP="000423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Default="00260C5B" w:rsidP="00FF467C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E0090C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E0090C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Default="00660229" w:rsidP="00EB0D3E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E0090C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7C46C3">
        <w:rPr>
          <w:rFonts w:ascii="Times New Roman" w:hAnsi="Times New Roman" w:cs="Times New Roman"/>
          <w:sz w:val="24"/>
        </w:rPr>
        <w:t>модуль таблицы</w:t>
      </w:r>
      <w:r w:rsidR="004E4C12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4E4C12">
        <w:rPr>
          <w:rFonts w:ascii="Times New Roman" w:hAnsi="Times New Roman" w:cs="Times New Roman"/>
          <w:sz w:val="24"/>
        </w:rPr>
        <w:t>преобразователь данных</w:t>
      </w:r>
      <w:r>
        <w:rPr>
          <w:rFonts w:ascii="Times New Roman" w:hAnsi="Times New Roman" w:cs="Times New Roman"/>
          <w:sz w:val="24"/>
        </w:rPr>
        <w:t xml:space="preserve"> </w:t>
      </w:r>
      <w:r w:rsidRPr="004E4C12">
        <w:rPr>
          <w:rFonts w:ascii="Times New Roman" w:hAnsi="Times New Roman" w:cs="Times New Roman"/>
          <w:sz w:val="24"/>
        </w:rPr>
        <w:t>(обращение к БД)</w:t>
      </w:r>
    </w:p>
    <w:p w14:paraId="23AE2A14" w14:textId="77777777" w:rsidR="002E15E8" w:rsidRDefault="002E15E8" w:rsidP="004E4C12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2E15E8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2E15E8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2E15E8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2E15E8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2E15E8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2E15E8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2E15E8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Default="004E4C12" w:rsidP="004E4C12">
      <w:pPr>
        <w:pStyle w:val="a7"/>
        <w:rPr>
          <w:rFonts w:ascii="Times New Roman" w:hAnsi="Times New Roman" w:cs="Times New Roman"/>
          <w:sz w:val="24"/>
        </w:rPr>
      </w:pPr>
    </w:p>
    <w:p w14:paraId="541E3FB6" w14:textId="77777777" w:rsidR="004E4C12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4E4C12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Default="00E07F91" w:rsidP="004E4C12">
      <w:pPr>
        <w:pStyle w:val="a7"/>
        <w:rPr>
          <w:rFonts w:ascii="Times New Roman" w:hAnsi="Times New Roman" w:cs="Times New Roman"/>
          <w:sz w:val="24"/>
        </w:rPr>
      </w:pPr>
      <w:r w:rsidRPr="00E07F91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56C68614" w14:textId="77777777" w:rsidR="007C46C3" w:rsidRPr="00E0090C" w:rsidRDefault="007C46C3" w:rsidP="00553855">
      <w:pPr>
        <w:pStyle w:val="a7"/>
        <w:rPr>
          <w:rFonts w:ascii="Times New Roman" w:hAnsi="Times New Roman" w:cs="Times New Roman"/>
          <w:sz w:val="24"/>
        </w:rPr>
      </w:pPr>
    </w:p>
    <w:p w14:paraId="19128024" w14:textId="77777777" w:rsidR="00E0090C" w:rsidRDefault="00BB66BB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E0090C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735A96" w:rsidRDefault="00735A96" w:rsidP="00BB66BB">
      <w:pPr>
        <w:pStyle w:val="a7"/>
        <w:rPr>
          <w:rFonts w:ascii="Times New Roman" w:hAnsi="Times New Roman" w:cs="Times New Roman"/>
          <w:b/>
          <w:sz w:val="24"/>
        </w:rPr>
      </w:pPr>
      <w:r w:rsidRPr="00735A96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F55BF0" w:rsidRDefault="00BB66BB" w:rsidP="00BB66BB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Default="00BF13D4" w:rsidP="00E0090C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96"/>
        <w:gridCol w:w="2940"/>
        <w:gridCol w:w="2889"/>
      </w:tblGrid>
      <w:tr w:rsidR="00BF13D4" w14:paraId="3F4115FA" w14:textId="77777777" w:rsidTr="00BF13D4">
        <w:tc>
          <w:tcPr>
            <w:tcW w:w="2872" w:type="dxa"/>
          </w:tcPr>
          <w:p w14:paraId="1D423B80" w14:textId="77777777" w:rsid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60" w:type="dxa"/>
          </w:tcPr>
          <w:p w14:paraId="10F16E93" w14:textId="77777777" w:rsid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93" w:type="dxa"/>
          </w:tcPr>
          <w:p w14:paraId="192BC569" w14:textId="77777777" w:rsid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14:paraId="18158DAC" w14:textId="77777777" w:rsidTr="00BF13D4">
        <w:trPr>
          <w:trHeight w:val="42"/>
        </w:trPr>
        <w:tc>
          <w:tcPr>
            <w:tcW w:w="2872" w:type="dxa"/>
            <w:vMerge w:val="restart"/>
          </w:tcPr>
          <w:p w14:paraId="3EF4E093" w14:textId="77777777" w:rsid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BF13D4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860" w:type="dxa"/>
          </w:tcPr>
          <w:p w14:paraId="53584F8D" w14:textId="77777777" w:rsid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BF13D4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2893" w:type="dxa"/>
          </w:tcPr>
          <w:p w14:paraId="7DF0C07E" w14:textId="77777777" w:rsid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BF13D4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BE372A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F13D4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F13D4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BF13D4" w:rsidRPr="00BE372A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D758FCE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F13D4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F13D4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BF13D4" w:rsidRPr="00BE372A" w14:paraId="39519418" w14:textId="77777777" w:rsidTr="00BF13D4">
        <w:trPr>
          <w:trHeight w:val="38"/>
        </w:trPr>
        <w:tc>
          <w:tcPr>
            <w:tcW w:w="2872" w:type="dxa"/>
            <w:vMerge/>
          </w:tcPr>
          <w:p w14:paraId="4AF83AB1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FF0701E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360A043E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BE372A" w14:paraId="388F2997" w14:textId="77777777" w:rsidTr="00BF13D4">
        <w:trPr>
          <w:trHeight w:val="38"/>
        </w:trPr>
        <w:tc>
          <w:tcPr>
            <w:tcW w:w="2872" w:type="dxa"/>
            <w:vMerge/>
          </w:tcPr>
          <w:p w14:paraId="09AB20D5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05174321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687701DB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BE372A" w14:paraId="218FE483" w14:textId="77777777" w:rsidTr="00BF13D4">
        <w:trPr>
          <w:trHeight w:val="38"/>
        </w:trPr>
        <w:tc>
          <w:tcPr>
            <w:tcW w:w="2872" w:type="dxa"/>
            <w:vMerge/>
          </w:tcPr>
          <w:p w14:paraId="673B696F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6D48B085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8A8DF6C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BE372A" w14:paraId="23ED9C62" w14:textId="77777777" w:rsidTr="00BF13D4">
        <w:trPr>
          <w:trHeight w:val="38"/>
        </w:trPr>
        <w:tc>
          <w:tcPr>
            <w:tcW w:w="2872" w:type="dxa"/>
            <w:vMerge/>
          </w:tcPr>
          <w:p w14:paraId="283E4ADC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78CAA885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1AFE4EA" w14:textId="77777777" w:rsidR="00BF13D4" w:rsidRPr="00BF13D4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6D9517FE" w14:textId="77777777" w:rsidR="00BF13D4" w:rsidRPr="00BF13D4" w:rsidRDefault="00BF13D4" w:rsidP="00E0090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E06363" w14:textId="21665961" w:rsidR="00A91415" w:rsidRDefault="00A91415" w:rsidP="00A91415">
      <w:pPr>
        <w:pStyle w:val="a7"/>
        <w:rPr>
          <w:ins w:id="214" w:author="I TIX" w:date="2014-05-27T23:43:00Z"/>
          <w:rFonts w:ascii="Times New Roman" w:hAnsi="Times New Roman" w:cs="Times New Roman"/>
          <w:b/>
          <w:sz w:val="24"/>
        </w:rPr>
      </w:pPr>
      <w:ins w:id="215" w:author="I TIX" w:date="2014-05-27T23:43:00Z">
        <w:r w:rsidRPr="00735A96">
          <w:rPr>
            <w:rFonts w:ascii="Times New Roman" w:hAnsi="Times New Roman" w:cs="Times New Roman"/>
            <w:b/>
            <w:sz w:val="24"/>
          </w:rPr>
          <w:t xml:space="preserve">Итерация </w:t>
        </w:r>
        <w:r>
          <w:rPr>
            <w:rFonts w:ascii="Times New Roman" w:hAnsi="Times New Roman" w:cs="Times New Roman"/>
            <w:b/>
            <w:sz w:val="24"/>
          </w:rPr>
          <w:t>2</w:t>
        </w:r>
      </w:ins>
    </w:p>
    <w:p w14:paraId="28E2D732" w14:textId="77777777" w:rsidR="00A91415" w:rsidRDefault="00A91415" w:rsidP="00A91415">
      <w:pPr>
        <w:pStyle w:val="a7"/>
        <w:rPr>
          <w:ins w:id="216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14:paraId="5001CE7E" w14:textId="77777777" w:rsidTr="00EC3DC3">
        <w:trPr>
          <w:ins w:id="217" w:author="I TIX" w:date="2014-05-27T23:43:00Z"/>
        </w:trPr>
        <w:tc>
          <w:tcPr>
            <w:tcW w:w="1870" w:type="dxa"/>
          </w:tcPr>
          <w:p w14:paraId="61DAB918" w14:textId="3819E057" w:rsidR="00A91415" w:rsidRDefault="00E85982" w:rsidP="00A91415">
            <w:pPr>
              <w:pStyle w:val="a7"/>
              <w:ind w:left="0"/>
              <w:rPr>
                <w:ins w:id="218" w:author="I TIX" w:date="2014-05-27T23:43:00Z"/>
                <w:rFonts w:ascii="Times New Roman" w:hAnsi="Times New Roman" w:cs="Times New Roman"/>
                <w:sz w:val="24"/>
              </w:rPr>
            </w:pPr>
            <w:ins w:id="219" w:author="I TIX" w:date="2014-05-27T23:43:00Z">
              <w:r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Default="00E85982" w:rsidP="00A91415">
            <w:pPr>
              <w:pStyle w:val="a7"/>
              <w:ind w:left="0"/>
              <w:rPr>
                <w:ins w:id="220" w:author="I TIX" w:date="2014-05-27T23:43:00Z"/>
                <w:rFonts w:ascii="Times New Roman" w:hAnsi="Times New Roman" w:cs="Times New Roman"/>
                <w:sz w:val="24"/>
              </w:rPr>
            </w:pPr>
            <w:ins w:id="221" w:author="I TIX" w:date="2014-05-27T23:43:00Z">
              <w:r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Default="00E85982" w:rsidP="00A91415">
            <w:pPr>
              <w:pStyle w:val="a7"/>
              <w:ind w:left="0"/>
              <w:rPr>
                <w:ins w:id="222" w:author="I TIX" w:date="2014-05-27T23:43:00Z"/>
                <w:rFonts w:ascii="Times New Roman" w:hAnsi="Times New Roman" w:cs="Times New Roman"/>
                <w:sz w:val="24"/>
              </w:rPr>
            </w:pPr>
            <w:ins w:id="223" w:author="I TIX" w:date="2014-05-27T23:43:00Z">
              <w:r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14:paraId="1487862E" w14:textId="77777777" w:rsidTr="00EC3DC3">
        <w:trPr>
          <w:trHeight w:val="165"/>
          <w:ins w:id="224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Default="00EC3DC3" w:rsidP="00A91415">
            <w:pPr>
              <w:pStyle w:val="a7"/>
              <w:ind w:left="0"/>
              <w:rPr>
                <w:ins w:id="225" w:author="I TIX" w:date="2014-05-27T23:43:00Z"/>
                <w:rFonts w:ascii="Times New Roman" w:hAnsi="Times New Roman" w:cs="Times New Roman"/>
                <w:sz w:val="24"/>
              </w:rPr>
            </w:pPr>
            <w:ins w:id="226" w:author="I TIX" w:date="2014-05-27T23:52:00Z">
              <w:r w:rsidRPr="00EC3DC3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ins w:id="227" w:author="I TIX" w:date="2014-05-27T23:53:00Z">
              <w:r w:rsidRPr="00EC3DC3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E85982" w:rsidRDefault="00EC3DC3" w:rsidP="00A91415">
            <w:pPr>
              <w:pStyle w:val="a7"/>
              <w:ind w:left="0"/>
              <w:rPr>
                <w:ins w:id="228" w:author="I TIX" w:date="2014-05-27T23:43:00Z"/>
                <w:rFonts w:ascii="Times New Roman" w:hAnsi="Times New Roman" w:cs="Times New Roman"/>
                <w:sz w:val="24"/>
                <w:lang w:val="en-US"/>
                <w:rPrChange w:id="229" w:author="I TIX" w:date="2014-05-27T23:52:00Z">
                  <w:rPr>
                    <w:ins w:id="230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EC3DC3" w:rsidRDefault="00EC3DC3" w:rsidP="00A91415">
            <w:pPr>
              <w:pStyle w:val="a7"/>
              <w:ind w:left="0"/>
              <w:rPr>
                <w:ins w:id="231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BE372A" w14:paraId="2F20E321" w14:textId="77777777" w:rsidTr="00EC3DC3">
        <w:trPr>
          <w:trHeight w:val="165"/>
          <w:ins w:id="232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EC3DC3" w:rsidRDefault="00EC3DC3" w:rsidP="00A91415">
            <w:pPr>
              <w:pStyle w:val="a7"/>
              <w:ind w:left="0"/>
              <w:rPr>
                <w:ins w:id="233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EC3DC3" w:rsidRDefault="00EC3DC3" w:rsidP="00A91415">
            <w:pPr>
              <w:pStyle w:val="a7"/>
              <w:ind w:left="0"/>
              <w:rPr>
                <w:ins w:id="234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EC3DC3" w:rsidRDefault="00EC3DC3" w:rsidP="00A91415">
            <w:pPr>
              <w:pStyle w:val="a7"/>
              <w:ind w:left="0"/>
              <w:rPr>
                <w:ins w:id="235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BE372A" w14:paraId="13D3EF59" w14:textId="77777777" w:rsidTr="00EC3DC3">
        <w:trPr>
          <w:trHeight w:val="165"/>
          <w:ins w:id="236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EC3DC3" w:rsidRDefault="00EC3DC3" w:rsidP="00A91415">
            <w:pPr>
              <w:pStyle w:val="a7"/>
              <w:ind w:left="0"/>
              <w:rPr>
                <w:ins w:id="23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EC3DC3" w:rsidRDefault="00EC3DC3" w:rsidP="00A91415">
            <w:pPr>
              <w:pStyle w:val="a7"/>
              <w:ind w:left="0"/>
              <w:rPr>
                <w:ins w:id="23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EC3DC3" w:rsidRDefault="00EC3DC3" w:rsidP="00A91415">
            <w:pPr>
              <w:pStyle w:val="a7"/>
              <w:ind w:left="0"/>
              <w:rPr>
                <w:ins w:id="239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EC3DC3" w14:paraId="4AE08AF1" w14:textId="77777777" w:rsidTr="00EC3DC3">
        <w:trPr>
          <w:trHeight w:val="165"/>
          <w:ins w:id="240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EC3DC3" w:rsidRDefault="00EC3DC3" w:rsidP="00A91415">
            <w:pPr>
              <w:pStyle w:val="a7"/>
              <w:ind w:left="0"/>
              <w:rPr>
                <w:ins w:id="241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EC3DC3" w:rsidRDefault="00EC3DC3" w:rsidP="00A91415">
            <w:pPr>
              <w:pStyle w:val="a7"/>
              <w:ind w:left="0"/>
              <w:rPr>
                <w:ins w:id="242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EC3DC3" w:rsidRDefault="00EC3DC3" w:rsidP="00A91415">
            <w:pPr>
              <w:pStyle w:val="a7"/>
              <w:ind w:left="0"/>
              <w:rPr>
                <w:ins w:id="243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BE372A" w14:paraId="19BF7C9F" w14:textId="77777777" w:rsidTr="00EC3DC3">
        <w:trPr>
          <w:trHeight w:val="550"/>
          <w:ins w:id="244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EC3DC3" w:rsidRDefault="00EC3DC3" w:rsidP="00A91415">
            <w:pPr>
              <w:pStyle w:val="a7"/>
              <w:ind w:left="0"/>
              <w:rPr>
                <w:ins w:id="245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EC3DC3" w:rsidRDefault="00EC3DC3" w:rsidP="00A91415">
            <w:pPr>
              <w:pStyle w:val="a7"/>
              <w:ind w:left="0"/>
              <w:rPr>
                <w:ins w:id="24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EC3DC3" w:rsidRDefault="00EC3DC3" w:rsidP="00A91415">
            <w:pPr>
              <w:pStyle w:val="a7"/>
              <w:ind w:left="0"/>
              <w:rPr>
                <w:ins w:id="247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BE372A" w14:paraId="2E77A929" w14:textId="77777777" w:rsidTr="00EC3DC3">
        <w:trPr>
          <w:trHeight w:val="550"/>
          <w:ins w:id="248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EC3DC3" w:rsidRDefault="00EC3DC3" w:rsidP="00A91415">
            <w:pPr>
              <w:pStyle w:val="a7"/>
              <w:ind w:left="0"/>
              <w:rPr>
                <w:ins w:id="249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EC3DC3" w:rsidRDefault="00EC3DC3" w:rsidP="00A91415">
            <w:pPr>
              <w:pStyle w:val="a7"/>
              <w:ind w:left="0"/>
              <w:rPr>
                <w:ins w:id="250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BE372A" w14:paraId="167CA4F3" w14:textId="77777777" w:rsidTr="00EC3DC3">
        <w:trPr>
          <w:trHeight w:val="413"/>
          <w:ins w:id="251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EC3DC3" w:rsidRDefault="00EC3DC3" w:rsidP="00A91415">
            <w:pPr>
              <w:pStyle w:val="a7"/>
              <w:ind w:left="0"/>
              <w:rPr>
                <w:ins w:id="252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EC3DC3" w:rsidRDefault="00EC3DC3" w:rsidP="00A91415">
            <w:pPr>
              <w:pStyle w:val="a7"/>
              <w:ind w:left="0"/>
              <w:rPr>
                <w:ins w:id="253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BE372A" w14:paraId="28C80B66" w14:textId="77777777" w:rsidTr="00EC3DC3">
        <w:trPr>
          <w:trHeight w:val="412"/>
          <w:ins w:id="254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EC3DC3" w:rsidRDefault="00EC3DC3" w:rsidP="00A91415">
            <w:pPr>
              <w:pStyle w:val="a7"/>
              <w:ind w:left="0"/>
              <w:rPr>
                <w:ins w:id="255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EC3DC3" w:rsidRDefault="00EC3DC3" w:rsidP="00A91415">
            <w:pPr>
              <w:pStyle w:val="a7"/>
              <w:ind w:left="0"/>
              <w:rPr>
                <w:ins w:id="25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EC3DC3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C3DC3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EC3DC3" w:rsidRDefault="00A91415" w:rsidP="00A91415">
      <w:pPr>
        <w:pStyle w:val="a7"/>
        <w:rPr>
          <w:ins w:id="257" w:author="I TIX" w:date="2014-05-27T23:43:00Z"/>
          <w:rFonts w:ascii="Times New Roman" w:hAnsi="Times New Roman" w:cs="Times New Roman"/>
          <w:sz w:val="24"/>
          <w:lang w:val="en-US"/>
          <w:rPrChange w:id="258" w:author="I TIX" w:date="2014-05-27T23:43:00Z">
            <w:rPr>
              <w:ins w:id="259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BF13D4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14:paraId="48050FC9" w14:textId="77777777" w:rsidTr="00EC3DC3">
        <w:tc>
          <w:tcPr>
            <w:tcW w:w="3115" w:type="dxa"/>
          </w:tcPr>
          <w:p w14:paraId="761EF386" w14:textId="62B2BC08" w:rsidR="00EC3DC3" w:rsidRPr="00EC3DC3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EC3DC3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EC3DC3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BE372A" w14:paraId="58FC3BBA" w14:textId="77777777" w:rsidTr="00EC3DC3">
        <w:tc>
          <w:tcPr>
            <w:tcW w:w="3115" w:type="dxa"/>
          </w:tcPr>
          <w:p w14:paraId="053B61D2" w14:textId="71BF11F0" w:rsidR="00EC3DC3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BF13D4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EC3DC3" w14:paraId="47937D49" w14:textId="77777777" w:rsidTr="00C87CF8">
        <w:tc>
          <w:tcPr>
            <w:tcW w:w="3050" w:type="dxa"/>
          </w:tcPr>
          <w:p w14:paraId="2456F591" w14:textId="77777777" w:rsidR="00EC3DC3" w:rsidRPr="00EC3DC3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EC3DC3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EC3DC3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BE372A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 xml:space="preserve">    c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</w:tc>
      </w:tr>
      <w:tr w:rsidR="00C87CF8" w:rsidRPr="00BE372A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C87CF8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9410E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BE372A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C87CF8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EC3DC3" w14:paraId="042C4D34" w14:textId="77777777" w:rsidTr="00C9410E">
        <w:tc>
          <w:tcPr>
            <w:tcW w:w="3053" w:type="dxa"/>
          </w:tcPr>
          <w:p w14:paraId="4617A458" w14:textId="77777777" w:rsidR="00C87CF8" w:rsidRPr="00EC3DC3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EC3DC3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EC3DC3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BE372A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87CF8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BE372A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C87CF8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C87CF8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9410E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Default="00C87CF8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13"/>
        <w:gridCol w:w="3046"/>
        <w:gridCol w:w="3286"/>
      </w:tblGrid>
      <w:tr w:rsidR="00F017F1" w14:paraId="1288E763" w14:textId="77777777" w:rsidTr="00F017F1">
        <w:tc>
          <w:tcPr>
            <w:tcW w:w="3115" w:type="dxa"/>
          </w:tcPr>
          <w:p w14:paraId="3948129A" w14:textId="00F61048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FE8247" w14:textId="7ADB5353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6AD89995" w14:textId="4B1887B2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BE372A" w14:paraId="7C1270B3" w14:textId="77777777" w:rsidTr="00F017F1">
        <w:trPr>
          <w:trHeight w:val="185"/>
        </w:trPr>
        <w:tc>
          <w:tcPr>
            <w:tcW w:w="3115" w:type="dxa"/>
            <w:vMerge w:val="restart"/>
          </w:tcPr>
          <w:p w14:paraId="292176FD" w14:textId="4F702711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017F1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</w:p>
        </w:tc>
        <w:tc>
          <w:tcPr>
            <w:tcW w:w="3115" w:type="dxa"/>
            <w:vMerge w:val="restart"/>
          </w:tcPr>
          <w:p w14:paraId="03DEA054" w14:textId="4AF7E8F1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017F1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115" w:type="dxa"/>
          </w:tcPr>
          <w:p w14:paraId="0EB976E2" w14:textId="67E08B1E" w:rsidR="00F017F1" w:rsidRP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017F1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BE372A" w14:paraId="48E2CA5D" w14:textId="77777777" w:rsidTr="00F017F1">
        <w:trPr>
          <w:trHeight w:val="185"/>
        </w:trPr>
        <w:tc>
          <w:tcPr>
            <w:tcW w:w="3115" w:type="dxa"/>
            <w:vMerge/>
          </w:tcPr>
          <w:p w14:paraId="738B257E" w14:textId="77777777" w:rsidR="00F017F1" w:rsidRP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  <w:vMerge/>
          </w:tcPr>
          <w:p w14:paraId="3C2A36A7" w14:textId="77777777" w:rsidR="00F017F1" w:rsidRP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3A7F8374" w14:textId="4B1FF28B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017F1">
              <w:rPr>
                <w:rFonts w:ascii="Times New Roman" w:hAnsi="Times New Roman" w:cs="Times New Roman"/>
                <w:sz w:val="24"/>
                <w:lang w:val="en-US"/>
              </w:rPr>
              <w:t xml:space="preserve">public void Export(string path, int index, </w:t>
            </w:r>
            <w:r w:rsidRPr="00F017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IEnumerable&lt;Message&gt; messages)</w:t>
            </w:r>
          </w:p>
        </w:tc>
      </w:tr>
      <w:tr w:rsidR="00F017F1" w14:paraId="4F04CB2E" w14:textId="77777777" w:rsidTr="00F017F1">
        <w:trPr>
          <w:trHeight w:val="185"/>
        </w:trPr>
        <w:tc>
          <w:tcPr>
            <w:tcW w:w="3115" w:type="dxa"/>
            <w:vMerge/>
          </w:tcPr>
          <w:p w14:paraId="3F7A27BA" w14:textId="77777777" w:rsidR="00F017F1" w:rsidRP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  <w:vMerge/>
          </w:tcPr>
          <w:p w14:paraId="4C52F185" w14:textId="77777777" w:rsidR="00F017F1" w:rsidRP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25086B30" w14:textId="2A350A28" w:rsidR="00F017F1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0C99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</w:tbl>
    <w:p w14:paraId="2EFAF2D5" w14:textId="13A83F51" w:rsidR="00F017F1" w:rsidRDefault="00BE372A" w:rsidP="000423C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637AB8" wp14:editId="455B8F99">
            <wp:extent cx="6219825" cy="6124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B241" w14:textId="7BCBEE6D" w:rsidR="00C3678E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иерархия классов </w:t>
      </w:r>
      <w:r>
        <w:rPr>
          <w:rFonts w:ascii="Times New Roman" w:hAnsi="Times New Roman" w:cs="Times New Roman"/>
          <w:sz w:val="24"/>
          <w:lang w:val="en-US"/>
        </w:rPr>
        <w:t xml:space="preserve">client </w:t>
      </w:r>
    </w:p>
    <w:p w14:paraId="59CF2BB0" w14:textId="77777777" w:rsidR="00C3678E" w:rsidRPr="00C3678E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F45A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F45AA">
        <w:rPr>
          <w:rFonts w:ascii="Times New Roman" w:hAnsi="Times New Roman" w:cs="Times New Roman"/>
          <w:sz w:val="24"/>
          <w:lang w:val="en-US"/>
        </w:rPr>
        <w:t>Оценка качества проекта:</w:t>
      </w:r>
    </w:p>
    <w:p w14:paraId="6940B8FF" w14:textId="77777777" w:rsidR="000F45AA" w:rsidRPr="000F45AA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F45AA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BE372A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F45AA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равняться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количеству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методов</w:t>
      </w:r>
      <w:r w:rsidR="00360E32"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в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классе.</w:t>
      </w:r>
      <w:r w:rsidR="00360E32"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Подсчитываются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только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методы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текущего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класса. 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Унаследованные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методы 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игнорируются.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Метрика</w:t>
      </w:r>
      <w:r w:rsidR="00360E32">
        <w:rPr>
          <w:rFonts w:ascii="Times New Roman" w:hAnsi="Times New Roman" w:cs="Times New Roman"/>
          <w:sz w:val="24"/>
        </w:rPr>
        <w:t xml:space="preserve">   </w:t>
      </w:r>
      <w:r w:rsidRPr="000F45AA">
        <w:rPr>
          <w:rFonts w:ascii="Times New Roman" w:hAnsi="Times New Roman" w:cs="Times New Roman"/>
          <w:sz w:val="24"/>
        </w:rPr>
        <w:t> WMC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дает 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относительную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меру 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сложности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класса. Считаем, 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что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все</w:t>
      </w:r>
      <w:r w:rsidR="00360E32"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методы</w:t>
      </w:r>
      <w:r w:rsidR="00360E32"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класса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имеют 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одинаковую</w:t>
      </w:r>
      <w:r w:rsidR="00360E32"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сложность</w:t>
      </w:r>
      <w:r w:rsidRPr="00BE372A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BE372A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="00360E32" w:rsidRPr="00BE372A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360E32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WNC</w:t>
      </w:r>
      <w:r w:rsidRPr="00360E32">
        <w:rPr>
          <w:rFonts w:ascii="Times New Roman" w:hAnsi="Times New Roman" w:cs="Times New Roman"/>
          <w:sz w:val="24"/>
          <w:lang w:val="en-US"/>
        </w:rPr>
        <w:t xml:space="preserve"> </w:t>
      </w:r>
      <w:r w:rsidR="00360E32" w:rsidRPr="00360E32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4AA7B324" w:rsidR="00360E32" w:rsidRPr="002502AD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360E32">
        <w:rPr>
          <w:rFonts w:ascii="Times New Roman" w:hAnsi="Times New Roman" w:cs="Times New Roman"/>
          <w:sz w:val="24"/>
          <w:lang w:val="en-US"/>
        </w:rPr>
        <w:t xml:space="preserve"> </w:t>
      </w:r>
      <w:r w:rsidR="00360E32" w:rsidRPr="00360E32">
        <w:rPr>
          <w:rFonts w:ascii="Times New Roman" w:hAnsi="Times New Roman" w:cs="Times New Roman"/>
          <w:sz w:val="24"/>
          <w:lang w:val="en-US"/>
        </w:rPr>
        <w:t>class LogExportToTXT=</w:t>
      </w:r>
      <w:r w:rsidR="002502AD" w:rsidRPr="002502AD">
        <w:rPr>
          <w:rFonts w:ascii="Times New Roman" w:hAnsi="Times New Roman" w:cs="Times New Roman"/>
          <w:sz w:val="24"/>
          <w:lang w:val="en-US"/>
        </w:rPr>
        <w:t>2</w:t>
      </w:r>
    </w:p>
    <w:p w14:paraId="54D52D89" w14:textId="118A175D" w:rsidR="00360E32" w:rsidRPr="002502AD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360E32">
        <w:rPr>
          <w:rFonts w:ascii="Times New Roman" w:hAnsi="Times New Roman" w:cs="Times New Roman"/>
          <w:sz w:val="24"/>
          <w:lang w:val="en-US"/>
        </w:rPr>
        <w:t xml:space="preserve"> </w:t>
      </w:r>
      <w:r w:rsidR="00360E32" w:rsidRPr="00360E32">
        <w:rPr>
          <w:rFonts w:ascii="Times New Roman" w:hAnsi="Times New Roman" w:cs="Times New Roman"/>
          <w:sz w:val="24"/>
          <w:lang w:val="en-US"/>
        </w:rPr>
        <w:t>class LogExportToXML</w:t>
      </w:r>
      <w:r w:rsidR="00360E32" w:rsidRPr="00F017F1">
        <w:rPr>
          <w:rFonts w:ascii="Times New Roman" w:hAnsi="Times New Roman" w:cs="Times New Roman"/>
          <w:sz w:val="24"/>
          <w:lang w:val="en-US"/>
        </w:rPr>
        <w:t>=</w:t>
      </w:r>
      <w:r w:rsidR="002502AD">
        <w:rPr>
          <w:rFonts w:ascii="Times New Roman" w:hAnsi="Times New Roman" w:cs="Times New Roman"/>
          <w:sz w:val="24"/>
        </w:rPr>
        <w:t>2</w:t>
      </w:r>
    </w:p>
    <w:p w14:paraId="1C97919E" w14:textId="284A3EE4" w:rsidR="00F017F1" w:rsidRPr="00F017F1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F017F1">
        <w:rPr>
          <w:rFonts w:ascii="Times New Roman" w:hAnsi="Times New Roman" w:cs="Times New Roman"/>
          <w:sz w:val="24"/>
          <w:lang w:val="en-US"/>
        </w:rPr>
        <w:t xml:space="preserve"> </w:t>
      </w:r>
      <w:r w:rsidR="00F017F1" w:rsidRPr="00F017F1">
        <w:rPr>
          <w:rFonts w:ascii="Times New Roman" w:hAnsi="Times New Roman" w:cs="Times New Roman"/>
          <w:sz w:val="24"/>
          <w:lang w:val="en-US"/>
        </w:rPr>
        <w:t>class LogExporter</w:t>
      </w:r>
      <w:r w:rsidR="00F017F1">
        <w:rPr>
          <w:rFonts w:ascii="Times New Roman" w:hAnsi="Times New Roman" w:cs="Times New Roman"/>
          <w:sz w:val="24"/>
          <w:lang w:val="en-US"/>
        </w:rPr>
        <w:t xml:space="preserve"> =3</w:t>
      </w:r>
    </w:p>
    <w:p w14:paraId="7BE9531A" w14:textId="1DC0721A" w:rsidR="00360E32" w:rsidRPr="002502AD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общий</w:t>
      </w:r>
      <w:r w:rsidRPr="00F017F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WNC=</w:t>
      </w:r>
      <w:r w:rsidR="002502AD">
        <w:rPr>
          <w:rFonts w:ascii="Times New Roman" w:hAnsi="Times New Roman" w:cs="Times New Roman"/>
          <w:sz w:val="24"/>
        </w:rPr>
        <w:t>3.2</w:t>
      </w:r>
    </w:p>
    <w:p w14:paraId="432895EC" w14:textId="77777777" w:rsidR="00F017F1" w:rsidRPr="00BE372A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F017F1">
        <w:rPr>
          <w:rFonts w:ascii="Times New Roman" w:hAnsi="Times New Roman" w:cs="Times New Roman"/>
          <w:color w:val="FF0000"/>
          <w:sz w:val="24"/>
        </w:rPr>
        <w:t>Метрика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2: </w:t>
      </w:r>
      <w:r w:rsidRPr="00F017F1">
        <w:rPr>
          <w:rFonts w:ascii="Times New Roman" w:hAnsi="Times New Roman" w:cs="Times New Roman"/>
          <w:color w:val="FF0000"/>
          <w:sz w:val="24"/>
        </w:rPr>
        <w:t>Количество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</w:rPr>
        <w:t>детей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(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BE372A">
        <w:rPr>
          <w:rFonts w:ascii="Times New Roman" w:hAnsi="Times New Roman" w:cs="Times New Roman"/>
          <w:color w:val="FF0000"/>
          <w:sz w:val="24"/>
        </w:rPr>
        <w:t>)</w:t>
      </w:r>
    </w:p>
    <w:p w14:paraId="070C69D0" w14:textId="77777777" w:rsidR="00F017F1" w:rsidRPr="00F017F1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F017F1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F017F1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F017F1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C3678E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CE0680">
        <w:rPr>
          <w:rFonts w:ascii="Times New Roman" w:hAnsi="Times New Roman" w:cs="Times New Roman"/>
          <w:color w:val="FF0000"/>
          <w:sz w:val="24"/>
          <w:lang w:val="en-US"/>
        </w:rPr>
        <w:t>NOC=</w:t>
      </w:r>
      <w:r w:rsidR="00C3678E">
        <w:rPr>
          <w:rFonts w:ascii="Times New Roman" w:hAnsi="Times New Roman" w:cs="Times New Roman"/>
          <w:color w:val="FF0000"/>
          <w:sz w:val="24"/>
          <w:lang w:val="en-US"/>
        </w:rPr>
        <w:t>0.4</w:t>
      </w:r>
    </w:p>
    <w:p w14:paraId="42F4BC8A" w14:textId="77777777" w:rsidR="00CE0680" w:rsidRPr="00BE372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Метрика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3: </w:t>
      </w:r>
      <w:r w:rsidRPr="00CE0680">
        <w:rPr>
          <w:rFonts w:ascii="Times New Roman" w:hAnsi="Times New Roman" w:cs="Times New Roman"/>
          <w:sz w:val="24"/>
        </w:rPr>
        <w:t>Сцепление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между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классами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объектов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СВО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(</w:t>
      </w:r>
      <w:r w:rsidRPr="00CE0680">
        <w:rPr>
          <w:rFonts w:ascii="Times New Roman" w:hAnsi="Times New Roman" w:cs="Times New Roman"/>
          <w:sz w:val="24"/>
          <w:lang w:val="en-US"/>
        </w:rPr>
        <w:t>Coupling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  <w:lang w:val="en-US"/>
        </w:rPr>
        <w:t>between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  <w:lang w:val="en-US"/>
        </w:rPr>
        <w:t>object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CE0680">
        <w:rPr>
          <w:rFonts w:ascii="Times New Roman" w:hAnsi="Times New Roman" w:cs="Times New Roman"/>
          <w:sz w:val="24"/>
          <w:lang w:val="en-US"/>
        </w:rPr>
        <w:t>classes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) </w:t>
      </w:r>
    </w:p>
    <w:p w14:paraId="02606251" w14:textId="6D4E732B" w:rsidR="00CE0680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E0680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BE372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BE372A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BE372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>
        <w:rPr>
          <w:rFonts w:ascii="Times New Roman" w:hAnsi="Times New Roman" w:cs="Times New Roman"/>
          <w:sz w:val="24"/>
        </w:rPr>
        <w:t>0</w:t>
      </w:r>
    </w:p>
    <w:p w14:paraId="0E017C4B" w14:textId="340B017D" w:rsidR="00CE0680" w:rsidRPr="00CE0680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CE0680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>
        <w:rPr>
          <w:rFonts w:ascii="Times New Roman" w:hAnsi="Times New Roman" w:cs="Times New Roman"/>
          <w:sz w:val="24"/>
          <w:lang w:val="en-US"/>
        </w:rPr>
        <w:t>1</w:t>
      </w:r>
    </w:p>
    <w:p w14:paraId="4D753D67" w14:textId="1F0EBD48" w:rsidR="00CE0680" w:rsidRPr="00BE372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="00D062AD" w:rsidRPr="00BE372A">
        <w:rPr>
          <w:rFonts w:ascii="Times New Roman" w:hAnsi="Times New Roman" w:cs="Times New Roman"/>
          <w:sz w:val="24"/>
        </w:rPr>
        <w:t>=1,</w:t>
      </w:r>
      <w:r w:rsidR="00BE372A">
        <w:rPr>
          <w:rFonts w:ascii="Times New Roman" w:hAnsi="Times New Roman" w:cs="Times New Roman"/>
          <w:sz w:val="24"/>
        </w:rPr>
        <w:t>4</w:t>
      </w:r>
    </w:p>
    <w:p w14:paraId="738FF840" w14:textId="77777777" w:rsidR="00D062AD" w:rsidRPr="00D062AD" w:rsidRDefault="00D062AD" w:rsidP="00D062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Метрика 4: Отклик для класса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7533B54B" w14:textId="77777777" w:rsidR="00D062AD" w:rsidRPr="00D062AD" w:rsidRDefault="00D062AD" w:rsidP="00D062AD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BEFCCC" w14:textId="77777777" w:rsidR="00D062AD" w:rsidRPr="00D062AD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D062AD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</w:t>
      </w:r>
      <w:r w:rsidRPr="00D062A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7D680271" w14:textId="77777777" w:rsidR="00D062AD" w:rsidRPr="00D062AD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D062AD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AC1D6F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AC1D6F">
        <w:rPr>
          <w:rFonts w:ascii="Times New Roman" w:hAnsi="Times New Roman" w:cs="Times New Roman"/>
          <w:sz w:val="24"/>
          <w:lang w:val="en-US"/>
        </w:rPr>
        <w:t>8</w:t>
      </w:r>
      <w:r>
        <w:rPr>
          <w:rFonts w:ascii="Times New Roman" w:hAnsi="Times New Roman" w:cs="Times New Roman"/>
          <w:sz w:val="24"/>
          <w:lang w:val="en-US"/>
        </w:rPr>
        <w:t>+</w:t>
      </w:r>
      <w:r w:rsidR="00C3678E" w:rsidRPr="00AC1D6F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>
        <w:rPr>
          <w:rFonts w:ascii="Times New Roman" w:hAnsi="Times New Roman" w:cs="Times New Roman"/>
          <w:sz w:val="24"/>
          <w:lang w:val="en-US"/>
        </w:rPr>
        <w:t>=</w:t>
      </w:r>
      <w:r w:rsidR="00C3678E" w:rsidRPr="00AC1D6F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AC1D6F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AC1D6F">
        <w:rPr>
          <w:rFonts w:ascii="Times New Roman" w:hAnsi="Times New Roman" w:cs="Times New Roman"/>
          <w:sz w:val="24"/>
          <w:lang w:val="en-US"/>
        </w:rPr>
        <w:t>2</w:t>
      </w:r>
      <w:r w:rsidRPr="00F711C0">
        <w:rPr>
          <w:rFonts w:ascii="Times New Roman" w:hAnsi="Times New Roman" w:cs="Times New Roman"/>
          <w:sz w:val="24"/>
          <w:lang w:val="en-US"/>
        </w:rPr>
        <w:t>+0=</w:t>
      </w:r>
      <w:r w:rsidR="00AC1D6F" w:rsidRPr="00AC1D6F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AC1D6F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AC1D6F">
        <w:rPr>
          <w:rFonts w:ascii="Times New Roman" w:hAnsi="Times New Roman" w:cs="Times New Roman"/>
          <w:sz w:val="24"/>
          <w:lang w:val="en-US"/>
        </w:rPr>
        <w:t>3</w:t>
      </w:r>
      <w:r w:rsidRPr="00F711C0">
        <w:rPr>
          <w:rFonts w:ascii="Times New Roman" w:hAnsi="Times New Roman" w:cs="Times New Roman"/>
          <w:sz w:val="24"/>
          <w:lang w:val="en-US"/>
        </w:rPr>
        <w:t>+</w:t>
      </w:r>
      <w:r w:rsidR="00AC1D6F" w:rsidRPr="00AC1D6F">
        <w:rPr>
          <w:rFonts w:ascii="Times New Roman" w:hAnsi="Times New Roman" w:cs="Times New Roman"/>
          <w:sz w:val="24"/>
          <w:lang w:val="en-US"/>
        </w:rPr>
        <w:t>4</w:t>
      </w:r>
      <w:r w:rsidRPr="00F711C0">
        <w:rPr>
          <w:rFonts w:ascii="Times New Roman" w:hAnsi="Times New Roman" w:cs="Times New Roman"/>
          <w:sz w:val="24"/>
          <w:lang w:val="en-US"/>
        </w:rPr>
        <w:t>=</w:t>
      </w:r>
      <w:r w:rsidR="00AC1D6F" w:rsidRPr="00AC1D6F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AC1D6F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AC1D6F">
        <w:rPr>
          <w:rFonts w:ascii="Times New Roman" w:hAnsi="Times New Roman" w:cs="Times New Roman"/>
          <w:sz w:val="24"/>
          <w:lang w:val="en-US"/>
        </w:rPr>
        <w:t>3</w:t>
      </w:r>
      <w:r w:rsidRPr="00F711C0">
        <w:rPr>
          <w:rFonts w:ascii="Times New Roman" w:hAnsi="Times New Roman" w:cs="Times New Roman"/>
          <w:sz w:val="24"/>
          <w:lang w:val="en-US"/>
        </w:rPr>
        <w:t>+1</w:t>
      </w:r>
      <w:r w:rsidRPr="00020A77">
        <w:rPr>
          <w:rFonts w:ascii="Times New Roman" w:hAnsi="Times New Roman" w:cs="Times New Roman"/>
          <w:sz w:val="24"/>
          <w:lang w:val="en-US"/>
        </w:rPr>
        <w:t>=</w:t>
      </w:r>
      <w:r w:rsidR="00AC1D6F" w:rsidRPr="00AC1D6F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AC1D6F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03671E">
        <w:rPr>
          <w:rFonts w:ascii="Times New Roman" w:hAnsi="Times New Roman" w:cs="Times New Roman"/>
          <w:sz w:val="24"/>
          <w:lang w:val="en-US"/>
        </w:rPr>
        <w:t>3+</w:t>
      </w:r>
      <w:r w:rsidR="00AC1D6F" w:rsidRPr="00AC1D6F">
        <w:rPr>
          <w:rFonts w:ascii="Times New Roman" w:hAnsi="Times New Roman" w:cs="Times New Roman"/>
          <w:sz w:val="24"/>
          <w:lang w:val="en-US"/>
        </w:rPr>
        <w:t>3</w:t>
      </w:r>
      <w:r w:rsidR="00020A77" w:rsidRPr="0003671E">
        <w:rPr>
          <w:rFonts w:ascii="Times New Roman" w:hAnsi="Times New Roman" w:cs="Times New Roman"/>
          <w:sz w:val="24"/>
          <w:lang w:val="en-US"/>
        </w:rPr>
        <w:t>=</w:t>
      </w:r>
      <w:r w:rsidR="00AC1D6F" w:rsidRPr="00AC1D6F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AC1D6F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03671E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AC1D6F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E617F0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E617F0">
        <w:rPr>
          <w:rFonts w:ascii="Times New Roman" w:hAnsi="Times New Roman" w:cs="Times New Roman"/>
          <w:b/>
          <w:sz w:val="24"/>
        </w:rPr>
        <w:t>Метрика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E617F0">
        <w:rPr>
          <w:rFonts w:ascii="Times New Roman" w:hAnsi="Times New Roman" w:cs="Times New Roman"/>
          <w:b/>
          <w:sz w:val="24"/>
        </w:rPr>
        <w:t>Недостаток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617F0">
        <w:rPr>
          <w:rFonts w:ascii="Times New Roman" w:hAnsi="Times New Roman" w:cs="Times New Roman"/>
          <w:b/>
          <w:sz w:val="24"/>
        </w:rPr>
        <w:t>связности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617F0">
        <w:rPr>
          <w:rFonts w:ascii="Times New Roman" w:hAnsi="Times New Roman" w:cs="Times New Roman"/>
          <w:b/>
          <w:sz w:val="24"/>
        </w:rPr>
        <w:t>в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617F0">
        <w:rPr>
          <w:rFonts w:ascii="Times New Roman" w:hAnsi="Times New Roman" w:cs="Times New Roman"/>
          <w:b/>
          <w:sz w:val="24"/>
        </w:rPr>
        <w:t>методах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E617F0">
        <w:rPr>
          <w:rFonts w:ascii="Times New Roman" w:hAnsi="Times New Roman" w:cs="Times New Roman"/>
          <w:b/>
          <w:sz w:val="24"/>
        </w:rPr>
        <w:t>С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C68C9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C68C9">
        <w:rPr>
          <w:rFonts w:ascii="Times New Roman" w:hAnsi="Times New Roman" w:cs="Times New Roman"/>
          <w:sz w:val="24"/>
          <w:lang w:val="en-US"/>
        </w:rPr>
        <w:t>38-</w:t>
      </w:r>
      <w:r w:rsidRPr="00E617F0">
        <w:rPr>
          <w:rFonts w:ascii="Times New Roman" w:hAnsi="Times New Roman" w:cs="Times New Roman"/>
          <w:sz w:val="24"/>
          <w:lang w:val="en-US"/>
        </w:rPr>
        <w:t>6=</w:t>
      </w:r>
      <w:r w:rsidR="009C68C9" w:rsidRPr="009C68C9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E617F0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C68C9">
        <w:rPr>
          <w:rFonts w:ascii="Times New Roman" w:hAnsi="Times New Roman" w:cs="Times New Roman"/>
          <w:sz w:val="24"/>
          <w:lang w:val="en-US"/>
        </w:rPr>
        <w:t>-</w:t>
      </w:r>
      <w:r w:rsidRPr="00E617F0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C68C9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</w:t>
      </w:r>
      <w:r w:rsidR="009C68C9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E617F0">
        <w:rPr>
          <w:rFonts w:ascii="Times New Roman" w:hAnsi="Times New Roman" w:cs="Times New Roman"/>
          <w:sz w:val="24"/>
          <w:lang w:val="en-US"/>
        </w:rPr>
        <w:t>=</w:t>
      </w:r>
      <w:r w:rsidR="009C68C9" w:rsidRPr="009C68C9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C68C9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C68C9">
        <w:rPr>
          <w:rFonts w:ascii="Times New Roman" w:hAnsi="Times New Roman" w:cs="Times New Roman"/>
          <w:sz w:val="24"/>
          <w:lang w:val="en-US"/>
        </w:rPr>
        <w:t>-0</w:t>
      </w:r>
      <w:r w:rsidRPr="00E617F0">
        <w:rPr>
          <w:rFonts w:ascii="Times New Roman" w:hAnsi="Times New Roman" w:cs="Times New Roman"/>
          <w:sz w:val="24"/>
          <w:lang w:val="en-US"/>
        </w:rPr>
        <w:t>=</w:t>
      </w:r>
      <w:r w:rsidR="009C68C9" w:rsidRPr="009C68C9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9C68C9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C68C9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C68C9">
        <w:rPr>
          <w:rFonts w:ascii="Times New Roman" w:hAnsi="Times New Roman" w:cs="Times New Roman"/>
          <w:sz w:val="24"/>
          <w:lang w:val="en-US"/>
        </w:rPr>
        <w:t>6-</w:t>
      </w:r>
      <w:r w:rsidR="009C68C9">
        <w:rPr>
          <w:rFonts w:ascii="Times New Roman" w:hAnsi="Times New Roman" w:cs="Times New Roman"/>
          <w:sz w:val="24"/>
        </w:rPr>
        <w:t>2</w:t>
      </w:r>
      <w:r w:rsidRPr="009C68C9">
        <w:rPr>
          <w:rFonts w:ascii="Times New Roman" w:hAnsi="Times New Roman" w:cs="Times New Roman"/>
          <w:sz w:val="24"/>
          <w:lang w:val="en-US"/>
        </w:rPr>
        <w:t>=</w:t>
      </w:r>
      <w:r w:rsidR="009C68C9">
        <w:rPr>
          <w:rFonts w:ascii="Times New Roman" w:hAnsi="Times New Roman" w:cs="Times New Roman"/>
          <w:sz w:val="24"/>
        </w:rPr>
        <w:t>4</w:t>
      </w:r>
    </w:p>
    <w:p w14:paraId="5498D2BB" w14:textId="485D8F4E" w:rsidR="0003671E" w:rsidRPr="009C68C9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C68C9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>
        <w:rPr>
          <w:rFonts w:ascii="Times New Roman" w:hAnsi="Times New Roman" w:cs="Times New Roman"/>
          <w:sz w:val="24"/>
        </w:rPr>
        <w:t>8.8</w:t>
      </w:r>
    </w:p>
    <w:p w14:paraId="5A41C919" w14:textId="77777777" w:rsidR="00E617F0" w:rsidRPr="009C68C9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C68C9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BB1134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BB1134">
        <w:rPr>
          <w:rFonts w:ascii="Times New Roman" w:hAnsi="Times New Roman" w:cs="Times New Roman"/>
          <w:b/>
          <w:sz w:val="24"/>
        </w:rPr>
        <w:t xml:space="preserve">Метрика 6: Размер класса CS (Class Size) </w:t>
      </w:r>
    </w:p>
    <w:p w14:paraId="05F8FCB7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lastRenderedPageBreak/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0F7E8508" w14:textId="5733D505" w:rsidR="00D5137E" w:rsidRPr="00865393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class Form1=8+</w:t>
      </w:r>
      <w:r w:rsidR="00865393" w:rsidRPr="00865393">
        <w:rPr>
          <w:rFonts w:ascii="Times New Roman" w:hAnsi="Times New Roman" w:cs="Times New Roman"/>
          <w:sz w:val="24"/>
          <w:lang w:val="en-US"/>
        </w:rPr>
        <w:t>3</w:t>
      </w:r>
      <w:r w:rsidRPr="00D5137E">
        <w:rPr>
          <w:rFonts w:ascii="Times New Roman" w:hAnsi="Times New Roman" w:cs="Times New Roman"/>
          <w:sz w:val="24"/>
          <w:lang w:val="en-US"/>
        </w:rPr>
        <w:t>=1</w:t>
      </w:r>
      <w:r w:rsidR="00865393" w:rsidRPr="00865393">
        <w:rPr>
          <w:rFonts w:ascii="Times New Roman" w:hAnsi="Times New Roman" w:cs="Times New Roman"/>
          <w:sz w:val="24"/>
          <w:lang w:val="en-US"/>
        </w:rPr>
        <w:t>1</w:t>
      </w:r>
    </w:p>
    <w:p w14:paraId="03C235BD" w14:textId="4EC171BF" w:rsidR="00D5137E" w:rsidRPr="00865393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865393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50A8B59E" w:rsidR="00D5137E" w:rsidRPr="00865393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class LogExportToTXT=</w:t>
      </w:r>
      <w:r w:rsidR="00865393" w:rsidRPr="00865393">
        <w:rPr>
          <w:rFonts w:ascii="Times New Roman" w:hAnsi="Times New Roman" w:cs="Times New Roman"/>
          <w:sz w:val="24"/>
          <w:lang w:val="en-US"/>
        </w:rPr>
        <w:t>2+0=2</w:t>
      </w:r>
    </w:p>
    <w:p w14:paraId="6E464939" w14:textId="734C3CB2" w:rsidR="00D5137E" w:rsidRPr="00865393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class LogExportToXML=</w:t>
      </w:r>
      <w:r w:rsidR="00865393" w:rsidRPr="00865393">
        <w:rPr>
          <w:rFonts w:ascii="Times New Roman" w:hAnsi="Times New Roman" w:cs="Times New Roman"/>
          <w:sz w:val="24"/>
          <w:lang w:val="en-US"/>
        </w:rPr>
        <w:t>2+0=2</w:t>
      </w:r>
    </w:p>
    <w:p w14:paraId="1973FC0E" w14:textId="7C9C4167" w:rsidR="00D5137E" w:rsidRPr="00865393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65393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865393">
        <w:rPr>
          <w:rFonts w:ascii="Times New Roman" w:hAnsi="Times New Roman" w:cs="Times New Roman"/>
          <w:sz w:val="24"/>
          <w:lang w:val="en-US"/>
        </w:rPr>
        <w:t>2</w:t>
      </w:r>
      <w:r w:rsidR="00865393">
        <w:rPr>
          <w:rFonts w:ascii="Times New Roman" w:hAnsi="Times New Roman" w:cs="Times New Roman"/>
          <w:sz w:val="24"/>
        </w:rPr>
        <w:t>+1=3</w:t>
      </w:r>
    </w:p>
    <w:p w14:paraId="550193FB" w14:textId="19790D91" w:rsidR="00D5137E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5137E">
        <w:rPr>
          <w:rFonts w:ascii="Times New Roman" w:hAnsi="Times New Roman" w:cs="Times New Roman"/>
          <w:sz w:val="24"/>
        </w:rPr>
        <w:t>CS =</w:t>
      </w:r>
      <w:r w:rsidR="00865393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8295A06" w14:textId="77777777" w:rsidR="0003671E" w:rsidRPr="00A25E7F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A25E7F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3671E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27338B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27338B">
        <w:rPr>
          <w:rFonts w:ascii="Times New Roman" w:hAnsi="Times New Roman" w:cs="Times New Roman"/>
          <w:sz w:val="24"/>
          <w:lang w:val="en-US"/>
        </w:rPr>
        <w:t>NOO class LogExportToTXT=1</w:t>
      </w:r>
    </w:p>
    <w:p w14:paraId="74014C6D" w14:textId="41D1A3C7" w:rsidR="0027338B" w:rsidRPr="0027338B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27338B">
        <w:rPr>
          <w:rFonts w:ascii="Times New Roman" w:hAnsi="Times New Roman" w:cs="Times New Roman"/>
          <w:sz w:val="24"/>
          <w:lang w:val="en-US"/>
        </w:rPr>
        <w:t>NOO class LogExportToXML=1</w:t>
      </w:r>
    </w:p>
    <w:p w14:paraId="13B9A297" w14:textId="2284CF81" w:rsidR="0003671E" w:rsidRPr="0027338B" w:rsidRDefault="00A25E7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27338B">
        <w:rPr>
          <w:rFonts w:ascii="Times New Roman" w:hAnsi="Times New Roman" w:cs="Times New Roman"/>
          <w:sz w:val="24"/>
          <w:lang w:val="en-US"/>
        </w:rPr>
        <w:t>NOO</w:t>
      </w:r>
      <w:r w:rsidR="0027338B" w:rsidRPr="0027338B">
        <w:rPr>
          <w:rFonts w:ascii="Times New Roman" w:hAnsi="Times New Roman" w:cs="Times New Roman"/>
          <w:sz w:val="24"/>
          <w:lang w:val="en-US"/>
        </w:rPr>
        <w:t>=</w:t>
      </w:r>
      <w:r w:rsidR="0027338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27338B" w:rsidRDefault="0027338B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359DA0F" w14:textId="77777777" w:rsidR="0003671E" w:rsidRPr="0027338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27338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27338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27338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1C6D797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1000C0B" w14:textId="77777777" w:rsidR="0003671E" w:rsidRPr="00CF18DF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CF18DF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lastRenderedPageBreak/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0D948D93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4114D6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114D6">
        <w:rPr>
          <w:rFonts w:ascii="Times New Roman" w:hAnsi="Times New Roman" w:cs="Times New Roman"/>
          <w:sz w:val="24"/>
          <w:lang w:val="en-US"/>
        </w:rPr>
        <w:t>SI</w:t>
      </w:r>
      <w:r w:rsidR="00CF18DF" w:rsidRPr="004114D6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Pr="004114D6">
        <w:rPr>
          <w:rFonts w:ascii="Times New Roman" w:hAnsi="Times New Roman" w:cs="Times New Roman"/>
          <w:sz w:val="24"/>
          <w:lang w:val="en-US"/>
        </w:rPr>
        <w:t>0.5</w:t>
      </w:r>
    </w:p>
    <w:p w14:paraId="2D3E10C8" w14:textId="2CCA7B89" w:rsidR="00CF18DF" w:rsidRPr="004114D6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114D6">
        <w:rPr>
          <w:rFonts w:ascii="Times New Roman" w:hAnsi="Times New Roman" w:cs="Times New Roman"/>
          <w:sz w:val="24"/>
          <w:lang w:val="en-US"/>
        </w:rPr>
        <w:t xml:space="preserve">SI </w:t>
      </w:r>
      <w:r w:rsidR="00CF18DF" w:rsidRPr="004114D6">
        <w:rPr>
          <w:rFonts w:ascii="Times New Roman" w:hAnsi="Times New Roman" w:cs="Times New Roman"/>
          <w:sz w:val="24"/>
          <w:lang w:val="en-US"/>
        </w:rPr>
        <w:t>class LogExportToXML=</w:t>
      </w:r>
      <w:r w:rsidRPr="004114D6">
        <w:rPr>
          <w:rFonts w:ascii="Times New Roman" w:hAnsi="Times New Roman" w:cs="Times New Roman"/>
          <w:sz w:val="24"/>
          <w:lang w:val="en-US"/>
        </w:rPr>
        <w:t>0.5</w:t>
      </w:r>
    </w:p>
    <w:p w14:paraId="0E74272E" w14:textId="71175C3F" w:rsidR="0003671E" w:rsidRDefault="004114D6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Default="00CF18D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7327F93" w14:textId="77777777" w:rsidR="0003671E" w:rsidRPr="003E0599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3E0599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B71211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3E0599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470391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470391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470391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="00470391" w:rsidRPr="00470391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470391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470391">
        <w:rPr>
          <w:rFonts w:ascii="Times New Roman" w:hAnsi="Times New Roman" w:cs="Times New Roman"/>
          <w:sz w:val="24"/>
          <w:lang w:val="en-US"/>
        </w:rPr>
        <w:t>10/2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="00470391" w:rsidRPr="00470391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470391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470391">
        <w:rPr>
          <w:rFonts w:ascii="Times New Roman" w:hAnsi="Times New Roman" w:cs="Times New Roman"/>
          <w:sz w:val="24"/>
          <w:lang w:val="en-US"/>
        </w:rPr>
        <w:t>11/2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="00470391" w:rsidRPr="00470391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470391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7039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70391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470391">
        <w:rPr>
          <w:rFonts w:ascii="Times New Roman" w:hAnsi="Times New Roman" w:cs="Times New Roman"/>
          <w:sz w:val="24"/>
        </w:rPr>
        <w:t>15/3</w:t>
      </w:r>
      <w:r w:rsidRPr="00470391">
        <w:rPr>
          <w:rFonts w:ascii="Times New Roman" w:hAnsi="Times New Roman" w:cs="Times New Roman"/>
          <w:sz w:val="24"/>
          <w:lang w:val="en-US"/>
        </w:rPr>
        <w:t>=</w:t>
      </w:r>
      <w:r w:rsidR="00470391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470391" w:rsidRDefault="00470391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7039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70391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470391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15BAC56" w14:textId="77777777" w:rsidR="0003671E" w:rsidRPr="00470391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70391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470391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470391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70391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03671E">
        <w:rPr>
          <w:rFonts w:ascii="Times New Roman" w:hAnsi="Times New Roman" w:cs="Times New Roman"/>
          <w:sz w:val="24"/>
        </w:rPr>
        <w:t>NP</w:t>
      </w:r>
      <w:r w:rsidR="00470391" w:rsidRPr="00470391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03671E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NP</w:t>
      </w:r>
      <w:r w:rsidRPr="00470391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03671E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8E47EC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8E47EC">
        <w:rPr>
          <w:rFonts w:ascii="Times New Roman" w:hAnsi="Times New Roman" w:cs="Times New Roman"/>
          <w:sz w:val="24"/>
          <w:lang w:val="en-US"/>
        </w:rPr>
        <w:t>4</w:t>
      </w:r>
      <w:r w:rsidRPr="00470391">
        <w:rPr>
          <w:rFonts w:ascii="Times New Roman" w:hAnsi="Times New Roman" w:cs="Times New Roman"/>
          <w:sz w:val="24"/>
          <w:lang w:val="en-US"/>
        </w:rPr>
        <w:t>/8=</w:t>
      </w:r>
      <w:r w:rsidR="008E47EC" w:rsidRPr="008E47EC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8E47EC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8E47EC">
        <w:rPr>
          <w:rFonts w:ascii="Times New Roman" w:hAnsi="Times New Roman" w:cs="Times New Roman"/>
          <w:sz w:val="24"/>
          <w:lang w:val="en-US"/>
        </w:rPr>
        <w:t>1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="008E47EC" w:rsidRPr="008E47EC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8E47EC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8E47EC">
        <w:rPr>
          <w:rFonts w:ascii="Times New Roman" w:hAnsi="Times New Roman" w:cs="Times New Roman"/>
          <w:sz w:val="24"/>
          <w:lang w:val="en-US"/>
        </w:rPr>
        <w:t>0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="008E47EC" w:rsidRPr="008E47EC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8E47EC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8E47EC">
        <w:rPr>
          <w:rFonts w:ascii="Times New Roman" w:hAnsi="Times New Roman" w:cs="Times New Roman"/>
          <w:sz w:val="24"/>
          <w:lang w:val="en-US"/>
        </w:rPr>
        <w:t>0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="008E47EC" w:rsidRPr="008E47EC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470391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</w:rPr>
        <w:t>AVG</w:t>
      </w:r>
      <w:r w:rsidRPr="00470391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/</w:t>
      </w:r>
      <w:r w:rsidR="008E47EC">
        <w:rPr>
          <w:rFonts w:ascii="Times New Roman" w:hAnsi="Times New Roman" w:cs="Times New Roman"/>
          <w:sz w:val="24"/>
        </w:rPr>
        <w:t>3</w:t>
      </w:r>
      <w:r w:rsidRPr="00470391">
        <w:rPr>
          <w:rFonts w:ascii="Times New Roman" w:hAnsi="Times New Roman" w:cs="Times New Roman"/>
          <w:sz w:val="24"/>
          <w:lang w:val="en-US"/>
        </w:rPr>
        <w:t>=</w:t>
      </w:r>
      <w:r w:rsidR="008E47EC">
        <w:rPr>
          <w:rFonts w:ascii="Times New Roman" w:hAnsi="Times New Roman" w:cs="Times New Roman"/>
          <w:sz w:val="24"/>
        </w:rPr>
        <w:t>0.</w:t>
      </w:r>
      <w:r>
        <w:rPr>
          <w:rFonts w:ascii="Times New Roman" w:hAnsi="Times New Roman" w:cs="Times New Roman"/>
          <w:sz w:val="24"/>
        </w:rPr>
        <w:t>5</w:t>
      </w:r>
    </w:p>
    <w:p w14:paraId="4577CACF" w14:textId="0D5C9903" w:rsidR="00470391" w:rsidRPr="00470391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</w:rPr>
        <w:t>AVG</w:t>
      </w:r>
      <w:r w:rsidRPr="00470391">
        <w:rPr>
          <w:rFonts w:ascii="Times New Roman" w:hAnsi="Times New Roman" w:cs="Times New Roman"/>
          <w:sz w:val="24"/>
        </w:rPr>
        <w:t xml:space="preserve"> =</w:t>
      </w:r>
      <w:r w:rsidR="008E47EC">
        <w:rPr>
          <w:rFonts w:ascii="Times New Roman" w:hAnsi="Times New Roman" w:cs="Times New Roman"/>
          <w:sz w:val="24"/>
        </w:rPr>
        <w:t>0.2666</w:t>
      </w:r>
    </w:p>
    <w:p w14:paraId="1E824171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6AD4BF0" w14:textId="77777777" w:rsidR="0003671E" w:rsidRPr="008D297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D297B">
        <w:rPr>
          <w:rFonts w:ascii="Times New Roman" w:hAnsi="Times New Roman" w:cs="Times New Roman"/>
          <w:b/>
          <w:sz w:val="24"/>
        </w:rPr>
        <w:t>Метрика 12: Высота дерева наследования DIT (Depth of Inheritance Tree)</w:t>
      </w:r>
    </w:p>
    <w:p w14:paraId="6146F101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DITАИС = </w:t>
      </w:r>
      <w:r w:rsidR="00A178AA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6B9106" w14:textId="77777777" w:rsidR="0003671E" w:rsidRPr="00D753A2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D753A2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NOMАИС = </w:t>
      </w:r>
      <w:r w:rsidR="00D753A2">
        <w:rPr>
          <w:rFonts w:ascii="Times New Roman" w:hAnsi="Times New Roman" w:cs="Times New Roman"/>
          <w:sz w:val="24"/>
        </w:rPr>
        <w:t>1</w:t>
      </w:r>
      <w:r w:rsidR="00A178AA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D753A2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D753A2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NCАИС = </w:t>
      </w:r>
      <w:r w:rsidR="00D753A2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A178A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A178AA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03671E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D062AD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LOCsumАИС =</w:t>
      </w:r>
      <w:r w:rsidR="00A178AA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F017F1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60" w:name="_Toc389069948"/>
      <w:r w:rsidRPr="00F017F1">
        <w:rPr>
          <w:rFonts w:ascii="Times New Roman" w:hAnsi="Times New Roman" w:cs="Times New Roman"/>
          <w:sz w:val="24"/>
          <w:lang w:val="en-US"/>
        </w:rPr>
        <w:t xml:space="preserve">2 </w:t>
      </w:r>
      <w:r>
        <w:rPr>
          <w:rFonts w:ascii="Times New Roman" w:hAnsi="Times New Roman" w:cs="Times New Roman"/>
          <w:sz w:val="24"/>
        </w:rPr>
        <w:t>Студент</w:t>
      </w:r>
      <w:bookmarkEnd w:id="260"/>
    </w:p>
    <w:p w14:paraId="7E4BEAF2" w14:textId="77777777" w:rsidR="002922EF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1" w:name="_Toc389069949"/>
      <w:r w:rsidRPr="000423C4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1"/>
    </w:p>
    <w:p w14:paraId="41813ACD" w14:textId="77777777" w:rsidR="002922EF" w:rsidRDefault="002922EF" w:rsidP="002922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Default="00186AD7" w:rsidP="002922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Default="00560CF8" w:rsidP="00560CF8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E0090C" w:rsidRDefault="00560CF8" w:rsidP="00560CF8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E0090C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553855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5D7B4A">
        <w:rPr>
          <w:rFonts w:ascii="Times New Roman" w:hAnsi="Times New Roman" w:cs="Times New Roman"/>
          <w:sz w:val="24"/>
        </w:rPr>
        <w:t>модуль таблицы (</w:t>
      </w:r>
      <w:r>
        <w:rPr>
          <w:rFonts w:ascii="Times New Roman" w:hAnsi="Times New Roman" w:cs="Times New Roman"/>
          <w:sz w:val="24"/>
        </w:rPr>
        <w:t>описано выше</w:t>
      </w:r>
      <w:r w:rsidRPr="005D7B4A">
        <w:rPr>
          <w:rFonts w:ascii="Times New Roman" w:hAnsi="Times New Roman" w:cs="Times New Roman"/>
          <w:sz w:val="24"/>
        </w:rPr>
        <w:t xml:space="preserve">) </w:t>
      </w:r>
    </w:p>
    <w:p w14:paraId="692798C7" w14:textId="77777777" w:rsidR="005D7B4A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5D7B4A">
        <w:rPr>
          <w:rFonts w:ascii="Times New Roman" w:hAnsi="Times New Roman" w:cs="Times New Roman"/>
          <w:sz w:val="24"/>
        </w:rPr>
        <w:t>шлюз записи данных (обращение к</w:t>
      </w:r>
      <w:r>
        <w:rPr>
          <w:rFonts w:ascii="Times New Roman" w:hAnsi="Times New Roman" w:cs="Times New Roman"/>
          <w:sz w:val="24"/>
        </w:rPr>
        <w:t xml:space="preserve"> </w:t>
      </w:r>
      <w:r w:rsidRPr="005D7B4A">
        <w:rPr>
          <w:rFonts w:ascii="Times New Roman" w:hAnsi="Times New Roman" w:cs="Times New Roman"/>
          <w:sz w:val="24"/>
        </w:rPr>
        <w:t>БД)</w:t>
      </w:r>
    </w:p>
    <w:p w14:paraId="04FB0069" w14:textId="77777777" w:rsidR="00B5467A" w:rsidRP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5D7B4A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5D7B4A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Default="00B5467A" w:rsidP="005D7B4A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</w:t>
      </w:r>
      <w:r w:rsidRPr="00B5467A">
        <w:rPr>
          <w:rFonts w:ascii="Times New Roman" w:hAnsi="Times New Roman" w:cs="Times New Roman"/>
          <w:sz w:val="24"/>
        </w:rPr>
        <w:t>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Default="00B5467A" w:rsidP="005D7B4A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B5467A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B1132F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E0090C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E0090C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553855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F55BF0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F55BF0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F55BF0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Default="00F55BF0" w:rsidP="00553855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14:paraId="0DFDB648" w14:textId="77777777" w:rsidTr="001742A4">
        <w:tc>
          <w:tcPr>
            <w:tcW w:w="2914" w:type="dxa"/>
          </w:tcPr>
          <w:p w14:paraId="630B78BA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1742A4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046BABED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31AF48CA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BE372A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BE372A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BE372A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BE372A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BE372A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1742A4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BE372A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BE372A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BE372A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1742A4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BE372A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1742A4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1742A4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14:paraId="42CA7D40" w14:textId="77777777" w:rsidTr="0031438D">
        <w:tc>
          <w:tcPr>
            <w:tcW w:w="2876" w:type="dxa"/>
          </w:tcPr>
          <w:p w14:paraId="59060B48" w14:textId="77777777" w:rsidR="0031438D" w:rsidRP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31438D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</w:t>
            </w:r>
            <w:r w:rsidR="0031438D">
              <w:rPr>
                <w:rFonts w:ascii="Times New Roman" w:hAnsi="Times New Roman" w:cs="Times New Roman"/>
                <w:sz w:val="24"/>
              </w:rPr>
              <w:t>оля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31438D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</w:t>
            </w:r>
            <w:r w:rsidR="0031438D">
              <w:rPr>
                <w:rFonts w:ascii="Times New Roman" w:hAnsi="Times New Roman" w:cs="Times New Roman"/>
                <w:sz w:val="24"/>
              </w:rPr>
              <w:t>етоды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14:paraId="2915D3B2" w14:textId="77777777" w:rsidTr="00335185">
        <w:tc>
          <w:tcPr>
            <w:tcW w:w="2872" w:type="dxa"/>
          </w:tcPr>
          <w:p w14:paraId="61475D23" w14:textId="77777777" w:rsidR="00BC11C7" w:rsidRPr="00BC11C7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BC11C7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BC11C7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C11C7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35185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341E5A" w:rsidRDefault="00B22A53" w:rsidP="00335185">
            <w:r w:rsidRPr="00341E5A">
              <w:t xml:space="preserve">get; </w:t>
            </w:r>
          </w:p>
        </w:tc>
      </w:tr>
      <w:tr w:rsidR="00B22A53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BC11C7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335185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35185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BC11C7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335185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B22A53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341E5A" w:rsidRDefault="00B22A53" w:rsidP="00335185">
            <w:r>
              <w:rPr>
                <w:lang w:val="en-US"/>
              </w:rPr>
              <w:t>s</w:t>
            </w:r>
            <w:r w:rsidRPr="00341E5A">
              <w:t xml:space="preserve">et; </w:t>
            </w:r>
          </w:p>
        </w:tc>
      </w:tr>
      <w:tr w:rsidR="00B22A53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BC11C7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335185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BC11C7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14:paraId="377F9EE4" w14:textId="77777777" w:rsidTr="00B22A53">
        <w:tc>
          <w:tcPr>
            <w:tcW w:w="2974" w:type="dxa"/>
          </w:tcPr>
          <w:p w14:paraId="553FF1A8" w14:textId="77777777" w:rsidR="00B22A53" w:rsidRP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B22A53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B22A53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B22A53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03DCBD4E" w14:textId="77777777" w:rsidR="00553855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EA291C">
        <w:rPr>
          <w:rFonts w:ascii="Times New Roman" w:hAnsi="Times New Roman" w:cs="Times New Roman"/>
          <w:b/>
          <w:sz w:val="24"/>
        </w:rPr>
        <w:t>Итерация2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14:paraId="68913764" w14:textId="77777777" w:rsidTr="007A712D">
        <w:tc>
          <w:tcPr>
            <w:tcW w:w="2914" w:type="dxa"/>
          </w:tcPr>
          <w:p w14:paraId="197C26F9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1742A4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EA291C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BE372A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BE372A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BE372A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BE372A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A291C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BE372A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1742A4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BE372A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BE372A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BE372A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1742A4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BE372A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1742A4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1742A4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1742A4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14:paraId="60CF562A" w14:textId="77777777" w:rsidTr="007A712D">
        <w:tc>
          <w:tcPr>
            <w:tcW w:w="2876" w:type="dxa"/>
          </w:tcPr>
          <w:p w14:paraId="67E8C0CC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31438D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1438D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14:paraId="3C685062" w14:textId="77777777" w:rsidTr="007A712D">
        <w:tc>
          <w:tcPr>
            <w:tcW w:w="2872" w:type="dxa"/>
          </w:tcPr>
          <w:p w14:paraId="52A19C32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C11C7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35185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341E5A" w:rsidRDefault="00EA291C" w:rsidP="007A712D">
            <w:r w:rsidRPr="00341E5A">
              <w:t xml:space="preserve">get; </w:t>
            </w:r>
          </w:p>
        </w:tc>
      </w:tr>
      <w:tr w:rsidR="00EA291C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335185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335185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335185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B22A53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341E5A" w:rsidRDefault="00EA291C" w:rsidP="007A712D">
            <w:r>
              <w:rPr>
                <w:lang w:val="en-US"/>
              </w:rPr>
              <w:t>s</w:t>
            </w:r>
            <w:r w:rsidRPr="00341E5A">
              <w:t xml:space="preserve">et; </w:t>
            </w:r>
          </w:p>
        </w:tc>
      </w:tr>
      <w:tr w:rsidR="00EA291C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335185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BC11C7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14:paraId="2AFAD4AC" w14:textId="77777777" w:rsidTr="007A712D">
        <w:tc>
          <w:tcPr>
            <w:tcW w:w="2974" w:type="dxa"/>
          </w:tcPr>
          <w:p w14:paraId="694F35F1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B22A53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B22A53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Pr="00EA291C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21C3D848" w14:textId="32F312EF" w:rsidR="001E797A" w:rsidRDefault="00EA291C" w:rsidP="00553855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FD6E992" wp14:editId="38265E0E">
            <wp:extent cx="3857625" cy="6477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F728" w14:textId="297A1A29" w:rsidR="00EA291C" w:rsidRPr="00EA291C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="00801578">
        <w:rPr>
          <w:rFonts w:ascii="Times New Roman" w:hAnsi="Times New Roman" w:cs="Times New Roman"/>
          <w:sz w:val="24"/>
          <w:lang w:val="en-US"/>
        </w:rPr>
        <w:t>lib</w:t>
      </w:r>
      <w:r w:rsidRPr="00EA291C">
        <w:rPr>
          <w:rFonts w:ascii="Times New Roman" w:hAnsi="Times New Roman" w:cs="Times New Roman"/>
          <w:sz w:val="24"/>
        </w:rPr>
        <w:t xml:space="preserve"> </w:t>
      </w:r>
    </w:p>
    <w:p w14:paraId="10548789" w14:textId="77777777" w:rsidR="00EA291C" w:rsidRPr="00C3678E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15E0499F" w14:textId="553F67EE" w:rsidR="00EA291C" w:rsidRPr="00801578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color w:val="E36C0A" w:themeColor="accent6" w:themeShade="BF"/>
          <w:sz w:val="24"/>
        </w:rPr>
      </w:pPr>
      <w:r w:rsidRPr="00EA291C">
        <w:rPr>
          <w:rFonts w:ascii="Times New Roman" w:hAnsi="Times New Roman" w:cs="Times New Roman"/>
          <w:sz w:val="24"/>
        </w:rPr>
        <w:t>Оценка качества проекта:</w:t>
      </w:r>
      <w:r w:rsidR="00801578" w:rsidRPr="00801578">
        <w:rPr>
          <w:rFonts w:ascii="Times New Roman" w:hAnsi="Times New Roman" w:cs="Times New Roman"/>
          <w:sz w:val="24"/>
        </w:rPr>
        <w:t xml:space="preserve"> //</w:t>
      </w:r>
      <w:r w:rsidR="00801578">
        <w:rPr>
          <w:rFonts w:ascii="Times New Roman" w:hAnsi="Times New Roman" w:cs="Times New Roman"/>
          <w:color w:val="E36C0A" w:themeColor="accent6" w:themeShade="BF"/>
          <w:sz w:val="24"/>
        </w:rPr>
        <w:t>копернуто из 1 переделать</w:t>
      </w:r>
    </w:p>
    <w:p w14:paraId="58750ABD" w14:textId="77777777" w:rsidR="00EA291C" w:rsidRPr="000F45A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F45AA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1D29D46C" w14:textId="77777777" w:rsidR="00EA291C" w:rsidRPr="00BE372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F45AA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равняться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количеству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методов</w:t>
      </w:r>
      <w:r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в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классе.</w:t>
      </w:r>
      <w:r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Подсчитываются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только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методы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текущего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класса. 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Унаследованные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методы 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игнорируются.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Метрика</w:t>
      </w:r>
      <w:r>
        <w:rPr>
          <w:rFonts w:ascii="Times New Roman" w:hAnsi="Times New Roman" w:cs="Times New Roman"/>
          <w:sz w:val="24"/>
        </w:rPr>
        <w:t xml:space="preserve">   </w:t>
      </w:r>
      <w:r w:rsidRPr="000F45AA">
        <w:rPr>
          <w:rFonts w:ascii="Times New Roman" w:hAnsi="Times New Roman" w:cs="Times New Roman"/>
          <w:sz w:val="24"/>
        </w:rPr>
        <w:t> WMC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дает 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относительную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меру 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сложности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класса. Считаем, 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что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все</w:t>
      </w:r>
      <w:r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методы</w:t>
      </w:r>
      <w:r>
        <w:rPr>
          <w:rFonts w:ascii="Times New Roman" w:hAnsi="Times New Roman" w:cs="Times New Roman"/>
          <w:sz w:val="24"/>
        </w:rPr>
        <w:t xml:space="preserve">  </w:t>
      </w:r>
      <w:r w:rsidRPr="000F45AA">
        <w:rPr>
          <w:rFonts w:ascii="Times New Roman" w:hAnsi="Times New Roman" w:cs="Times New Roman"/>
          <w:sz w:val="24"/>
        </w:rPr>
        <w:t>класса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имеют 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одинаковую</w:t>
      </w:r>
      <w:r>
        <w:rPr>
          <w:rFonts w:ascii="Times New Roman" w:hAnsi="Times New Roman" w:cs="Times New Roman"/>
          <w:sz w:val="24"/>
        </w:rPr>
        <w:t xml:space="preserve"> </w:t>
      </w:r>
      <w:r w:rsidRPr="000F45AA">
        <w:rPr>
          <w:rFonts w:ascii="Times New Roman" w:hAnsi="Times New Roman" w:cs="Times New Roman"/>
          <w:sz w:val="24"/>
        </w:rPr>
        <w:t> сложность</w:t>
      </w:r>
      <w:r w:rsidRPr="00BE372A">
        <w:rPr>
          <w:rFonts w:ascii="Times New Roman" w:hAnsi="Times New Roman" w:cs="Times New Roman"/>
          <w:sz w:val="24"/>
          <w:lang w:val="en-US"/>
        </w:rPr>
        <w:t>.</w:t>
      </w:r>
    </w:p>
    <w:p w14:paraId="68C6EBF4" w14:textId="39DD695D" w:rsidR="00EA291C" w:rsidRPr="00BE372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</w:t>
      </w:r>
      <w:r w:rsidRPr="001742A4">
        <w:rPr>
          <w:rFonts w:ascii="Times New Roman" w:hAnsi="Times New Roman" w:cs="Times New Roman"/>
          <w:sz w:val="24"/>
        </w:rPr>
        <w:t>WinHistory</w:t>
      </w:r>
      <w:r w:rsidRPr="00BE372A">
        <w:rPr>
          <w:rFonts w:ascii="Times New Roman" w:hAnsi="Times New Roman" w:cs="Times New Roman"/>
          <w:sz w:val="24"/>
          <w:lang w:val="en-US"/>
        </w:rPr>
        <w:t xml:space="preserve"> =8</w:t>
      </w:r>
    </w:p>
    <w:p w14:paraId="3256DCBD" w14:textId="77777777" w:rsidR="00EA291C" w:rsidRPr="00360E32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360E32">
        <w:rPr>
          <w:rFonts w:ascii="Times New Roman" w:hAnsi="Times New Roman" w:cs="Times New Roman"/>
          <w:sz w:val="24"/>
          <w:lang w:val="en-US"/>
        </w:rPr>
        <w:t xml:space="preserve"> interface ILogExport=1</w:t>
      </w:r>
    </w:p>
    <w:p w14:paraId="495F041E" w14:textId="77777777" w:rsidR="00EA291C" w:rsidRPr="002502AD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360E32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Pr="002502AD">
        <w:rPr>
          <w:rFonts w:ascii="Times New Roman" w:hAnsi="Times New Roman" w:cs="Times New Roman"/>
          <w:sz w:val="24"/>
          <w:lang w:val="en-US"/>
        </w:rPr>
        <w:t>2</w:t>
      </w:r>
    </w:p>
    <w:p w14:paraId="5D2DDB59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360E32">
        <w:rPr>
          <w:rFonts w:ascii="Times New Roman" w:hAnsi="Times New Roman" w:cs="Times New Roman"/>
          <w:sz w:val="24"/>
          <w:lang w:val="en-US"/>
        </w:rPr>
        <w:t xml:space="preserve"> class LogExportToXML</w:t>
      </w:r>
      <w:r w:rsidRPr="00F017F1">
        <w:rPr>
          <w:rFonts w:ascii="Times New Roman" w:hAnsi="Times New Roman" w:cs="Times New Roman"/>
          <w:sz w:val="24"/>
          <w:lang w:val="en-US"/>
        </w:rPr>
        <w:t>=</w:t>
      </w:r>
      <w:r w:rsidRPr="00EA291C">
        <w:rPr>
          <w:rFonts w:ascii="Times New Roman" w:hAnsi="Times New Roman" w:cs="Times New Roman"/>
          <w:sz w:val="24"/>
          <w:lang w:val="en-US"/>
        </w:rPr>
        <w:t>2</w:t>
      </w:r>
    </w:p>
    <w:p w14:paraId="4344C71D" w14:textId="77777777" w:rsidR="00EA291C" w:rsidRPr="00F017F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WNC</w:t>
      </w:r>
      <w:r w:rsidRPr="00F017F1">
        <w:rPr>
          <w:rFonts w:ascii="Times New Roman" w:hAnsi="Times New Roman" w:cs="Times New Roman"/>
          <w:sz w:val="24"/>
          <w:lang w:val="en-US"/>
        </w:rPr>
        <w:t xml:space="preserve"> class LogExporter</w:t>
      </w:r>
      <w:r>
        <w:rPr>
          <w:rFonts w:ascii="Times New Roman" w:hAnsi="Times New Roman" w:cs="Times New Roman"/>
          <w:sz w:val="24"/>
          <w:lang w:val="en-US"/>
        </w:rPr>
        <w:t xml:space="preserve"> =3</w:t>
      </w:r>
    </w:p>
    <w:p w14:paraId="40977EF3" w14:textId="77777777" w:rsidR="00EA291C" w:rsidRPr="002502AD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общий</w:t>
      </w:r>
      <w:r w:rsidRPr="00EA29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WNC</w:t>
      </w:r>
      <w:r w:rsidRPr="00EA291C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3.2</w:t>
      </w:r>
    </w:p>
    <w:p w14:paraId="0EEDFAD6" w14:textId="77777777" w:rsidR="00EA291C" w:rsidRPr="00BE372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F017F1">
        <w:rPr>
          <w:rFonts w:ascii="Times New Roman" w:hAnsi="Times New Roman" w:cs="Times New Roman"/>
          <w:color w:val="FF0000"/>
          <w:sz w:val="24"/>
        </w:rPr>
        <w:t>Метрика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2: </w:t>
      </w:r>
      <w:r w:rsidRPr="00F017F1">
        <w:rPr>
          <w:rFonts w:ascii="Times New Roman" w:hAnsi="Times New Roman" w:cs="Times New Roman"/>
          <w:color w:val="FF0000"/>
          <w:sz w:val="24"/>
        </w:rPr>
        <w:t>Количество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</w:rPr>
        <w:t>детей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(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BE372A">
        <w:rPr>
          <w:rFonts w:ascii="Times New Roman" w:hAnsi="Times New Roman" w:cs="Times New Roman"/>
          <w:color w:val="FF0000"/>
          <w:sz w:val="24"/>
        </w:rPr>
        <w:t xml:space="preserve"> </w:t>
      </w:r>
      <w:r w:rsidRPr="00F017F1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BE372A">
        <w:rPr>
          <w:rFonts w:ascii="Times New Roman" w:hAnsi="Times New Roman" w:cs="Times New Roman"/>
          <w:color w:val="FF0000"/>
          <w:sz w:val="24"/>
        </w:rPr>
        <w:t>)</w:t>
      </w:r>
    </w:p>
    <w:p w14:paraId="5ABC8CF4" w14:textId="77777777" w:rsidR="00EA291C" w:rsidRPr="00F017F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F017F1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E7842BD" w14:textId="77777777" w:rsidR="00EA291C" w:rsidRPr="00F017F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F017F1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6A4F4D3" w14:textId="77777777" w:rsidR="00EA291C" w:rsidRPr="00C3678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CE0680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EA291C">
        <w:rPr>
          <w:rFonts w:ascii="Times New Roman" w:hAnsi="Times New Roman" w:cs="Times New Roman"/>
          <w:color w:val="FF0000"/>
          <w:sz w:val="24"/>
        </w:rPr>
        <w:t>=0.4</w:t>
      </w:r>
    </w:p>
    <w:p w14:paraId="715103EA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E0680">
        <w:rPr>
          <w:rFonts w:ascii="Times New Roman" w:hAnsi="Times New Roman" w:cs="Times New Roman"/>
          <w:sz w:val="24"/>
        </w:rPr>
        <w:t>Метрика</w:t>
      </w:r>
      <w:r w:rsidRPr="00EA291C">
        <w:rPr>
          <w:rFonts w:ascii="Times New Roman" w:hAnsi="Times New Roman" w:cs="Times New Roman"/>
          <w:sz w:val="24"/>
        </w:rPr>
        <w:t xml:space="preserve"> 3: </w:t>
      </w:r>
      <w:r w:rsidRPr="00CE0680">
        <w:rPr>
          <w:rFonts w:ascii="Times New Roman" w:hAnsi="Times New Roman" w:cs="Times New Roman"/>
          <w:sz w:val="24"/>
        </w:rPr>
        <w:t>Сцепление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между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классами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объектов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</w:rPr>
        <w:t>СВО</w:t>
      </w:r>
      <w:r w:rsidRPr="00EA291C">
        <w:rPr>
          <w:rFonts w:ascii="Times New Roman" w:hAnsi="Times New Roman" w:cs="Times New Roman"/>
          <w:sz w:val="24"/>
        </w:rPr>
        <w:t xml:space="preserve"> (</w:t>
      </w:r>
      <w:r w:rsidRPr="00CE0680">
        <w:rPr>
          <w:rFonts w:ascii="Times New Roman" w:hAnsi="Times New Roman" w:cs="Times New Roman"/>
          <w:sz w:val="24"/>
          <w:lang w:val="en-US"/>
        </w:rPr>
        <w:t>Coupling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  <w:lang w:val="en-US"/>
        </w:rPr>
        <w:t>between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  <w:lang w:val="en-US"/>
        </w:rPr>
        <w:t>object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CE0680">
        <w:rPr>
          <w:rFonts w:ascii="Times New Roman" w:hAnsi="Times New Roman" w:cs="Times New Roman"/>
          <w:sz w:val="24"/>
          <w:lang w:val="en-US"/>
        </w:rPr>
        <w:t>classes</w:t>
      </w:r>
      <w:r w:rsidRPr="00EA291C">
        <w:rPr>
          <w:rFonts w:ascii="Times New Roman" w:hAnsi="Times New Roman" w:cs="Times New Roman"/>
          <w:sz w:val="24"/>
        </w:rPr>
        <w:t xml:space="preserve">) </w:t>
      </w:r>
    </w:p>
    <w:p w14:paraId="4C1009DD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E0680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E5745D1" w14:textId="77777777" w:rsidR="00EA291C" w:rsidRPr="00BE372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BE372A">
        <w:rPr>
          <w:rFonts w:ascii="Times New Roman" w:hAnsi="Times New Roman" w:cs="Times New Roman"/>
          <w:sz w:val="24"/>
          <w:lang w:val="en-US"/>
        </w:rPr>
        <w:t>4</w:t>
      </w:r>
    </w:p>
    <w:p w14:paraId="151E374C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Pr="00EA291C">
        <w:rPr>
          <w:rFonts w:ascii="Times New Roman" w:hAnsi="Times New Roman" w:cs="Times New Roman"/>
          <w:sz w:val="24"/>
          <w:lang w:val="en-US"/>
        </w:rPr>
        <w:t>0</w:t>
      </w:r>
    </w:p>
    <w:p w14:paraId="433C2651" w14:textId="77777777" w:rsidR="00EA291C" w:rsidRPr="00CE0680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7596C4BE" w14:textId="77777777" w:rsidR="00EA291C" w:rsidRPr="00CE0680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3406ACA1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CE0680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>
        <w:rPr>
          <w:rFonts w:ascii="Times New Roman" w:hAnsi="Times New Roman" w:cs="Times New Roman"/>
          <w:sz w:val="24"/>
          <w:lang w:val="en-US"/>
        </w:rPr>
        <w:t>1</w:t>
      </w:r>
    </w:p>
    <w:p w14:paraId="7F195CD9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E0680">
        <w:rPr>
          <w:rFonts w:ascii="Times New Roman" w:hAnsi="Times New Roman" w:cs="Times New Roman"/>
          <w:sz w:val="24"/>
        </w:rPr>
        <w:t>СВО</w:t>
      </w:r>
      <w:r w:rsidRPr="00EA291C">
        <w:rPr>
          <w:rFonts w:ascii="Times New Roman" w:hAnsi="Times New Roman" w:cs="Times New Roman"/>
          <w:sz w:val="24"/>
          <w:lang w:val="en-US"/>
        </w:rPr>
        <w:t>=1,4</w:t>
      </w:r>
    </w:p>
    <w:p w14:paraId="0B0BF229" w14:textId="77777777" w:rsidR="00EA291C" w:rsidRPr="00EA291C" w:rsidRDefault="00EA291C" w:rsidP="00EA29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D06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EA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6455D626" w14:textId="77777777" w:rsidR="00EA291C" w:rsidRPr="00EA291C" w:rsidRDefault="00EA291C" w:rsidP="00EA291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05660B" w14:textId="77777777" w:rsidR="00EA291C" w:rsidRPr="00D062AD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06287F9A" w14:textId="77777777" w:rsidR="00EA291C" w:rsidRPr="00D062AD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5AB3F4FC" w14:textId="77777777" w:rsidR="00EA291C" w:rsidRPr="00D062AD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44CA50AC" w14:textId="77777777" w:rsidR="00EA291C" w:rsidRPr="00D062AD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2AD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085AA42" w14:textId="77777777" w:rsidR="00EA291C" w:rsidRPr="00AC1D6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AC1D6F">
        <w:rPr>
          <w:rFonts w:ascii="Times New Roman" w:hAnsi="Times New Roman" w:cs="Times New Roman"/>
          <w:sz w:val="24"/>
          <w:lang w:val="en-US"/>
        </w:rPr>
        <w:t>8</w:t>
      </w:r>
      <w:r>
        <w:rPr>
          <w:rFonts w:ascii="Times New Roman" w:hAnsi="Times New Roman" w:cs="Times New Roman"/>
          <w:sz w:val="24"/>
          <w:lang w:val="en-US"/>
        </w:rPr>
        <w:t>+</w:t>
      </w:r>
      <w:r w:rsidRPr="00AC1D6F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>
        <w:rPr>
          <w:rFonts w:ascii="Times New Roman" w:hAnsi="Times New Roman" w:cs="Times New Roman"/>
          <w:sz w:val="24"/>
          <w:lang w:val="en-US"/>
        </w:rPr>
        <w:t>=</w:t>
      </w:r>
      <w:r w:rsidRPr="00AC1D6F">
        <w:rPr>
          <w:rFonts w:ascii="Times New Roman" w:hAnsi="Times New Roman" w:cs="Times New Roman"/>
          <w:sz w:val="24"/>
          <w:lang w:val="en-US"/>
        </w:rPr>
        <w:t>14</w:t>
      </w:r>
    </w:p>
    <w:p w14:paraId="42E15C4D" w14:textId="77777777" w:rsidR="00EA291C" w:rsidRPr="00AC1D6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Pr="00AC1D6F">
        <w:rPr>
          <w:rFonts w:ascii="Times New Roman" w:hAnsi="Times New Roman" w:cs="Times New Roman"/>
          <w:sz w:val="24"/>
          <w:lang w:val="en-US"/>
        </w:rPr>
        <w:t>2</w:t>
      </w:r>
      <w:r w:rsidRPr="00F711C0">
        <w:rPr>
          <w:rFonts w:ascii="Times New Roman" w:hAnsi="Times New Roman" w:cs="Times New Roman"/>
          <w:sz w:val="24"/>
          <w:lang w:val="en-US"/>
        </w:rPr>
        <w:t>+0=</w:t>
      </w:r>
      <w:r w:rsidRPr="00AC1D6F">
        <w:rPr>
          <w:rFonts w:ascii="Times New Roman" w:hAnsi="Times New Roman" w:cs="Times New Roman"/>
          <w:sz w:val="24"/>
          <w:lang w:val="en-US"/>
        </w:rPr>
        <w:t>2</w:t>
      </w:r>
    </w:p>
    <w:p w14:paraId="5A9EC3E6" w14:textId="77777777" w:rsidR="00EA291C" w:rsidRPr="00AC1D6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Pr="00AC1D6F">
        <w:rPr>
          <w:rFonts w:ascii="Times New Roman" w:hAnsi="Times New Roman" w:cs="Times New Roman"/>
          <w:sz w:val="24"/>
          <w:lang w:val="en-US"/>
        </w:rPr>
        <w:t>3</w:t>
      </w:r>
      <w:r w:rsidRPr="00F711C0">
        <w:rPr>
          <w:rFonts w:ascii="Times New Roman" w:hAnsi="Times New Roman" w:cs="Times New Roman"/>
          <w:sz w:val="24"/>
          <w:lang w:val="en-US"/>
        </w:rPr>
        <w:t>+</w:t>
      </w:r>
      <w:r w:rsidRPr="00AC1D6F">
        <w:rPr>
          <w:rFonts w:ascii="Times New Roman" w:hAnsi="Times New Roman" w:cs="Times New Roman"/>
          <w:sz w:val="24"/>
          <w:lang w:val="en-US"/>
        </w:rPr>
        <w:t>4</w:t>
      </w:r>
      <w:r w:rsidRPr="00F711C0">
        <w:rPr>
          <w:rFonts w:ascii="Times New Roman" w:hAnsi="Times New Roman" w:cs="Times New Roman"/>
          <w:sz w:val="24"/>
          <w:lang w:val="en-US"/>
        </w:rPr>
        <w:t>=</w:t>
      </w:r>
      <w:r w:rsidRPr="00AC1D6F">
        <w:rPr>
          <w:rFonts w:ascii="Times New Roman" w:hAnsi="Times New Roman" w:cs="Times New Roman"/>
          <w:sz w:val="24"/>
          <w:lang w:val="en-US"/>
        </w:rPr>
        <w:t>7</w:t>
      </w:r>
    </w:p>
    <w:p w14:paraId="17CE24CD" w14:textId="77777777" w:rsidR="00EA291C" w:rsidRPr="00AC1D6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Pr="00AC1D6F">
        <w:rPr>
          <w:rFonts w:ascii="Times New Roman" w:hAnsi="Times New Roman" w:cs="Times New Roman"/>
          <w:sz w:val="24"/>
          <w:lang w:val="en-US"/>
        </w:rPr>
        <w:t>3</w:t>
      </w:r>
      <w:r w:rsidRPr="00F711C0">
        <w:rPr>
          <w:rFonts w:ascii="Times New Roman" w:hAnsi="Times New Roman" w:cs="Times New Roman"/>
          <w:sz w:val="24"/>
          <w:lang w:val="en-US"/>
        </w:rPr>
        <w:t>+1</w:t>
      </w:r>
      <w:r w:rsidRPr="00020A77">
        <w:rPr>
          <w:rFonts w:ascii="Times New Roman" w:hAnsi="Times New Roman" w:cs="Times New Roman"/>
          <w:sz w:val="24"/>
          <w:lang w:val="en-US"/>
        </w:rPr>
        <w:t>=</w:t>
      </w:r>
      <w:r w:rsidRPr="00AC1D6F">
        <w:rPr>
          <w:rFonts w:ascii="Times New Roman" w:hAnsi="Times New Roman" w:cs="Times New Roman"/>
          <w:sz w:val="24"/>
          <w:lang w:val="en-US"/>
        </w:rPr>
        <w:t>4</w:t>
      </w:r>
    </w:p>
    <w:p w14:paraId="5A668292" w14:textId="77777777" w:rsidR="00EA291C" w:rsidRPr="00AC1D6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F711C0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Pr="0003671E">
        <w:rPr>
          <w:rFonts w:ascii="Times New Roman" w:hAnsi="Times New Roman" w:cs="Times New Roman"/>
          <w:sz w:val="24"/>
          <w:lang w:val="en-US"/>
        </w:rPr>
        <w:t>3+</w:t>
      </w:r>
      <w:r w:rsidRPr="00AC1D6F">
        <w:rPr>
          <w:rFonts w:ascii="Times New Roman" w:hAnsi="Times New Roman" w:cs="Times New Roman"/>
          <w:sz w:val="24"/>
          <w:lang w:val="en-US"/>
        </w:rPr>
        <w:t>3</w:t>
      </w:r>
      <w:r w:rsidRPr="0003671E">
        <w:rPr>
          <w:rFonts w:ascii="Times New Roman" w:hAnsi="Times New Roman" w:cs="Times New Roman"/>
          <w:sz w:val="24"/>
          <w:lang w:val="en-US"/>
        </w:rPr>
        <w:t>=</w:t>
      </w:r>
      <w:r w:rsidRPr="00AC1D6F">
        <w:rPr>
          <w:rFonts w:ascii="Times New Roman" w:hAnsi="Times New Roman" w:cs="Times New Roman"/>
          <w:sz w:val="24"/>
          <w:lang w:val="en-US"/>
        </w:rPr>
        <w:t>6</w:t>
      </w:r>
    </w:p>
    <w:p w14:paraId="29ABFA6D" w14:textId="77777777" w:rsidR="00EA291C" w:rsidRPr="00AC1D6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062AD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03671E">
        <w:rPr>
          <w:rFonts w:ascii="Times New Roman" w:hAnsi="Times New Roman" w:cs="Times New Roman"/>
          <w:sz w:val="24"/>
          <w:lang w:val="en-US"/>
        </w:rPr>
        <w:t xml:space="preserve"> =</w:t>
      </w:r>
      <w:r w:rsidRPr="00AC1D6F">
        <w:rPr>
          <w:rFonts w:ascii="Times New Roman" w:hAnsi="Times New Roman" w:cs="Times New Roman"/>
          <w:sz w:val="24"/>
          <w:lang w:val="en-US"/>
        </w:rPr>
        <w:t>6.6</w:t>
      </w:r>
    </w:p>
    <w:p w14:paraId="45B2E3D7" w14:textId="77777777" w:rsidR="00EA291C" w:rsidRPr="00E617F0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E617F0">
        <w:rPr>
          <w:rFonts w:ascii="Times New Roman" w:hAnsi="Times New Roman" w:cs="Times New Roman"/>
          <w:b/>
          <w:sz w:val="24"/>
        </w:rPr>
        <w:t>Метрика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E617F0">
        <w:rPr>
          <w:rFonts w:ascii="Times New Roman" w:hAnsi="Times New Roman" w:cs="Times New Roman"/>
          <w:b/>
          <w:sz w:val="24"/>
        </w:rPr>
        <w:t>Недостаток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617F0">
        <w:rPr>
          <w:rFonts w:ascii="Times New Roman" w:hAnsi="Times New Roman" w:cs="Times New Roman"/>
          <w:b/>
          <w:sz w:val="24"/>
        </w:rPr>
        <w:t>связности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617F0">
        <w:rPr>
          <w:rFonts w:ascii="Times New Roman" w:hAnsi="Times New Roman" w:cs="Times New Roman"/>
          <w:b/>
          <w:sz w:val="24"/>
        </w:rPr>
        <w:t>в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617F0">
        <w:rPr>
          <w:rFonts w:ascii="Times New Roman" w:hAnsi="Times New Roman" w:cs="Times New Roman"/>
          <w:b/>
          <w:sz w:val="24"/>
        </w:rPr>
        <w:t>методах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E617F0">
        <w:rPr>
          <w:rFonts w:ascii="Times New Roman" w:hAnsi="Times New Roman" w:cs="Times New Roman"/>
          <w:b/>
          <w:sz w:val="24"/>
        </w:rPr>
        <w:t>С</w:t>
      </w:r>
      <w:r w:rsidRPr="00E617F0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7ADB8A71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535AFB00" w14:textId="77777777" w:rsidR="00EA291C" w:rsidRPr="009C68C9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 class Form1=</w:t>
      </w:r>
      <w:r w:rsidRPr="009C68C9">
        <w:rPr>
          <w:rFonts w:ascii="Times New Roman" w:hAnsi="Times New Roman" w:cs="Times New Roman"/>
          <w:sz w:val="24"/>
          <w:lang w:val="en-US"/>
        </w:rPr>
        <w:t>38-</w:t>
      </w:r>
      <w:r w:rsidRPr="00E617F0">
        <w:rPr>
          <w:rFonts w:ascii="Times New Roman" w:hAnsi="Times New Roman" w:cs="Times New Roman"/>
          <w:sz w:val="24"/>
          <w:lang w:val="en-US"/>
        </w:rPr>
        <w:t>6=</w:t>
      </w:r>
      <w:r w:rsidRPr="009C68C9">
        <w:rPr>
          <w:rFonts w:ascii="Times New Roman" w:hAnsi="Times New Roman" w:cs="Times New Roman"/>
          <w:sz w:val="24"/>
          <w:lang w:val="en-US"/>
        </w:rPr>
        <w:t>32</w:t>
      </w:r>
    </w:p>
    <w:p w14:paraId="645C02D8" w14:textId="77777777" w:rsidR="00EA291C" w:rsidRPr="00E617F0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 interface ILogExport=2</w:t>
      </w:r>
      <w:r w:rsidRPr="009C68C9">
        <w:rPr>
          <w:rFonts w:ascii="Times New Roman" w:hAnsi="Times New Roman" w:cs="Times New Roman"/>
          <w:sz w:val="24"/>
          <w:lang w:val="en-US"/>
        </w:rPr>
        <w:t>-</w:t>
      </w:r>
      <w:r w:rsidRPr="00E617F0">
        <w:rPr>
          <w:rFonts w:ascii="Times New Roman" w:hAnsi="Times New Roman" w:cs="Times New Roman"/>
          <w:sz w:val="24"/>
          <w:lang w:val="en-US"/>
        </w:rPr>
        <w:t>0=2</w:t>
      </w:r>
    </w:p>
    <w:p w14:paraId="38E5FC20" w14:textId="77777777" w:rsidR="00EA291C" w:rsidRPr="009C68C9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</w:t>
      </w:r>
      <w:r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E617F0">
        <w:rPr>
          <w:rFonts w:ascii="Times New Roman" w:hAnsi="Times New Roman" w:cs="Times New Roman"/>
          <w:sz w:val="24"/>
          <w:lang w:val="en-US"/>
        </w:rPr>
        <w:t>=</w:t>
      </w:r>
      <w:r w:rsidRPr="009C68C9">
        <w:rPr>
          <w:rFonts w:ascii="Times New Roman" w:hAnsi="Times New Roman" w:cs="Times New Roman"/>
          <w:sz w:val="24"/>
          <w:lang w:val="en-US"/>
        </w:rPr>
        <w:t>3</w:t>
      </w:r>
    </w:p>
    <w:p w14:paraId="6A06216D" w14:textId="77777777" w:rsidR="00EA291C" w:rsidRPr="009C68C9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617F0">
        <w:rPr>
          <w:rFonts w:ascii="Times New Roman" w:hAnsi="Times New Roman" w:cs="Times New Roman"/>
          <w:sz w:val="24"/>
          <w:lang w:val="en-US"/>
        </w:rPr>
        <w:t>LCOM class LogExportToXML=3</w:t>
      </w:r>
      <w:r w:rsidRPr="009C68C9">
        <w:rPr>
          <w:rFonts w:ascii="Times New Roman" w:hAnsi="Times New Roman" w:cs="Times New Roman"/>
          <w:sz w:val="24"/>
          <w:lang w:val="en-US"/>
        </w:rPr>
        <w:t>-0</w:t>
      </w:r>
      <w:r w:rsidRPr="00E617F0">
        <w:rPr>
          <w:rFonts w:ascii="Times New Roman" w:hAnsi="Times New Roman" w:cs="Times New Roman"/>
          <w:sz w:val="24"/>
          <w:lang w:val="en-US"/>
        </w:rPr>
        <w:t>=</w:t>
      </w:r>
      <w:r w:rsidRPr="009C68C9">
        <w:rPr>
          <w:rFonts w:ascii="Times New Roman" w:hAnsi="Times New Roman" w:cs="Times New Roman"/>
          <w:sz w:val="24"/>
          <w:lang w:val="en-US"/>
        </w:rPr>
        <w:t>3</w:t>
      </w:r>
    </w:p>
    <w:p w14:paraId="083D4F95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C68C9">
        <w:rPr>
          <w:rFonts w:ascii="Times New Roman" w:hAnsi="Times New Roman" w:cs="Times New Roman"/>
          <w:sz w:val="24"/>
          <w:lang w:val="en-US"/>
        </w:rPr>
        <w:t>LCOM class LogExporter =6-</w:t>
      </w:r>
      <w:r w:rsidRPr="00EA291C">
        <w:rPr>
          <w:rFonts w:ascii="Times New Roman" w:hAnsi="Times New Roman" w:cs="Times New Roman"/>
          <w:sz w:val="24"/>
          <w:lang w:val="en-US"/>
        </w:rPr>
        <w:t>2</w:t>
      </w:r>
      <w:r w:rsidRPr="009C68C9">
        <w:rPr>
          <w:rFonts w:ascii="Times New Roman" w:hAnsi="Times New Roman" w:cs="Times New Roman"/>
          <w:sz w:val="24"/>
          <w:lang w:val="en-US"/>
        </w:rPr>
        <w:t>=</w:t>
      </w:r>
      <w:r w:rsidRPr="00EA291C">
        <w:rPr>
          <w:rFonts w:ascii="Times New Roman" w:hAnsi="Times New Roman" w:cs="Times New Roman"/>
          <w:sz w:val="24"/>
          <w:lang w:val="en-US"/>
        </w:rPr>
        <w:t>4</w:t>
      </w:r>
    </w:p>
    <w:p w14:paraId="3322B9B5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C68C9">
        <w:rPr>
          <w:rFonts w:ascii="Times New Roman" w:hAnsi="Times New Roman" w:cs="Times New Roman"/>
          <w:sz w:val="24"/>
          <w:lang w:val="en-US"/>
        </w:rPr>
        <w:t xml:space="preserve">LCOM = </w:t>
      </w:r>
      <w:r w:rsidRPr="00EA291C">
        <w:rPr>
          <w:rFonts w:ascii="Times New Roman" w:hAnsi="Times New Roman" w:cs="Times New Roman"/>
          <w:sz w:val="24"/>
          <w:lang w:val="en-US"/>
        </w:rPr>
        <w:t>8.8</w:t>
      </w:r>
    </w:p>
    <w:p w14:paraId="563B1F88" w14:textId="77777777" w:rsidR="00EA291C" w:rsidRPr="009C68C9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53588E3" w14:textId="77777777" w:rsidR="00EA291C" w:rsidRPr="009C68C9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1D13631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BB1134">
        <w:rPr>
          <w:rFonts w:ascii="Times New Roman" w:hAnsi="Times New Roman" w:cs="Times New Roman"/>
          <w:b/>
          <w:sz w:val="24"/>
        </w:rPr>
        <w:t>Метрика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BB1134">
        <w:rPr>
          <w:rFonts w:ascii="Times New Roman" w:hAnsi="Times New Roman" w:cs="Times New Roman"/>
          <w:b/>
          <w:sz w:val="24"/>
        </w:rPr>
        <w:t>Размер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BB1134">
        <w:rPr>
          <w:rFonts w:ascii="Times New Roman" w:hAnsi="Times New Roman" w:cs="Times New Roman"/>
          <w:b/>
          <w:sz w:val="24"/>
        </w:rPr>
        <w:t>класса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3218EBD0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011B67A1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3632F88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5F23360B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64DD2DD5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143420D8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5137E">
        <w:rPr>
          <w:rFonts w:ascii="Times New Roman" w:hAnsi="Times New Roman" w:cs="Times New Roman"/>
          <w:sz w:val="24"/>
          <w:lang w:val="en-US"/>
        </w:rPr>
        <w:t>CS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D5137E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D5137E">
        <w:rPr>
          <w:rFonts w:ascii="Times New Roman" w:hAnsi="Times New Roman" w:cs="Times New Roman"/>
          <w:sz w:val="24"/>
          <w:lang w:val="en-US"/>
        </w:rPr>
        <w:t>Form</w:t>
      </w:r>
      <w:r w:rsidRPr="00EA291C">
        <w:rPr>
          <w:rFonts w:ascii="Times New Roman" w:hAnsi="Times New Roman" w:cs="Times New Roman"/>
          <w:sz w:val="24"/>
        </w:rPr>
        <w:t>1=8+3=11</w:t>
      </w:r>
    </w:p>
    <w:p w14:paraId="2EDCB77E" w14:textId="77777777" w:rsidR="00EA291C" w:rsidRPr="00865393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interface ILogExport=</w:t>
      </w:r>
      <w:r w:rsidRPr="00865393">
        <w:rPr>
          <w:rFonts w:ascii="Times New Roman" w:hAnsi="Times New Roman" w:cs="Times New Roman"/>
          <w:sz w:val="24"/>
          <w:lang w:val="en-US"/>
        </w:rPr>
        <w:t>1+1=2</w:t>
      </w:r>
    </w:p>
    <w:p w14:paraId="64781904" w14:textId="77777777" w:rsidR="00EA291C" w:rsidRPr="00865393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class LogExportToTXT=</w:t>
      </w:r>
      <w:r w:rsidRPr="00865393">
        <w:rPr>
          <w:rFonts w:ascii="Times New Roman" w:hAnsi="Times New Roman" w:cs="Times New Roman"/>
          <w:sz w:val="24"/>
          <w:lang w:val="en-US"/>
        </w:rPr>
        <w:t>2+0=2</w:t>
      </w:r>
    </w:p>
    <w:p w14:paraId="6E6489CA" w14:textId="77777777" w:rsidR="00EA291C" w:rsidRPr="00865393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5137E">
        <w:rPr>
          <w:rFonts w:ascii="Times New Roman" w:hAnsi="Times New Roman" w:cs="Times New Roman"/>
          <w:sz w:val="24"/>
          <w:lang w:val="en-US"/>
        </w:rPr>
        <w:t>CS class LogExportToXML=</w:t>
      </w:r>
      <w:r w:rsidRPr="00865393">
        <w:rPr>
          <w:rFonts w:ascii="Times New Roman" w:hAnsi="Times New Roman" w:cs="Times New Roman"/>
          <w:sz w:val="24"/>
          <w:lang w:val="en-US"/>
        </w:rPr>
        <w:t>2+0=2</w:t>
      </w:r>
    </w:p>
    <w:p w14:paraId="2206F455" w14:textId="77777777" w:rsidR="00EA291C" w:rsidRPr="00865393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65393">
        <w:rPr>
          <w:rFonts w:ascii="Times New Roman" w:hAnsi="Times New Roman" w:cs="Times New Roman"/>
          <w:sz w:val="24"/>
          <w:lang w:val="en-US"/>
        </w:rPr>
        <w:t>CS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865393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865393">
        <w:rPr>
          <w:rFonts w:ascii="Times New Roman" w:hAnsi="Times New Roman" w:cs="Times New Roman"/>
          <w:sz w:val="24"/>
          <w:lang w:val="en-US"/>
        </w:rPr>
        <w:t>LogExporter</w:t>
      </w:r>
      <w:r w:rsidRPr="00EA291C">
        <w:rPr>
          <w:rFonts w:ascii="Times New Roman" w:hAnsi="Times New Roman" w:cs="Times New Roman"/>
          <w:sz w:val="24"/>
        </w:rPr>
        <w:t xml:space="preserve"> =2</w:t>
      </w:r>
      <w:r>
        <w:rPr>
          <w:rFonts w:ascii="Times New Roman" w:hAnsi="Times New Roman" w:cs="Times New Roman"/>
          <w:sz w:val="24"/>
        </w:rPr>
        <w:t>+1=3</w:t>
      </w:r>
    </w:p>
    <w:p w14:paraId="7FD834B8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5137E">
        <w:rPr>
          <w:rFonts w:ascii="Times New Roman" w:hAnsi="Times New Roman" w:cs="Times New Roman"/>
          <w:sz w:val="24"/>
        </w:rPr>
        <w:t>CS =</w:t>
      </w:r>
      <w:r>
        <w:rPr>
          <w:rFonts w:ascii="Times New Roman" w:hAnsi="Times New Roman" w:cs="Times New Roman"/>
          <w:sz w:val="24"/>
        </w:rPr>
        <w:t>4</w:t>
      </w:r>
    </w:p>
    <w:p w14:paraId="246B80DD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3B683D" w14:textId="77777777" w:rsidR="00EA291C" w:rsidRPr="00A25E7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A25E7F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11AD0B7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3671E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3CC5CD2E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B5D293E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1003E699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00B24278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27338B">
        <w:rPr>
          <w:rFonts w:ascii="Times New Roman" w:hAnsi="Times New Roman" w:cs="Times New Roman"/>
          <w:sz w:val="24"/>
          <w:lang w:val="en-US"/>
        </w:rPr>
        <w:t>NOO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27338B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27338B">
        <w:rPr>
          <w:rFonts w:ascii="Times New Roman" w:hAnsi="Times New Roman" w:cs="Times New Roman"/>
          <w:sz w:val="24"/>
          <w:lang w:val="en-US"/>
        </w:rPr>
        <w:t>LogExportToTXT</w:t>
      </w:r>
      <w:r w:rsidRPr="00EA291C">
        <w:rPr>
          <w:rFonts w:ascii="Times New Roman" w:hAnsi="Times New Roman" w:cs="Times New Roman"/>
          <w:sz w:val="24"/>
        </w:rPr>
        <w:t>=1</w:t>
      </w:r>
    </w:p>
    <w:p w14:paraId="51ACA2A0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27338B">
        <w:rPr>
          <w:rFonts w:ascii="Times New Roman" w:hAnsi="Times New Roman" w:cs="Times New Roman"/>
          <w:sz w:val="24"/>
          <w:lang w:val="en-US"/>
        </w:rPr>
        <w:t>NOO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27338B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27338B">
        <w:rPr>
          <w:rFonts w:ascii="Times New Roman" w:hAnsi="Times New Roman" w:cs="Times New Roman"/>
          <w:sz w:val="24"/>
          <w:lang w:val="en-US"/>
        </w:rPr>
        <w:t>LogExportToXML</w:t>
      </w:r>
      <w:r w:rsidRPr="00EA291C">
        <w:rPr>
          <w:rFonts w:ascii="Times New Roman" w:hAnsi="Times New Roman" w:cs="Times New Roman"/>
          <w:sz w:val="24"/>
        </w:rPr>
        <w:t>=1</w:t>
      </w:r>
    </w:p>
    <w:p w14:paraId="66E7B455" w14:textId="77777777" w:rsidR="00EA291C" w:rsidRPr="0027338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27338B">
        <w:rPr>
          <w:rFonts w:ascii="Times New Roman" w:hAnsi="Times New Roman" w:cs="Times New Roman"/>
          <w:sz w:val="24"/>
          <w:lang w:val="en-US"/>
        </w:rPr>
        <w:t>NOO</w:t>
      </w:r>
      <w:r w:rsidRPr="00EA291C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0.4</w:t>
      </w:r>
    </w:p>
    <w:p w14:paraId="61FE0EDF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A8D73BA" w14:textId="77777777" w:rsidR="00EA291C" w:rsidRPr="0027338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27338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4F9D83EE" w14:textId="77777777" w:rsidR="00EA291C" w:rsidRPr="0027338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27338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68DB27BC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3A90552D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NOA=0</w:t>
      </w:r>
    </w:p>
    <w:p w14:paraId="4E207F2E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BBEDC3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79D3AD0" w14:textId="77777777" w:rsidR="00EA291C" w:rsidRPr="00CF18DF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CF18DF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65E629C2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49DCDC68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9004EF5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5BE1EA4A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4E5F832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056F4B71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114D6">
        <w:rPr>
          <w:rFonts w:ascii="Times New Roman" w:hAnsi="Times New Roman" w:cs="Times New Roman"/>
          <w:sz w:val="24"/>
          <w:lang w:val="en-US"/>
        </w:rPr>
        <w:t>SI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4114D6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4114D6">
        <w:rPr>
          <w:rFonts w:ascii="Times New Roman" w:hAnsi="Times New Roman" w:cs="Times New Roman"/>
          <w:sz w:val="24"/>
          <w:lang w:val="en-US"/>
        </w:rPr>
        <w:t>LogExportToTXT</w:t>
      </w:r>
      <w:r w:rsidRPr="00EA291C">
        <w:rPr>
          <w:rFonts w:ascii="Times New Roman" w:hAnsi="Times New Roman" w:cs="Times New Roman"/>
          <w:sz w:val="24"/>
        </w:rPr>
        <w:t>=0.5</w:t>
      </w:r>
    </w:p>
    <w:p w14:paraId="19ADE726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114D6">
        <w:rPr>
          <w:rFonts w:ascii="Times New Roman" w:hAnsi="Times New Roman" w:cs="Times New Roman"/>
          <w:sz w:val="24"/>
          <w:lang w:val="en-US"/>
        </w:rPr>
        <w:t>SI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4114D6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4114D6">
        <w:rPr>
          <w:rFonts w:ascii="Times New Roman" w:hAnsi="Times New Roman" w:cs="Times New Roman"/>
          <w:sz w:val="24"/>
          <w:lang w:val="en-US"/>
        </w:rPr>
        <w:t>LogExportToXML</w:t>
      </w:r>
      <w:r w:rsidRPr="00EA291C">
        <w:rPr>
          <w:rFonts w:ascii="Times New Roman" w:hAnsi="Times New Roman" w:cs="Times New Roman"/>
          <w:sz w:val="24"/>
        </w:rPr>
        <w:t>=0.5</w:t>
      </w:r>
    </w:p>
    <w:p w14:paraId="3F896004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 = (NOO * уровень) /Mобщ=0.2</w:t>
      </w:r>
    </w:p>
    <w:p w14:paraId="143550AC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5C649A71" w14:textId="77777777" w:rsidR="00EA291C" w:rsidRPr="003E0599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3E0599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B71211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3E0599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A85D797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BAC7CF8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470391">
        <w:rPr>
          <w:rFonts w:ascii="Times New Roman" w:hAnsi="Times New Roman" w:cs="Times New Roman"/>
          <w:sz w:val="24"/>
          <w:lang w:val="en-US"/>
        </w:rPr>
        <w:t>48/8=6</w:t>
      </w:r>
    </w:p>
    <w:p w14:paraId="43430A03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Pr="00470391">
        <w:rPr>
          <w:rFonts w:ascii="Times New Roman" w:hAnsi="Times New Roman" w:cs="Times New Roman"/>
          <w:sz w:val="24"/>
          <w:lang w:val="en-US"/>
        </w:rPr>
        <w:t>1</w:t>
      </w:r>
    </w:p>
    <w:p w14:paraId="7DE3FFB6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Pr="00470391">
        <w:rPr>
          <w:rFonts w:ascii="Times New Roman" w:hAnsi="Times New Roman" w:cs="Times New Roman"/>
          <w:sz w:val="24"/>
          <w:lang w:val="en-US"/>
        </w:rPr>
        <w:t>10/2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Pr="00470391">
        <w:rPr>
          <w:rFonts w:ascii="Times New Roman" w:hAnsi="Times New Roman" w:cs="Times New Roman"/>
          <w:sz w:val="24"/>
          <w:lang w:val="en-US"/>
        </w:rPr>
        <w:t>5</w:t>
      </w:r>
    </w:p>
    <w:p w14:paraId="2ED5D52A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121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Pr="00470391">
        <w:rPr>
          <w:rFonts w:ascii="Times New Roman" w:hAnsi="Times New Roman" w:cs="Times New Roman"/>
          <w:sz w:val="24"/>
          <w:lang w:val="en-US"/>
        </w:rPr>
        <w:t>11/2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Pr="00470391">
        <w:rPr>
          <w:rFonts w:ascii="Times New Roman" w:hAnsi="Times New Roman" w:cs="Times New Roman"/>
          <w:sz w:val="24"/>
          <w:lang w:val="en-US"/>
        </w:rPr>
        <w:t>5.5</w:t>
      </w:r>
    </w:p>
    <w:p w14:paraId="5C5F8366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7039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470391">
        <w:rPr>
          <w:rFonts w:ascii="Times New Roman" w:hAnsi="Times New Roman" w:cs="Times New Roman"/>
          <w:sz w:val="24"/>
          <w:lang w:val="en-US"/>
        </w:rPr>
        <w:t>class</w:t>
      </w:r>
      <w:r w:rsidRPr="00EA291C">
        <w:rPr>
          <w:rFonts w:ascii="Times New Roman" w:hAnsi="Times New Roman" w:cs="Times New Roman"/>
          <w:sz w:val="24"/>
        </w:rPr>
        <w:t xml:space="preserve"> </w:t>
      </w:r>
      <w:r w:rsidRPr="00470391">
        <w:rPr>
          <w:rFonts w:ascii="Times New Roman" w:hAnsi="Times New Roman" w:cs="Times New Roman"/>
          <w:sz w:val="24"/>
          <w:lang w:val="en-US"/>
        </w:rPr>
        <w:t>LogExporter</w:t>
      </w:r>
      <w:r w:rsidRPr="00EA291C">
        <w:rPr>
          <w:rFonts w:ascii="Times New Roman" w:hAnsi="Times New Roman" w:cs="Times New Roman"/>
          <w:sz w:val="24"/>
        </w:rPr>
        <w:t xml:space="preserve"> =</w:t>
      </w:r>
      <w:r>
        <w:rPr>
          <w:rFonts w:ascii="Times New Roman" w:hAnsi="Times New Roman" w:cs="Times New Roman"/>
          <w:sz w:val="24"/>
        </w:rPr>
        <w:t>15/3</w:t>
      </w:r>
      <w:r w:rsidRPr="00EA291C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5</w:t>
      </w:r>
    </w:p>
    <w:p w14:paraId="5740C369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70391">
        <w:rPr>
          <w:rFonts w:ascii="Times New Roman" w:hAnsi="Times New Roman" w:cs="Times New Roman"/>
          <w:sz w:val="24"/>
          <w:lang w:val="en-US"/>
        </w:rPr>
        <w:t>OS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70391">
        <w:rPr>
          <w:rFonts w:ascii="Times New Roman" w:hAnsi="Times New Roman" w:cs="Times New Roman"/>
          <w:sz w:val="24"/>
        </w:rPr>
        <w:t>=4.5</w:t>
      </w:r>
    </w:p>
    <w:p w14:paraId="6A956770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0AE1ACB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70391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470391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32468ED3" w14:textId="77777777" w:rsidR="00EA291C" w:rsidRPr="00470391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70391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57E20D84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470391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03671E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2D76A2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Рекомендуемое значение NP</w:t>
      </w:r>
      <w:r w:rsidRPr="00470391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03671E">
        <w:rPr>
          <w:rFonts w:ascii="Times New Roman" w:hAnsi="Times New Roman" w:cs="Times New Roman"/>
          <w:sz w:val="24"/>
        </w:rPr>
        <w:t>= 0,7.</w:t>
      </w:r>
    </w:p>
    <w:p w14:paraId="692CCF69" w14:textId="77777777" w:rsidR="00EA291C" w:rsidRPr="008E47E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8E47EC">
        <w:rPr>
          <w:rFonts w:ascii="Times New Roman" w:hAnsi="Times New Roman" w:cs="Times New Roman"/>
          <w:sz w:val="24"/>
          <w:lang w:val="en-US"/>
        </w:rPr>
        <w:t>4</w:t>
      </w:r>
      <w:r w:rsidRPr="00470391">
        <w:rPr>
          <w:rFonts w:ascii="Times New Roman" w:hAnsi="Times New Roman" w:cs="Times New Roman"/>
          <w:sz w:val="24"/>
          <w:lang w:val="en-US"/>
        </w:rPr>
        <w:t>/8=</w:t>
      </w:r>
      <w:r w:rsidRPr="008E47EC">
        <w:rPr>
          <w:rFonts w:ascii="Times New Roman" w:hAnsi="Times New Roman" w:cs="Times New Roman"/>
          <w:sz w:val="24"/>
          <w:lang w:val="en-US"/>
        </w:rPr>
        <w:t>0.5</w:t>
      </w:r>
    </w:p>
    <w:p w14:paraId="771DCF93" w14:textId="77777777" w:rsidR="00EA291C" w:rsidRPr="008E47E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Pr="008E47EC">
        <w:rPr>
          <w:rFonts w:ascii="Times New Roman" w:hAnsi="Times New Roman" w:cs="Times New Roman"/>
          <w:sz w:val="24"/>
          <w:lang w:val="en-US"/>
        </w:rPr>
        <w:t>1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Pr="008E47EC">
        <w:rPr>
          <w:rFonts w:ascii="Times New Roman" w:hAnsi="Times New Roman" w:cs="Times New Roman"/>
          <w:sz w:val="24"/>
          <w:lang w:val="en-US"/>
        </w:rPr>
        <w:t>0.5</w:t>
      </w:r>
    </w:p>
    <w:p w14:paraId="4DB131D6" w14:textId="77777777" w:rsidR="00EA291C" w:rsidRPr="008E47E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Pr="008E47EC">
        <w:rPr>
          <w:rFonts w:ascii="Times New Roman" w:hAnsi="Times New Roman" w:cs="Times New Roman"/>
          <w:sz w:val="24"/>
          <w:lang w:val="en-US"/>
        </w:rPr>
        <w:t>0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Pr="008E47EC">
        <w:rPr>
          <w:rFonts w:ascii="Times New Roman" w:hAnsi="Times New Roman" w:cs="Times New Roman"/>
          <w:sz w:val="24"/>
          <w:lang w:val="en-US"/>
        </w:rPr>
        <w:t>0</w:t>
      </w:r>
    </w:p>
    <w:p w14:paraId="21D1CD43" w14:textId="77777777" w:rsidR="00EA291C" w:rsidRPr="008E47E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70391">
        <w:rPr>
          <w:rFonts w:ascii="Times New Roman" w:hAnsi="Times New Roman" w:cs="Times New Roman"/>
          <w:sz w:val="24"/>
          <w:lang w:val="en-US"/>
        </w:rPr>
        <w:t>NP</w:t>
      </w:r>
      <w:r w:rsidRPr="00470391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B71211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Pr="008E47EC">
        <w:rPr>
          <w:rFonts w:ascii="Times New Roman" w:hAnsi="Times New Roman" w:cs="Times New Roman"/>
          <w:sz w:val="24"/>
          <w:lang w:val="en-US"/>
        </w:rPr>
        <w:t>0</w:t>
      </w:r>
      <w:r w:rsidRPr="00470391">
        <w:rPr>
          <w:rFonts w:ascii="Times New Roman" w:hAnsi="Times New Roman" w:cs="Times New Roman"/>
          <w:sz w:val="24"/>
          <w:lang w:val="en-US"/>
        </w:rPr>
        <w:t>/2</w:t>
      </w:r>
      <w:r w:rsidRPr="00B71211">
        <w:rPr>
          <w:rFonts w:ascii="Times New Roman" w:hAnsi="Times New Roman" w:cs="Times New Roman"/>
          <w:sz w:val="24"/>
          <w:lang w:val="en-US"/>
        </w:rPr>
        <w:t>=</w:t>
      </w:r>
      <w:r w:rsidRPr="008E47EC">
        <w:rPr>
          <w:rFonts w:ascii="Times New Roman" w:hAnsi="Times New Roman" w:cs="Times New Roman"/>
          <w:sz w:val="24"/>
          <w:lang w:val="en-US"/>
        </w:rPr>
        <w:t>0</w:t>
      </w:r>
    </w:p>
    <w:p w14:paraId="08BC5A1C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A291C">
        <w:rPr>
          <w:rFonts w:ascii="Times New Roman" w:hAnsi="Times New Roman" w:cs="Times New Roman"/>
          <w:sz w:val="24"/>
          <w:lang w:val="en-US"/>
        </w:rPr>
        <w:t>NP</w:t>
      </w:r>
      <w:r w:rsidRPr="00EA291C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70391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Pr="00EA291C">
        <w:rPr>
          <w:rFonts w:ascii="Times New Roman" w:hAnsi="Times New Roman" w:cs="Times New Roman"/>
          <w:sz w:val="24"/>
          <w:lang w:val="en-US"/>
        </w:rPr>
        <w:t>1/3</w:t>
      </w:r>
      <w:r w:rsidRPr="00470391">
        <w:rPr>
          <w:rFonts w:ascii="Times New Roman" w:hAnsi="Times New Roman" w:cs="Times New Roman"/>
          <w:sz w:val="24"/>
          <w:lang w:val="en-US"/>
        </w:rPr>
        <w:t>=</w:t>
      </w:r>
      <w:r w:rsidRPr="00EA291C">
        <w:rPr>
          <w:rFonts w:ascii="Times New Roman" w:hAnsi="Times New Roman" w:cs="Times New Roman"/>
          <w:sz w:val="24"/>
          <w:lang w:val="en-US"/>
        </w:rPr>
        <w:t>0.5</w:t>
      </w:r>
    </w:p>
    <w:p w14:paraId="3CD9A4B0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EA291C">
        <w:rPr>
          <w:rFonts w:ascii="Times New Roman" w:hAnsi="Times New Roman" w:cs="Times New Roman"/>
          <w:sz w:val="24"/>
          <w:lang w:val="en-US"/>
        </w:rPr>
        <w:t>NP</w:t>
      </w:r>
      <w:r w:rsidRPr="00EA291C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EA291C">
        <w:rPr>
          <w:rFonts w:ascii="Times New Roman" w:hAnsi="Times New Roman" w:cs="Times New Roman"/>
          <w:sz w:val="24"/>
          <w:lang w:val="en-US"/>
        </w:rPr>
        <w:t xml:space="preserve"> =0.2666</w:t>
      </w:r>
    </w:p>
    <w:p w14:paraId="048FB67A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8582530" w14:textId="77777777" w:rsidR="00EA291C" w:rsidRP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8D297B">
        <w:rPr>
          <w:rFonts w:ascii="Times New Roman" w:hAnsi="Times New Roman" w:cs="Times New Roman"/>
          <w:b/>
          <w:sz w:val="24"/>
        </w:rPr>
        <w:t>Метрика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8D297B">
        <w:rPr>
          <w:rFonts w:ascii="Times New Roman" w:hAnsi="Times New Roman" w:cs="Times New Roman"/>
          <w:b/>
          <w:sz w:val="24"/>
        </w:rPr>
        <w:t>Высота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D297B">
        <w:rPr>
          <w:rFonts w:ascii="Times New Roman" w:hAnsi="Times New Roman" w:cs="Times New Roman"/>
          <w:b/>
          <w:sz w:val="24"/>
        </w:rPr>
        <w:t>дерева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D297B">
        <w:rPr>
          <w:rFonts w:ascii="Times New Roman" w:hAnsi="Times New Roman" w:cs="Times New Roman"/>
          <w:b/>
          <w:sz w:val="24"/>
        </w:rPr>
        <w:t>наследования</w:t>
      </w:r>
      <w:r w:rsidRPr="00EA291C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8976521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30F496D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DITАИС = 1</w:t>
      </w:r>
    </w:p>
    <w:p w14:paraId="6C80BB67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1A25256" w14:textId="77777777" w:rsidR="00EA291C" w:rsidRPr="00D753A2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D753A2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B3D60B7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2CB44484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NOMАИС = 16</w:t>
      </w:r>
    </w:p>
    <w:p w14:paraId="1AB5557F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99D9EF0" w14:textId="77777777" w:rsidR="00EA291C" w:rsidRPr="00D753A2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D753A2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E720B2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33DE3FC1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NCАИС = 5</w:t>
      </w:r>
    </w:p>
    <w:p w14:paraId="7040A8F3" w14:textId="77777777" w:rsidR="00EA291C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B9E6A4F" w14:textId="77777777" w:rsidR="00EA291C" w:rsidRPr="00A178A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A178AA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0761589B" w14:textId="77777777" w:rsidR="00EA291C" w:rsidRPr="0003671E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3C90E82F" w14:textId="77777777" w:rsidR="00EA291C" w:rsidRPr="00D062AD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3671E">
        <w:rPr>
          <w:rFonts w:ascii="Times New Roman" w:hAnsi="Times New Roman" w:cs="Times New Roman"/>
          <w:sz w:val="24"/>
        </w:rPr>
        <w:t>LOCsumАИС =</w:t>
      </w:r>
      <w:r>
        <w:rPr>
          <w:rFonts w:ascii="Times New Roman" w:hAnsi="Times New Roman" w:cs="Times New Roman"/>
          <w:sz w:val="24"/>
        </w:rPr>
        <w:t>76</w:t>
      </w:r>
    </w:p>
    <w:p w14:paraId="714D0EBB" w14:textId="77777777" w:rsidR="001E797A" w:rsidRPr="001E797A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Pr="00553855" w:rsidRDefault="00553855" w:rsidP="00553855">
      <w:pPr>
        <w:pStyle w:val="a7"/>
        <w:outlineLvl w:val="1"/>
        <w:rPr>
          <w:rFonts w:ascii="Times New Roman" w:hAnsi="Times New Roman" w:cs="Times New Roman"/>
          <w:sz w:val="24"/>
        </w:rPr>
      </w:pPr>
      <w:bookmarkStart w:id="262" w:name="_Toc389069950"/>
      <w:r>
        <w:rPr>
          <w:rFonts w:ascii="Times New Roman" w:hAnsi="Times New Roman" w:cs="Times New Roman"/>
          <w:sz w:val="24"/>
        </w:rPr>
        <w:t>Тестирование и отладка</w:t>
      </w:r>
      <w:bookmarkEnd w:id="262"/>
    </w:p>
    <w:p w14:paraId="11EA17E3" w14:textId="636C02F8" w:rsidR="00D6699D" w:rsidRPr="00801578" w:rsidRDefault="00A65ABD" w:rsidP="000423C4">
      <w:pPr>
        <w:rPr>
          <w:rFonts w:ascii="Times New Roman" w:hAnsi="Times New Roman" w:cs="Times New Roman"/>
          <w:sz w:val="24"/>
        </w:rPr>
      </w:pPr>
      <w:r w:rsidRPr="00801578">
        <w:rPr>
          <w:rFonts w:ascii="Times New Roman" w:hAnsi="Times New Roman" w:cs="Times New Roman"/>
          <w:sz w:val="24"/>
        </w:rPr>
        <w:t xml:space="preserve"> </w:t>
      </w:r>
      <w:r w:rsidR="00801578">
        <w:rPr>
          <w:rFonts w:ascii="Times New Roman" w:hAnsi="Times New Roman" w:cs="Times New Roman"/>
          <w:sz w:val="24"/>
          <w:lang w:val="en-US"/>
        </w:rPr>
        <w:t>j</w:t>
      </w:r>
      <w:r w:rsidR="00801578" w:rsidRPr="00801578">
        <w:rPr>
          <w:rFonts w:ascii="Times New Roman" w:hAnsi="Times New Roman" w:cs="Times New Roman"/>
          <w:sz w:val="24"/>
        </w:rPr>
        <w:t>\</w:t>
      </w:r>
    </w:p>
    <w:p w14:paraId="5CA32419" w14:textId="77777777" w:rsidR="00D6699D" w:rsidRPr="000423C4" w:rsidRDefault="00D6699D" w:rsidP="000423C4">
      <w:pPr>
        <w:rPr>
          <w:rFonts w:ascii="Times New Roman" w:hAnsi="Times New Roman" w:cs="Times New Roman"/>
          <w:sz w:val="24"/>
        </w:rPr>
      </w:pPr>
    </w:p>
    <w:p w14:paraId="79ACBB9B" w14:textId="77777777" w:rsidR="000423C4" w:rsidRPr="000423C4" w:rsidRDefault="000423C4" w:rsidP="000423C4">
      <w:pPr>
        <w:rPr>
          <w:rFonts w:ascii="Times New Roman" w:hAnsi="Times New Roman" w:cs="Times New Roman"/>
          <w:sz w:val="24"/>
          <w:szCs w:val="24"/>
        </w:rPr>
      </w:pPr>
    </w:p>
    <w:sectPr w:rsidR="000423C4" w:rsidRPr="000423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I TIX" w:date="2014-05-25T18:18:00Z" w:initials="IT">
    <w:p w14:paraId="4FF510D7" w14:textId="77777777" w:rsidR="007A712D" w:rsidRDefault="007A712D">
      <w:pPr>
        <w:pStyle w:val="aa"/>
      </w:pPr>
      <w:r>
        <w:rPr>
          <w:rStyle w:val="a9"/>
        </w:rPr>
        <w:annotationRef/>
      </w:r>
    </w:p>
    <w:p w14:paraId="0793EADD" w14:textId="77777777" w:rsidR="007A712D" w:rsidRDefault="00BA6D3D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D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1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8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0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1"/>
  </w:num>
  <w:num w:numId="5">
    <w:abstractNumId w:val="10"/>
  </w:num>
  <w:num w:numId="6">
    <w:abstractNumId w:val="3"/>
  </w:num>
  <w:num w:numId="7">
    <w:abstractNumId w:val="14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4CDB"/>
    <w:rsid w:val="0000678C"/>
    <w:rsid w:val="00020A77"/>
    <w:rsid w:val="00023D57"/>
    <w:rsid w:val="00026A09"/>
    <w:rsid w:val="0003128D"/>
    <w:rsid w:val="0003671E"/>
    <w:rsid w:val="00041315"/>
    <w:rsid w:val="000423C4"/>
    <w:rsid w:val="00044C58"/>
    <w:rsid w:val="00071C88"/>
    <w:rsid w:val="00074732"/>
    <w:rsid w:val="00076B92"/>
    <w:rsid w:val="00085094"/>
    <w:rsid w:val="000B56A4"/>
    <w:rsid w:val="000C0C86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D3035"/>
    <w:rsid w:val="001D6671"/>
    <w:rsid w:val="001E797A"/>
    <w:rsid w:val="001F1ABF"/>
    <w:rsid w:val="00243F83"/>
    <w:rsid w:val="002502AD"/>
    <w:rsid w:val="00260C5B"/>
    <w:rsid w:val="0027338B"/>
    <w:rsid w:val="0027459A"/>
    <w:rsid w:val="00287402"/>
    <w:rsid w:val="002922EF"/>
    <w:rsid w:val="002A7731"/>
    <w:rsid w:val="002A7B08"/>
    <w:rsid w:val="002B4024"/>
    <w:rsid w:val="002C0B35"/>
    <w:rsid w:val="002C1FAE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C6901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F37"/>
    <w:rsid w:val="004379D7"/>
    <w:rsid w:val="00454D52"/>
    <w:rsid w:val="00470391"/>
    <w:rsid w:val="004A6FFE"/>
    <w:rsid w:val="004C5607"/>
    <w:rsid w:val="004E4C12"/>
    <w:rsid w:val="004E59CD"/>
    <w:rsid w:val="004F22A6"/>
    <w:rsid w:val="004F6F48"/>
    <w:rsid w:val="00525C7F"/>
    <w:rsid w:val="00526932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A6002"/>
    <w:rsid w:val="006B3FB1"/>
    <w:rsid w:val="006C12C7"/>
    <w:rsid w:val="006D4211"/>
    <w:rsid w:val="006E0D45"/>
    <w:rsid w:val="006E1821"/>
    <w:rsid w:val="006F10B2"/>
    <w:rsid w:val="007059A8"/>
    <w:rsid w:val="00730EBE"/>
    <w:rsid w:val="00735A96"/>
    <w:rsid w:val="00752318"/>
    <w:rsid w:val="00757CF1"/>
    <w:rsid w:val="0077008D"/>
    <w:rsid w:val="007A343C"/>
    <w:rsid w:val="007A712D"/>
    <w:rsid w:val="007B729A"/>
    <w:rsid w:val="007C46C3"/>
    <w:rsid w:val="007C4ED1"/>
    <w:rsid w:val="007D2D46"/>
    <w:rsid w:val="007F15F9"/>
    <w:rsid w:val="00801578"/>
    <w:rsid w:val="008249D2"/>
    <w:rsid w:val="00851390"/>
    <w:rsid w:val="00865393"/>
    <w:rsid w:val="008839A8"/>
    <w:rsid w:val="0088492D"/>
    <w:rsid w:val="008948BD"/>
    <w:rsid w:val="008B5947"/>
    <w:rsid w:val="008D297B"/>
    <w:rsid w:val="008D4E0A"/>
    <w:rsid w:val="008E47EC"/>
    <w:rsid w:val="00956239"/>
    <w:rsid w:val="00957DB8"/>
    <w:rsid w:val="009A1F2C"/>
    <w:rsid w:val="009C16CB"/>
    <w:rsid w:val="009C68C9"/>
    <w:rsid w:val="009D0364"/>
    <w:rsid w:val="009E2DD7"/>
    <w:rsid w:val="009F0FE9"/>
    <w:rsid w:val="00A175D5"/>
    <w:rsid w:val="00A178AA"/>
    <w:rsid w:val="00A25E7F"/>
    <w:rsid w:val="00A55E98"/>
    <w:rsid w:val="00A62B91"/>
    <w:rsid w:val="00A63F10"/>
    <w:rsid w:val="00A65ABD"/>
    <w:rsid w:val="00A723FD"/>
    <w:rsid w:val="00A87AAB"/>
    <w:rsid w:val="00A91415"/>
    <w:rsid w:val="00AC1D6F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F5C8C"/>
    <w:rsid w:val="00E0090C"/>
    <w:rsid w:val="00E07F91"/>
    <w:rsid w:val="00E14EA8"/>
    <w:rsid w:val="00E22A3B"/>
    <w:rsid w:val="00E41CDD"/>
    <w:rsid w:val="00E617F0"/>
    <w:rsid w:val="00E85982"/>
    <w:rsid w:val="00EA291C"/>
    <w:rsid w:val="00EB0D3E"/>
    <w:rsid w:val="00EB63C1"/>
    <w:rsid w:val="00EC1449"/>
    <w:rsid w:val="00EC3DC3"/>
    <w:rsid w:val="00ED280C"/>
    <w:rsid w:val="00EE6583"/>
    <w:rsid w:val="00F017F1"/>
    <w:rsid w:val="00F31A78"/>
    <w:rsid w:val="00F42B39"/>
    <w:rsid w:val="00F55BF0"/>
    <w:rsid w:val="00F6122E"/>
    <w:rsid w:val="00F62007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39FFC-2ECB-4F78-8ADB-564825FE6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6662</Words>
  <Characters>37979</Characters>
  <Application>Microsoft Office Word</Application>
  <DocSecurity>0</DocSecurity>
  <Lines>316</Lines>
  <Paragraphs>89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2</cp:revision>
  <dcterms:created xsi:type="dcterms:W3CDTF">2014-05-28T19:12:00Z</dcterms:created>
  <dcterms:modified xsi:type="dcterms:W3CDTF">2014-05-28T19:12:00Z</dcterms:modified>
</cp:coreProperties>
</file>