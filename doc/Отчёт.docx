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a9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Лахвич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7777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EndPr/>
      <w:sdtContent>
        <w:p w14:paraId="28E705AC" w14:textId="77777777" w:rsidR="00C418A9" w:rsidRPr="00966FAB" w:rsidRDefault="00C418A9">
          <w:pPr>
            <w:pStyle w:val="a3"/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</w:rPr>
            <w:t>Оглавление</w:t>
          </w:r>
        </w:p>
        <w:p w14:paraId="41EA0C06" w14:textId="77777777" w:rsidR="007B729A" w:rsidRPr="00966FAB" w:rsidRDefault="00C41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hyperlink w:anchor="_Toc389069924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_Toc389069924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DC0D68" w14:textId="77777777" w:rsidR="007B729A" w:rsidRPr="00966FAB" w:rsidRDefault="00287C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5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_Toc389069925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B36B4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6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_Toc389069926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6E951F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7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_Toc389069927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5B9850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8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_Toc389069928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EEE491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9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_Toc389069929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C36EA8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0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_Toc389069930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91706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1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_Toc389069931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74FB8D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2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_Toc389069932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316CF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3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_Toc389069933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EEBAB8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4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_Toc389069934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7E1589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5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_Toc389069935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0D09CD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6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_Toc389069936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DE001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7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_Toc389069937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C75ABB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8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_Toc389069938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F0A601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9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_Toc389069939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1D47C2" w14:textId="77777777" w:rsidR="007B729A" w:rsidRPr="00966FAB" w:rsidRDefault="00287C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0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_Toc389069940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56BDAF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1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_Toc389069941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B7C51A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2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_Toc389069942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11712E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3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_Toc389069943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2FB96A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4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_Toc389069944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E91132" w14:textId="77777777" w:rsidR="007B729A" w:rsidRPr="00966FAB" w:rsidRDefault="00287C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5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_Toc389069945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455E0B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6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_Toc389069946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358C48" w14:textId="77777777" w:rsidR="007B729A" w:rsidRPr="00966FAB" w:rsidRDefault="00287C51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7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 w:rsidR="007B729A" w:rsidRPr="00966FA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_Toc389069947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53A083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8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_Toc389069948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1B32E" w14:textId="77777777" w:rsidR="007B729A" w:rsidRPr="00966FAB" w:rsidRDefault="00287C51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9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 w:rsidR="007B729A" w:rsidRPr="00966FA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_Toc389069949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83D3A4" w14:textId="77777777" w:rsidR="007B729A" w:rsidRPr="00966FAB" w:rsidRDefault="00287C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50" w:history="1">
            <w:r w:rsidR="007B729A" w:rsidRPr="00966FAB">
              <w:rPr>
                <w:rStyle w:val="a6"/>
                <w:rFonts w:ascii="Times New Roman" w:hAnsi="Times New Roman" w:cs="Times New Roman"/>
                <w:noProof/>
              </w:rPr>
              <w:t>Тестирование и отладка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_Toc389069950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66FAB" w:rsidRDefault="001473FF" w:rsidP="001473FF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" w:name="_Toc389069924"/>
      <w:r w:rsidRPr="00966FAB"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1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2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50FAA6B3" w14:textId="77777777" w:rsidR="001473FF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(gof).</w:t>
      </w:r>
      <w:r w:rsidR="00085094"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AD9F985" w14:textId="77777777" w:rsidR="00C418A9" w:rsidRPr="00966FAB" w:rsidRDefault="00C418A9" w:rsidP="00C418A9">
      <w:pPr>
        <w:pStyle w:val="1"/>
        <w:rPr>
          <w:rFonts w:ascii="Times New Roman" w:hAnsi="Times New Roman" w:cs="Times New Roman"/>
          <w:b w:val="0"/>
          <w:sz w:val="24"/>
          <w:szCs w:val="24"/>
        </w:rPr>
      </w:pPr>
      <w:bookmarkStart w:id="3" w:name="_Toc389069925"/>
      <w:r w:rsidRPr="00966FAB">
        <w:rPr>
          <w:rFonts w:ascii="Times New Roman" w:hAnsi="Times New Roman" w:cs="Times New Roman"/>
          <w:sz w:val="24"/>
          <w:szCs w:val="24"/>
        </w:rPr>
        <w:lastRenderedPageBreak/>
        <w:t>1. Этап анализа и планирования требований</w:t>
      </w:r>
      <w:bookmarkEnd w:id="3"/>
    </w:p>
    <w:p w14:paraId="57462AA6" w14:textId="77777777" w:rsidR="001742A4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4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5" w:name="_Toc389069926"/>
      <w:ins w:id="6" w:author="frostball@gmail.com" w:date="2014-05-25T17:27:00Z">
        <w:r w:rsidR="00586D1C" w:rsidRPr="00966FAB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5"/>
      <w:del w:id="7" w:author="frostball@gmail.com" w:date="2014-05-25T17:27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8" w:author="frostball@gmail.com" w:date="2014-05-25T17:31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9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0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1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2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66FAB" w:rsidRDefault="00586D1C">
      <w:pPr>
        <w:pStyle w:val="2"/>
        <w:rPr>
          <w:rFonts w:ascii="Times New Roman" w:hAnsi="Times New Roman" w:cs="Times New Roman"/>
          <w:rPrChange w:id="13" w:author="frostball@gmail.com" w:date="2014-05-25T17:31:00Z">
            <w:rPr/>
          </w:rPrChange>
        </w:rPr>
        <w:pPrChange w:id="14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5" w:name="_Toc389069927"/>
      <w:ins w:id="16" w:author="frostball@gmail.com" w:date="2014-05-25T17:31:00Z">
        <w:r w:rsidRPr="00966FAB">
          <w:rPr>
            <w:rFonts w:ascii="Times New Roman" w:hAnsi="Times New Roman" w:cs="Times New Roman"/>
            <w:b w:val="0"/>
            <w:rPrChange w:id="17" w:author="frostball@gmail.com" w:date="2014-05-25T17:31:00Z">
              <w:rPr/>
            </w:rPrChange>
          </w:rPr>
          <w:t>Постановка задачи</w:t>
        </w:r>
      </w:ins>
      <w:bookmarkEnd w:id="15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8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19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0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21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2" w:name="_Toc389069928"/>
      <w:r w:rsidR="004F22A6" w:rsidRPr="00966FAB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2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3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4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5" w:author="frostball@gmail.com" w:date="2014-05-25T17:35:00Z"/>
          <w:rFonts w:ascii="Times New Roman" w:hAnsi="Times New Roman" w:cs="Times New Roman"/>
          <w:sz w:val="24"/>
          <w:szCs w:val="24"/>
        </w:rPr>
      </w:pPr>
      <w:ins w:id="26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подписанных  программ</w:t>
        </w:r>
      </w:ins>
      <w:ins w:id="2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8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9" w:author="frostball@gmail.com" w:date="2014-05-25T17:35:00Z"/>
          <w:rFonts w:ascii="Times New Roman" w:hAnsi="Times New Roman" w:cs="Times New Roman"/>
          <w:sz w:val="24"/>
          <w:szCs w:val="24"/>
        </w:rPr>
      </w:pPr>
      <w:ins w:id="30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1" w:author="frostball@gmail.com" w:date="2014-05-25T17:35:00Z"/>
          <w:rFonts w:ascii="Times New Roman" w:hAnsi="Times New Roman" w:cs="Times New Roman"/>
          <w:sz w:val="24"/>
          <w:szCs w:val="24"/>
        </w:rPr>
      </w:pPr>
      <w:ins w:id="32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3" w:author="frostball@gmail.com" w:date="2014-05-25T17:34:00Z"/>
          <w:rFonts w:ascii="Times New Roman" w:hAnsi="Times New Roman" w:cs="Times New Roman"/>
          <w:sz w:val="24"/>
          <w:szCs w:val="24"/>
        </w:rPr>
      </w:pPr>
      <w:ins w:id="34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5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6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7" w:author="frostball@gmail.com" w:date="2014-05-25T17:37:00Z"/>
          <w:rFonts w:ascii="Times New Roman" w:hAnsi="Times New Roman" w:cs="Times New Roman"/>
          <w:sz w:val="24"/>
          <w:szCs w:val="24"/>
        </w:rPr>
      </w:pPr>
      <w:del w:id="3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9" w:author="frostball@gmail.com" w:date="2014-05-25T17:33:00Z"/>
          <w:rFonts w:ascii="Times New Roman" w:hAnsi="Times New Roman" w:cs="Times New Roman"/>
          <w:sz w:val="24"/>
          <w:szCs w:val="24"/>
        </w:rPr>
      </w:pPr>
      <w:del w:id="40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1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2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3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4" w:author="frostball@gmail.com" w:date="2014-05-25T17:34:00Z"/>
          <w:rFonts w:ascii="Times New Roman" w:hAnsi="Times New Roman" w:cs="Times New Roman"/>
          <w:sz w:val="24"/>
          <w:szCs w:val="24"/>
        </w:rPr>
      </w:pPr>
      <w:del w:id="45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6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7" w:author="frostball@gmail.com" w:date="2014-05-25T17:37:00Z"/>
          <w:rFonts w:ascii="Times New Roman" w:hAnsi="Times New Roman" w:cs="Times New Roman"/>
          <w:sz w:val="24"/>
          <w:szCs w:val="24"/>
        </w:rPr>
      </w:pPr>
      <w:del w:id="4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49" w:author="frostball@gmail.com" w:date="2014-05-25T17:39:00Z"/>
          <w:rFonts w:ascii="Times New Roman" w:hAnsi="Times New Roman" w:cs="Times New Roman"/>
          <w:sz w:val="24"/>
          <w:szCs w:val="24"/>
        </w:rPr>
      </w:pPr>
      <w:ins w:id="50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1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3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4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5" w:author="frostball@gmail.com" w:date="2014-05-25T17:39:00Z"/>
          <w:rFonts w:ascii="Times New Roman" w:hAnsi="Times New Roman" w:cs="Times New Roman"/>
          <w:sz w:val="24"/>
          <w:szCs w:val="24"/>
        </w:rPr>
      </w:pPr>
      <w:del w:id="56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7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8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59" w:author="frostball@gmail.com" w:date="2014-05-25T17:39:00Z"/>
          <w:rFonts w:ascii="Times New Roman" w:hAnsi="Times New Roman" w:cs="Times New Roman"/>
          <w:sz w:val="24"/>
          <w:szCs w:val="24"/>
        </w:rPr>
      </w:pPr>
      <w:del w:id="60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62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3" w:name="_Toc389069929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3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4" w:author="I TIX" w:date="2014-05-25T22:39:00Z"/>
          <w:rFonts w:ascii="Times New Roman" w:hAnsi="Times New Roman" w:cs="Times New Roman"/>
          <w:sz w:val="24"/>
          <w:szCs w:val="24"/>
        </w:rPr>
      </w:pPr>
      <w:ins w:id="65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6" w:author="frostball@gmail.com" w:date="2014-05-25T17:41:00Z"/>
          <w:rFonts w:ascii="Times New Roman" w:hAnsi="Times New Roman" w:cs="Times New Roman"/>
          <w:sz w:val="24"/>
          <w:szCs w:val="24"/>
        </w:rPr>
      </w:pPr>
      <w:ins w:id="67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8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69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0" w:author="frostball@gmail.com" w:date="2014-05-25T17:41:00Z"/>
          <w:rFonts w:ascii="Times New Roman" w:hAnsi="Times New Roman" w:cs="Times New Roman"/>
          <w:sz w:val="24"/>
          <w:szCs w:val="24"/>
        </w:rPr>
      </w:pPr>
      <w:del w:id="71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2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3" w:author="frostball@gmail.com" w:date="2014-05-25T17:41:00Z"/>
          <w:rFonts w:ascii="Times New Roman" w:hAnsi="Times New Roman" w:cs="Times New Roman"/>
          <w:sz w:val="24"/>
          <w:szCs w:val="24"/>
        </w:rPr>
      </w:pPr>
      <w:del w:id="74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5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6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66FAB" w:rsidRDefault="00752318" w:rsidP="002C1FAE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77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8" w:author="frostball@gmail.com" w:date="2014-05-25T17:41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79" w:name="_Toc389069930"/>
      <w:ins w:id="80" w:author="frostball@gmail.com" w:date="2014-05-25T17:41:00Z">
        <w:r w:rsidR="00E22A3B" w:rsidRPr="00966FA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966FAB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79"/>
    </w:p>
    <w:p w14:paraId="7177D6A4" w14:textId="77777777" w:rsidR="002C1FAE" w:rsidRPr="00966FAB" w:rsidDel="00E22A3B" w:rsidRDefault="00177707" w:rsidP="002C1FAE">
      <w:pPr>
        <w:rPr>
          <w:del w:id="81" w:author="frostball@gmail.com" w:date="2014-05-25T17:42:00Z"/>
          <w:rFonts w:ascii="Times New Roman" w:hAnsi="Times New Roman" w:cs="Times New Roman"/>
          <w:sz w:val="24"/>
          <w:szCs w:val="24"/>
        </w:rPr>
      </w:pPr>
      <w:ins w:id="82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4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5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6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7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8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89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0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1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2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3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4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5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6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7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8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0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1" w:author="I TIX" w:date="2014-05-25T21:13:00Z"/>
          <w:rFonts w:ascii="Times New Roman" w:hAnsi="Times New Roman" w:cs="Times New Roman"/>
          <w:sz w:val="24"/>
          <w:szCs w:val="24"/>
        </w:rPr>
      </w:pPr>
      <w:del w:id="10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3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a7"/>
        <w:jc w:val="both"/>
        <w:rPr>
          <w:ins w:id="104" w:author="I TIX" w:date="2014-05-25T21:13:00Z"/>
          <w:rFonts w:ascii="Times New Roman" w:hAnsi="Times New Roman" w:cs="Times New Roman"/>
          <w:sz w:val="24"/>
          <w:szCs w:val="24"/>
          <w:rPrChange w:id="105" w:author="I TIX" w:date="2014-05-27T23:43:00Z">
            <w:rPr>
              <w:ins w:id="106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7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8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09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RPr="00966FAB" w:rsidDel="00177707" w:rsidRDefault="00F62007">
      <w:pPr>
        <w:pStyle w:val="a7"/>
        <w:numPr>
          <w:ilvl w:val="0"/>
          <w:numId w:val="8"/>
        </w:numPr>
        <w:jc w:val="both"/>
        <w:rPr>
          <w:del w:id="110" w:author="I TIX" w:date="2014-05-25T21:13:00Z"/>
          <w:rFonts w:ascii="Times New Roman" w:hAnsi="Times New Roman" w:cs="Times New Roman"/>
          <w:sz w:val="24"/>
          <w:szCs w:val="24"/>
        </w:rPr>
      </w:pPr>
      <w:del w:id="111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2" w:author="I TIX" w:date="2014-05-25T21:13:00Z"/>
          <w:rFonts w:ascii="Times New Roman" w:hAnsi="Times New Roman" w:cs="Times New Roman"/>
          <w:sz w:val="24"/>
          <w:szCs w:val="24"/>
        </w:rPr>
      </w:pPr>
      <w:del w:id="11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4" w:author="I TIX" w:date="2014-05-25T21:13:00Z"/>
          <w:rFonts w:ascii="Times New Roman" w:hAnsi="Times New Roman" w:cs="Times New Roman"/>
          <w:sz w:val="24"/>
          <w:szCs w:val="24"/>
        </w:rPr>
      </w:pPr>
      <w:del w:id="115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6" w:author="frostball@gmail.com" w:date="2014-05-25T17:42:00Z"/>
          <w:rFonts w:ascii="Times New Roman" w:hAnsi="Times New Roman" w:cs="Times New Roman"/>
        </w:rPr>
        <w:pPrChange w:id="117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8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66FAB" w:rsidRDefault="00076B92" w:rsidP="00C85D7A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del w:id="119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0" w:name="_Toc389069931"/>
      <w:r w:rsidRPr="00966FAB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0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1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2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3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4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5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6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7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8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29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0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1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2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3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4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5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6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7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8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9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0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1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2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3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4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5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6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7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8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66FAB" w:rsidRDefault="006E1821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49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0" w:author="frostball@gmail.com" w:date="2014-05-25T17:50:00Z"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1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3" w:name="_Toc389069932"/>
      <w:r w:rsidRPr="00966FAB">
        <w:rPr>
          <w:rFonts w:ascii="Times New Roman" w:hAnsi="Times New Roman" w:cs="Times New Roman"/>
          <w:b w:val="0"/>
          <w:sz w:val="24"/>
          <w:szCs w:val="24"/>
          <w:rPrChange w:id="154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3"/>
    </w:p>
    <w:p w14:paraId="1EFAB788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66FAB" w:rsidRDefault="003623B9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6" w:name="_Toc389069933"/>
      <w:ins w:id="157" w:author="frostball@gmail.com" w:date="2014-05-25T17:51:00Z">
        <w:r w:rsidRPr="00966FAB">
          <w:rPr>
            <w:rFonts w:ascii="Times New Roman" w:hAnsi="Times New Roman" w:cs="Times New Roman"/>
            <w:b w:val="0"/>
            <w:sz w:val="24"/>
            <w:szCs w:val="24"/>
            <w:rPrChange w:id="158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59" w:author="frostball@gmail.com" w:date="2014-05-25T17:51:00Z">
        <w:r w:rsidR="00B558C3"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60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1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6"/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3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4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5" w:name="_Toc389069934"/>
      <w:ins w:id="166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7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5"/>
    </w:p>
    <w:p w14:paraId="4E3BCE20" w14:textId="77777777" w:rsidR="00A87AAB" w:rsidRPr="00966F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del w:id="168" w:author="frostball@gmail.com" w:date="2014-05-25T17:52:00Z">
        <w:r w:rsidRPr="00966FAB"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69" w:name="_Toc389069935"/>
      <w:r w:rsidRPr="00966FAB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69"/>
    </w:p>
    <w:p w14:paraId="07EB385C" w14:textId="77777777" w:rsidR="008839A8" w:rsidRPr="00966FAB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66FAB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0" w:author="frostball@gmail.com" w:date="2014-05-25T17:53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1" w:author="frostball@gmail.com" w:date="2014-05-25T17:53:00Z">
        <w:r w:rsidR="00F31A78" w:rsidRPr="00966FA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66FAB">
        <w:rPr>
          <w:rFonts w:ascii="Times New Roman" w:hAnsi="Times New Roman" w:cs="Times New Roman"/>
          <w:sz w:val="24"/>
          <w:szCs w:val="24"/>
        </w:rPr>
        <w:t>Коммерческие</w:t>
      </w:r>
      <w:r w:rsidRPr="00966FA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2" w:author="frostball@gmail.com" w:date="2014-05-25T17:57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66FAB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3" w:author="frostball@gmail.com" w:date="2014-05-25T17:57:00Z">
            <w:rPr/>
          </w:rPrChange>
        </w:rPr>
        <w:pPrChange w:id="174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5" w:author="frostball@gmail.com" w:date="2014-05-25T17:57:00Z">
        <w:r w:rsidRPr="00966FA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66FAB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66FAB">
        <w:rPr>
          <w:rFonts w:ascii="Times New Roman" w:hAnsi="Times New Roman" w:cs="Times New Roman"/>
          <w:sz w:val="24"/>
          <w:szCs w:val="24"/>
        </w:rPr>
        <w:t>персонала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76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7" w:author="frostball@gmail.com" w:date="2014-05-25T17:54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78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79" w:name="_Toc389069936"/>
      <w:r w:rsidRPr="00966FAB">
        <w:rPr>
          <w:rFonts w:ascii="Times New Roman" w:hAnsi="Times New Roman" w:cs="Times New Roman"/>
          <w:b w:val="0"/>
          <w:sz w:val="24"/>
          <w:szCs w:val="24"/>
          <w:rPrChange w:id="180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79"/>
    </w:p>
    <w:p w14:paraId="3E7BBD8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66FA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1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2" w:author="frostball@gmail.com" w:date="2014-05-25T17:54:00Z">
        <w:r w:rsidR="00F31A78" w:rsidRPr="00966FA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ins w:id="183" w:author="frostball@gmail.com" w:date="2014-05-25T17:55:00Z">
        <w:r w:rsidR="00F31A78" w:rsidRPr="00966FA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66FA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66FAB" w:rsidRDefault="00071C88" w:rsidP="00071C88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66FAB">
        <w:rPr>
          <w:rFonts w:ascii="Times New Roman" w:hAnsi="Times New Roman" w:cs="Times New Roman"/>
        </w:rPr>
        <w:t xml:space="preserve">  </w:t>
      </w:r>
      <w:del w:id="184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5" w:author="frostball@gmail.com" w:date="2014-05-25T17:55:00Z">
        <w:r w:rsidR="002C0B35" w:rsidRPr="00966FA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66FAB">
        <w:rPr>
          <w:rFonts w:ascii="Times New Roman" w:hAnsi="Times New Roman" w:cs="Times New Roman"/>
          <w:sz w:val="24"/>
          <w:szCs w:val="24"/>
        </w:rPr>
        <w:t>.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86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7" w:author="frostball@gmail.com" w:date="2014-05-25T17:55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88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89" w:name="_Toc389069937"/>
      <w:r w:rsidRPr="00966FAB">
        <w:rPr>
          <w:rFonts w:ascii="Times New Roman" w:hAnsi="Times New Roman" w:cs="Times New Roman"/>
          <w:b w:val="0"/>
          <w:sz w:val="24"/>
          <w:szCs w:val="24"/>
          <w:rPrChange w:id="190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89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074BC004" w14:textId="77777777" w:rsidR="004213A9" w:rsidRPr="00966FAB" w:rsidRDefault="004213A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966FAB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перечень архитектурно-значимых прецедентов?</w:t>
      </w:r>
    </w:p>
    <w:p w14:paraId="00120464" w14:textId="77777777" w:rsidR="004213A9" w:rsidRPr="00966FAB" w:rsidRDefault="00243F83" w:rsidP="00243F8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F9A">
        <w:rPr>
          <w:rFonts w:ascii="Times New Roman" w:hAnsi="Times New Roman" w:cs="Times New Roman"/>
          <w:sz w:val="24"/>
          <w:szCs w:val="24"/>
        </w:rPr>
        <w:t>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>, диаграммы на Software IdeasModeller,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>MS Project,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0D2F9A">
        <w:rPr>
          <w:rFonts w:ascii="Times New Roman" w:hAnsi="Times New Roman" w:cs="Times New Roman"/>
          <w:sz w:val="24"/>
          <w:szCs w:val="24"/>
        </w:rPr>
        <w:t xml:space="preserve"> 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D2F9A">
        <w:rPr>
          <w:rFonts w:ascii="Times New Roman" w:hAnsi="Times New Roman" w:cs="Times New Roman"/>
          <w:sz w:val="24"/>
          <w:szCs w:val="24"/>
        </w:rPr>
        <w:t xml:space="preserve">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0D2F9A">
        <w:rPr>
          <w:rFonts w:ascii="Times New Roman" w:hAnsi="Times New Roman" w:cs="Times New Roman"/>
          <w:sz w:val="24"/>
          <w:szCs w:val="24"/>
        </w:rPr>
        <w:t>6.1 .</w:t>
      </w:r>
      <w:r w:rsidRPr="00966FAB">
        <w:rPr>
          <w:rFonts w:ascii="Times New Roman" w:hAnsi="Times New Roman" w:cs="Times New Roman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Qt + SQLite и Java + SqlLite.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репозитория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</w:t>
      </w:r>
      <w:r w:rsidRPr="000D2F9A">
        <w:rPr>
          <w:rFonts w:ascii="Times New Roman" w:hAnsi="Times New Roman" w:cs="Times New Roman"/>
          <w:sz w:val="24"/>
          <w:szCs w:val="24"/>
        </w:rPr>
        <w:t>://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ReiReiRei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2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3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delText xml:space="preserve">1.12 </w:delText>
        </w:r>
      </w:del>
      <w:bookmarkStart w:id="194" w:name="_Toc389069938"/>
      <w:r w:rsidRPr="00966FAB">
        <w:rPr>
          <w:rFonts w:ascii="Times New Roman" w:hAnsi="Times New Roman" w:cs="Times New Roman"/>
          <w:b w:val="0"/>
          <w:sz w:val="24"/>
          <w:szCs w:val="24"/>
          <w:rPrChange w:id="195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4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[чел.-мес]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[чел.-мес]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5" o:title=""/>
          </v:shape>
          <o:OLEObject Type="Embed" ProgID="Equation.3" ShapeID="_x0000_i1025" DrawAspect="Content" ObjectID="_1462869750" r:id="rId16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>] х SCEDPercentage/100 [мес]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66FAB" w:rsidRDefault="002B4024" w:rsidP="00C43BBB">
      <w:pPr>
        <w:pStyle w:val="2"/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7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8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0" w:name="_Toc389069939"/>
      <w:r w:rsidR="00C43BBB" w:rsidRPr="00966FAB">
        <w:rPr>
          <w:rFonts w:ascii="Times New Roman" w:hAnsi="Times New Roman" w:cs="Times New Roman"/>
          <w:b w:val="0"/>
          <w:sz w:val="24"/>
          <w:szCs w:val="24"/>
          <w:rPrChange w:id="20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0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66FAB" w:rsidRDefault="00C43BBB" w:rsidP="00C43BBB">
      <w:pPr>
        <w:pStyle w:val="1"/>
        <w:rPr>
          <w:rFonts w:ascii="Times New Roman" w:hAnsi="Times New Roman" w:cs="Times New Roman"/>
          <w:sz w:val="24"/>
          <w:szCs w:val="24"/>
        </w:rPr>
      </w:pPr>
      <w:del w:id="20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2 </w:delText>
        </w:r>
        <w:r w:rsidRPr="00966FAB"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3" w:name="_Toc389069940"/>
      <w:ins w:id="204" w:author="frostball@gmail.com" w:date="2014-05-25T18:00:00Z">
        <w:r w:rsidR="00F31A78" w:rsidRPr="00966FAB">
          <w:rPr>
            <w:rFonts w:ascii="Times New Roman" w:hAnsi="Times New Roman" w:cs="Times New Roman"/>
            <w:sz w:val="24"/>
            <w:szCs w:val="24"/>
          </w:rPr>
          <w:t>Э</w:t>
        </w:r>
      </w:ins>
      <w:r w:rsidRPr="00966FAB"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3"/>
    </w:p>
    <w:p w14:paraId="5B8F777D" w14:textId="77777777" w:rsidR="00C43BBB" w:rsidRPr="00966FA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5" w:name="_Toc389069941"/>
      <w:r w:rsidRPr="00966FAB"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5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экспорт в другой формат</w:t>
      </w:r>
    </w:p>
    <w:p w14:paraId="30DB8B56" w14:textId="1196C967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6" w:name="_Toc389069942"/>
      <w:r w:rsidRPr="00966FAB"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6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C4F9A7" wp14:editId="55E85668">
            <wp:extent cx="5934075" cy="3876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8E72D" wp14:editId="315A10F3">
            <wp:extent cx="5934075" cy="461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1949A36B">
            <wp:extent cx="5934075" cy="576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7" w:name="_Toc389069943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7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61E97C4E">
            <wp:extent cx="5934075" cy="5391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069944"/>
      <w:r w:rsidRPr="00966FAB">
        <w:rPr>
          <w:rFonts w:ascii="Times New Roman" w:hAnsi="Times New Roman" w:cs="Times New Roman"/>
          <w:sz w:val="24"/>
          <w:szCs w:val="24"/>
        </w:rPr>
        <w:lastRenderedPageBreak/>
        <w:t>Прототип пользовательского интерфейса.</w:t>
      </w:r>
      <w:bookmarkEnd w:id="208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04C97A45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235F9CAF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78F238C0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</w:p>
    <w:p w14:paraId="385AEBA8" w14:textId="5EEBE49C" w:rsidR="007B729A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04130EA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Уточненная оценка стоимости на основе функциональных указателей.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1" o:title=""/>
          </v:shape>
          <o:OLEObject Type="Embed" ProgID="Equation.3" ShapeID="_x0000_i1026" DrawAspect="Content" ObjectID="_1462869751" r:id="rId32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66FAB" w:rsidRDefault="000423C4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del w:id="209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0" w:name="_Toc389069945"/>
      <w:r w:rsidRPr="00966FAB"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0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Модуль таблицы [ Table Modyle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</w:t>
      </w:r>
      <w:r w:rsidRPr="00966FAB">
        <w:rPr>
          <w:rFonts w:ascii="Times New Roman" w:hAnsi="Times New Roman" w:cs="Times New Roman"/>
          <w:sz w:val="24"/>
          <w:szCs w:val="24"/>
        </w:rPr>
        <w:lastRenderedPageBreak/>
        <w:t>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1" w:name="_Toc389069946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1"/>
    </w:p>
    <w:p w14:paraId="62C969B5" w14:textId="77777777" w:rsidR="000423C4" w:rsidRPr="00966FAB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2" w:name="_Toc389069947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2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Pr="00966FAB" w:rsidRDefault="00E07F91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BB66BB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BB66BB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E0090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96"/>
        <w:gridCol w:w="2940"/>
        <w:gridCol w:w="2889"/>
      </w:tblGrid>
      <w:tr w:rsidR="00BF13D4" w:rsidRPr="00966FAB" w14:paraId="3F4115FA" w14:textId="77777777" w:rsidTr="00BF13D4">
        <w:tc>
          <w:tcPr>
            <w:tcW w:w="2872" w:type="dxa"/>
          </w:tcPr>
          <w:p w14:paraId="1D423B80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60" w:type="dxa"/>
          </w:tcPr>
          <w:p w14:paraId="10F16E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93" w:type="dxa"/>
          </w:tcPr>
          <w:p w14:paraId="192BC569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BF13D4">
        <w:trPr>
          <w:trHeight w:val="42"/>
        </w:trPr>
        <w:tc>
          <w:tcPr>
            <w:tcW w:w="2872" w:type="dxa"/>
            <w:vMerge w:val="restart"/>
          </w:tcPr>
          <w:p w14:paraId="3EF4E0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860" w:type="dxa"/>
          </w:tcPr>
          <w:p w14:paraId="53584F8D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2893" w:type="dxa"/>
          </w:tcPr>
          <w:p w14:paraId="7DF0C07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0D2F9A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BF13D4" w:rsidRPr="000D2F9A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D758FC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BF13D4" w:rsidRPr="000D2F9A" w14:paraId="39519418" w14:textId="77777777" w:rsidTr="00BF13D4">
        <w:trPr>
          <w:trHeight w:val="38"/>
        </w:trPr>
        <w:tc>
          <w:tcPr>
            <w:tcW w:w="2872" w:type="dxa"/>
            <w:vMerge/>
          </w:tcPr>
          <w:p w14:paraId="4AF83AB1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FF0701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360A043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0D2F9A" w14:paraId="388F2997" w14:textId="77777777" w:rsidTr="00BF13D4">
        <w:trPr>
          <w:trHeight w:val="38"/>
        </w:trPr>
        <w:tc>
          <w:tcPr>
            <w:tcW w:w="2872" w:type="dxa"/>
            <w:vMerge/>
          </w:tcPr>
          <w:p w14:paraId="09AB20D5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05174321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687701D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0D2F9A" w14:paraId="218FE483" w14:textId="77777777" w:rsidTr="00BF13D4">
        <w:trPr>
          <w:trHeight w:val="38"/>
        </w:trPr>
        <w:tc>
          <w:tcPr>
            <w:tcW w:w="2872" w:type="dxa"/>
            <w:vMerge/>
          </w:tcPr>
          <w:p w14:paraId="673B696F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6D48B085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8A8DF6C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0D2F9A" w14:paraId="23ED9C62" w14:textId="77777777" w:rsidTr="00BF13D4">
        <w:trPr>
          <w:trHeight w:val="38"/>
        </w:trPr>
        <w:tc>
          <w:tcPr>
            <w:tcW w:w="2872" w:type="dxa"/>
            <w:vMerge/>
          </w:tcPr>
          <w:p w14:paraId="283E4ADC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78CAA885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1AFE4EA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6D9517FE" w14:textId="77777777" w:rsidR="00BF13D4" w:rsidRPr="00966FAB" w:rsidRDefault="00BF13D4" w:rsidP="00E0090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E06363" w14:textId="21665961" w:rsidR="00A91415" w:rsidRPr="00966FAB" w:rsidRDefault="00A91415" w:rsidP="00A91415">
      <w:pPr>
        <w:pStyle w:val="a7"/>
        <w:rPr>
          <w:ins w:id="213" w:author="I TIX" w:date="2014-05-27T23:43:00Z"/>
          <w:rFonts w:ascii="Times New Roman" w:hAnsi="Times New Roman" w:cs="Times New Roman"/>
          <w:b/>
          <w:sz w:val="24"/>
        </w:rPr>
      </w:pPr>
      <w:ins w:id="214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A91415">
      <w:pPr>
        <w:pStyle w:val="a7"/>
        <w:rPr>
          <w:ins w:id="215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16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A91415">
            <w:pPr>
              <w:pStyle w:val="a7"/>
              <w:ind w:left="0"/>
              <w:rPr>
                <w:ins w:id="217" w:author="I TIX" w:date="2014-05-27T23:43:00Z"/>
                <w:rFonts w:ascii="Times New Roman" w:hAnsi="Times New Roman" w:cs="Times New Roman"/>
                <w:sz w:val="24"/>
              </w:rPr>
            </w:pPr>
            <w:ins w:id="218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A91415">
            <w:pPr>
              <w:pStyle w:val="a7"/>
              <w:ind w:left="0"/>
              <w:rPr>
                <w:ins w:id="219" w:author="I TIX" w:date="2014-05-27T23:43:00Z"/>
                <w:rFonts w:ascii="Times New Roman" w:hAnsi="Times New Roman" w:cs="Times New Roman"/>
                <w:sz w:val="24"/>
              </w:rPr>
            </w:pPr>
            <w:ins w:id="220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A91415">
            <w:pPr>
              <w:pStyle w:val="a7"/>
              <w:ind w:left="0"/>
              <w:rPr>
                <w:ins w:id="221" w:author="I TIX" w:date="2014-05-27T23:43:00Z"/>
                <w:rFonts w:ascii="Times New Roman" w:hAnsi="Times New Roman" w:cs="Times New Roman"/>
                <w:sz w:val="24"/>
              </w:rPr>
            </w:pPr>
            <w:ins w:id="222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3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A91415">
            <w:pPr>
              <w:pStyle w:val="a7"/>
              <w:ind w:left="0"/>
              <w:rPr>
                <w:ins w:id="224" w:author="I TIX" w:date="2014-05-27T23:43:00Z"/>
                <w:rFonts w:ascii="Times New Roman" w:hAnsi="Times New Roman" w:cs="Times New Roman"/>
                <w:sz w:val="24"/>
              </w:rPr>
            </w:pPr>
            <w:ins w:id="225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ins w:id="226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A91415">
            <w:pPr>
              <w:pStyle w:val="a7"/>
              <w:ind w:left="0"/>
              <w:rPr>
                <w:ins w:id="227" w:author="I TIX" w:date="2014-05-27T23:43:00Z"/>
                <w:rFonts w:ascii="Times New Roman" w:hAnsi="Times New Roman" w:cs="Times New Roman"/>
                <w:sz w:val="24"/>
                <w:lang w:val="en-US"/>
                <w:rPrChange w:id="228" w:author="I TIX" w:date="2014-05-27T23:52:00Z">
                  <w:rPr>
                    <w:ins w:id="229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A91415">
            <w:pPr>
              <w:pStyle w:val="a7"/>
              <w:ind w:left="0"/>
              <w:rPr>
                <w:ins w:id="230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0D2F9A" w14:paraId="2F20E321" w14:textId="77777777" w:rsidTr="00EC3DC3">
        <w:trPr>
          <w:trHeight w:val="165"/>
          <w:ins w:id="231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A91415">
            <w:pPr>
              <w:pStyle w:val="a7"/>
              <w:ind w:left="0"/>
              <w:rPr>
                <w:ins w:id="232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A91415">
            <w:pPr>
              <w:pStyle w:val="a7"/>
              <w:ind w:left="0"/>
              <w:rPr>
                <w:ins w:id="233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A91415">
            <w:pPr>
              <w:pStyle w:val="a7"/>
              <w:ind w:left="0"/>
              <w:rPr>
                <w:ins w:id="234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0D2F9A" w14:paraId="13D3EF59" w14:textId="77777777" w:rsidTr="00EC3DC3">
        <w:trPr>
          <w:trHeight w:val="165"/>
          <w:ins w:id="235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A91415">
            <w:pPr>
              <w:pStyle w:val="a7"/>
              <w:ind w:left="0"/>
              <w:rPr>
                <w:ins w:id="236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A91415">
            <w:pPr>
              <w:pStyle w:val="a7"/>
              <w:ind w:left="0"/>
              <w:rPr>
                <w:ins w:id="237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A91415">
            <w:pPr>
              <w:pStyle w:val="a7"/>
              <w:ind w:left="0"/>
              <w:rPr>
                <w:ins w:id="238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39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A91415">
            <w:pPr>
              <w:pStyle w:val="a7"/>
              <w:ind w:left="0"/>
              <w:rPr>
                <w:ins w:id="240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A91415">
            <w:pPr>
              <w:pStyle w:val="a7"/>
              <w:ind w:left="0"/>
              <w:rPr>
                <w:ins w:id="241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A91415">
            <w:pPr>
              <w:pStyle w:val="a7"/>
              <w:ind w:left="0"/>
              <w:rPr>
                <w:ins w:id="242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0D2F9A" w14:paraId="19BF7C9F" w14:textId="77777777" w:rsidTr="00EC3DC3">
        <w:trPr>
          <w:trHeight w:val="550"/>
          <w:ins w:id="243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A91415">
            <w:pPr>
              <w:pStyle w:val="a7"/>
              <w:ind w:left="0"/>
              <w:rPr>
                <w:ins w:id="24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A91415">
            <w:pPr>
              <w:pStyle w:val="a7"/>
              <w:ind w:left="0"/>
              <w:rPr>
                <w:ins w:id="24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A91415">
            <w:pPr>
              <w:pStyle w:val="a7"/>
              <w:ind w:left="0"/>
              <w:rPr>
                <w:ins w:id="246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0D2F9A" w14:paraId="2E77A929" w14:textId="77777777" w:rsidTr="00EC3DC3">
        <w:trPr>
          <w:trHeight w:val="550"/>
          <w:ins w:id="247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A91415">
            <w:pPr>
              <w:pStyle w:val="a7"/>
              <w:ind w:left="0"/>
              <w:rPr>
                <w:ins w:id="248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A91415">
            <w:pPr>
              <w:pStyle w:val="a7"/>
              <w:ind w:left="0"/>
              <w:rPr>
                <w:ins w:id="249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0D2F9A" w14:paraId="167CA4F3" w14:textId="77777777" w:rsidTr="00EC3DC3">
        <w:trPr>
          <w:trHeight w:val="413"/>
          <w:ins w:id="250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A91415">
            <w:pPr>
              <w:pStyle w:val="a7"/>
              <w:ind w:left="0"/>
              <w:rPr>
                <w:ins w:id="251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A91415">
            <w:pPr>
              <w:pStyle w:val="a7"/>
              <w:ind w:left="0"/>
              <w:rPr>
                <w:ins w:id="252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0D2F9A" w14:paraId="28C80B66" w14:textId="77777777" w:rsidTr="00EC3DC3">
        <w:trPr>
          <w:trHeight w:val="412"/>
          <w:ins w:id="253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A91415">
            <w:pPr>
              <w:pStyle w:val="a7"/>
              <w:ind w:left="0"/>
              <w:rPr>
                <w:ins w:id="25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A91415">
            <w:pPr>
              <w:pStyle w:val="a7"/>
              <w:ind w:left="0"/>
              <w:rPr>
                <w:ins w:id="25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A91415">
      <w:pPr>
        <w:pStyle w:val="a7"/>
        <w:rPr>
          <w:ins w:id="256" w:author="I TIX" w:date="2014-05-27T23:43:00Z"/>
          <w:rFonts w:ascii="Times New Roman" w:hAnsi="Times New Roman" w:cs="Times New Roman"/>
          <w:sz w:val="24"/>
          <w:lang w:val="en-US"/>
          <w:rPrChange w:id="257" w:author="I TIX" w:date="2014-05-27T23:43:00Z">
            <w:rPr>
              <w:ins w:id="258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0D2F9A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0D2F9A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0D2F9A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6"/>
        <w:gridCol w:w="2927"/>
        <w:gridCol w:w="3822"/>
      </w:tblGrid>
      <w:tr w:rsidR="00F017F1" w:rsidRPr="00966FAB" w14:paraId="1288E763" w14:textId="77777777" w:rsidTr="000D2F9A">
        <w:tc>
          <w:tcPr>
            <w:tcW w:w="3013" w:type="dxa"/>
          </w:tcPr>
          <w:p w14:paraId="3948129A" w14:textId="00F6104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046" w:type="dxa"/>
          </w:tcPr>
          <w:p w14:paraId="1CFE8247" w14:textId="7ADB5353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286" w:type="dxa"/>
          </w:tcPr>
          <w:p w14:paraId="6AD89995" w14:textId="4B1887B2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0D2F9A" w14:paraId="7C1270B3" w14:textId="77777777" w:rsidTr="000D2F9A">
        <w:trPr>
          <w:trHeight w:val="185"/>
        </w:trPr>
        <w:tc>
          <w:tcPr>
            <w:tcW w:w="3013" w:type="dxa"/>
            <w:vMerge w:val="restart"/>
          </w:tcPr>
          <w:p w14:paraId="292176FD" w14:textId="4F70271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</w:p>
        </w:tc>
        <w:tc>
          <w:tcPr>
            <w:tcW w:w="3046" w:type="dxa"/>
            <w:vMerge w:val="restart"/>
          </w:tcPr>
          <w:p w14:paraId="03DEA054" w14:textId="4AF7E8F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286" w:type="dxa"/>
          </w:tcPr>
          <w:p w14:paraId="0EB976E2" w14:textId="67E08B1E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0D2F9A" w14:paraId="48E2CA5D" w14:textId="77777777" w:rsidTr="000D2F9A">
        <w:trPr>
          <w:trHeight w:val="185"/>
        </w:trPr>
        <w:tc>
          <w:tcPr>
            <w:tcW w:w="3013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Export(string path, int index, IEnumerable&lt;Message&gt; messages)</w:t>
            </w:r>
          </w:p>
        </w:tc>
      </w:tr>
      <w:tr w:rsidR="00F017F1" w:rsidRPr="00966FAB" w14:paraId="4F04CB2E" w14:textId="77777777" w:rsidTr="000D2F9A">
        <w:trPr>
          <w:trHeight w:val="185"/>
        </w:trPr>
        <w:tc>
          <w:tcPr>
            <w:tcW w:w="3013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  <w:tr w:rsidR="000D2F9A" w:rsidRPr="00966FAB" w14:paraId="4DAD32A1" w14:textId="77777777" w:rsidTr="000D2F9A">
        <w:tc>
          <w:tcPr>
            <w:tcW w:w="9345" w:type="dxa"/>
            <w:gridSpan w:val="3"/>
          </w:tcPr>
          <w:p w14:paraId="7B141D19" w14:textId="77777777" w:rsidR="000D2F9A" w:rsidRPr="00966FAB" w:rsidRDefault="000D2F9A" w:rsidP="00142BC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D2F9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87C2FB8" wp14:editId="1F3F6888">
                  <wp:extent cx="6219825" cy="61245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AF2D5" w14:textId="4969CE17" w:rsidR="00F017F1" w:rsidRPr="00966FAB" w:rsidRDefault="00F017F1" w:rsidP="000423C4">
      <w:pPr>
        <w:rPr>
          <w:rFonts w:ascii="Times New Roman" w:hAnsi="Times New Roman" w:cs="Times New Roman"/>
          <w:sz w:val="24"/>
          <w:lang w:val="en-US"/>
        </w:rPr>
      </w:pPr>
    </w:p>
    <w:p w14:paraId="64A0B241" w14:textId="7BCBEE6D" w:rsidR="00C3678E" w:rsidRPr="000D2F9A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>client</w:t>
      </w:r>
      <w:r w:rsidRPr="000D2F9A">
        <w:rPr>
          <w:rFonts w:ascii="Times New Roman" w:hAnsi="Times New Roman" w:cs="Times New Roman"/>
          <w:sz w:val="24"/>
        </w:rPr>
        <w:t xml:space="preserve">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D2F9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</w:rPr>
        <w:t>Оценка качества проекта:</w:t>
      </w:r>
    </w:p>
    <w:p w14:paraId="6940B8FF" w14:textId="77777777" w:rsidR="000F45AA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4AA7B324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502AD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54D52D89" w14:textId="118A175D" w:rsidR="00360E32" w:rsidRPr="000D2F9A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502AD" w:rsidRPr="000D2F9A">
        <w:rPr>
          <w:rFonts w:ascii="Times New Roman" w:hAnsi="Times New Roman" w:cs="Times New Roman"/>
          <w:sz w:val="24"/>
          <w:lang w:val="en-US"/>
        </w:rPr>
        <w:t>2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1DC0721A" w:rsidR="00360E32" w:rsidRPr="000D2F9A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WNC=</w:t>
      </w:r>
      <w:r w:rsidR="002502AD" w:rsidRPr="000D2F9A">
        <w:rPr>
          <w:rFonts w:ascii="Times New Roman" w:hAnsi="Times New Roman" w:cs="Times New Roman"/>
          <w:sz w:val="24"/>
          <w:lang w:val="en-US"/>
        </w:rPr>
        <w:t>3.2</w:t>
      </w:r>
    </w:p>
    <w:p w14:paraId="432895EC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</w:rPr>
        <w:t xml:space="preserve">Метрика 2: Количество детей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(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966FAB">
        <w:rPr>
          <w:rFonts w:ascii="Times New Roman" w:hAnsi="Times New Roman" w:cs="Times New Roman"/>
          <w:color w:val="FF0000"/>
          <w:sz w:val="24"/>
        </w:rPr>
        <w:t>)</w:t>
      </w:r>
    </w:p>
    <w:p w14:paraId="070C69D0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0D2F9A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  <w:lang w:val="en-US"/>
        </w:rPr>
      </w:pP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NOC=</w:t>
      </w:r>
      <w:r w:rsidR="00C3678E" w:rsidRPr="00966FAB">
        <w:rPr>
          <w:rFonts w:ascii="Times New Roman" w:hAnsi="Times New Roman" w:cs="Times New Roman"/>
          <w:color w:val="FF0000"/>
          <w:sz w:val="24"/>
          <w:lang w:val="en-US"/>
        </w:rPr>
        <w:t>0.4</w:t>
      </w:r>
    </w:p>
    <w:p w14:paraId="42F4BC8A" w14:textId="77777777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0D2F9A">
        <w:rPr>
          <w:rFonts w:ascii="Times New Roman" w:hAnsi="Times New Roman" w:cs="Times New Roman"/>
          <w:sz w:val="24"/>
          <w:lang w:val="en-US"/>
        </w:rPr>
        <w:t>0</w:t>
      </w:r>
    </w:p>
    <w:p w14:paraId="0E017C4B" w14:textId="340B017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0D2F9A">
        <w:rPr>
          <w:rFonts w:ascii="Times New Roman" w:hAnsi="Times New Roman" w:cs="Times New Roman"/>
          <w:sz w:val="24"/>
          <w:lang w:val="en-US"/>
        </w:rPr>
        <w:t>=1,</w:t>
      </w:r>
      <w:r w:rsidR="00BE372A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738FF840" w14:textId="77777777" w:rsidR="00D062AD" w:rsidRPr="000D2F9A" w:rsidRDefault="00D062AD" w:rsidP="00D062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7533B54B" w14:textId="77777777" w:rsidR="00D062AD" w:rsidRPr="000D2F9A" w:rsidRDefault="00D062AD" w:rsidP="00D062AD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BBEFCCC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0D2F9A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0D2F9A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5498D2BB" w14:textId="485D8F4E" w:rsidR="0003671E" w:rsidRPr="000D2F9A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0D2F9A">
        <w:rPr>
          <w:rFonts w:ascii="Times New Roman" w:hAnsi="Times New Roman" w:cs="Times New Roman"/>
          <w:sz w:val="24"/>
          <w:lang w:val="en-US"/>
        </w:rPr>
        <w:t>8.8</w:t>
      </w:r>
    </w:p>
    <w:p w14:paraId="5A41C919" w14:textId="77777777" w:rsidR="00E617F0" w:rsidRPr="00966FAB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5F8FC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Рекомендуемое значение CS ≤ 20 методов.</w:t>
      </w:r>
    </w:p>
    <w:p w14:paraId="0F7E8508" w14:textId="5733D505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1=8+</w:t>
      </w:r>
      <w:r w:rsidR="00865393" w:rsidRPr="000D2F9A">
        <w:rPr>
          <w:rFonts w:ascii="Times New Roman" w:hAnsi="Times New Roman" w:cs="Times New Roman"/>
          <w:sz w:val="24"/>
        </w:rPr>
        <w:t>3</w:t>
      </w:r>
      <w:r w:rsidRPr="000D2F9A">
        <w:rPr>
          <w:rFonts w:ascii="Times New Roman" w:hAnsi="Times New Roman" w:cs="Times New Roman"/>
          <w:sz w:val="24"/>
        </w:rPr>
        <w:t>=1</w:t>
      </w:r>
      <w:r w:rsidR="00865393" w:rsidRPr="000D2F9A">
        <w:rPr>
          <w:rFonts w:ascii="Times New Roman" w:hAnsi="Times New Roman" w:cs="Times New Roman"/>
          <w:sz w:val="24"/>
        </w:rPr>
        <w:t>1</w:t>
      </w:r>
    </w:p>
    <w:p w14:paraId="03C235BD" w14:textId="4EC171BF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50A8B59E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2+0=2</w:t>
      </w:r>
    </w:p>
    <w:p w14:paraId="6E464939" w14:textId="734C3CB2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2+0=2</w:t>
      </w:r>
    </w:p>
    <w:p w14:paraId="1973FC0E" w14:textId="7C9C4167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0D2F9A">
        <w:rPr>
          <w:rFonts w:ascii="Times New Roman" w:hAnsi="Times New Roman" w:cs="Times New Roman"/>
          <w:sz w:val="24"/>
          <w:lang w:val="en-US"/>
        </w:rPr>
        <w:t>+1=3</w:t>
      </w:r>
    </w:p>
    <w:p w14:paraId="550193FB" w14:textId="19790D91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0D2F9A">
        <w:rPr>
          <w:rFonts w:ascii="Times New Roman" w:hAnsi="Times New Roman" w:cs="Times New Roman"/>
          <w:sz w:val="24"/>
        </w:rPr>
        <w:t>=1</w:t>
      </w:r>
    </w:p>
    <w:p w14:paraId="74014C6D" w14:textId="41D1A3C7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0D2F9A">
        <w:rPr>
          <w:rFonts w:ascii="Times New Roman" w:hAnsi="Times New Roman" w:cs="Times New Roman"/>
          <w:sz w:val="24"/>
        </w:rPr>
        <w:t>=1</w:t>
      </w:r>
    </w:p>
    <w:p w14:paraId="13B9A297" w14:textId="2284CF81" w:rsidR="0003671E" w:rsidRPr="00966FAB" w:rsidRDefault="00A25E7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0D2F9A">
        <w:rPr>
          <w:rFonts w:ascii="Times New Roman" w:hAnsi="Times New Roman" w:cs="Times New Roman"/>
          <w:sz w:val="24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0D2F9A" w:rsidRDefault="0027338B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359DA0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SI = (NOO * уровень) /Mобщ, </w:t>
      </w:r>
    </w:p>
    <w:p w14:paraId="0D948D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2D3E10C8" w14:textId="2CCA7B89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0E74272E" w14:textId="71175C3F" w:rsidR="0003671E" w:rsidRPr="00966FAB" w:rsidRDefault="004114D6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Pr="00966FAB" w:rsidRDefault="00CF18D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</w:rPr>
        <w:t xml:space="preserve">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0D2F9A">
        <w:rPr>
          <w:rFonts w:ascii="Times New Roman" w:hAnsi="Times New Roman" w:cs="Times New Roman"/>
          <w:sz w:val="24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15BAC5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1</w:t>
      </w:r>
      <w:r w:rsidRPr="000D2F9A">
        <w:rPr>
          <w:rFonts w:ascii="Times New Roman" w:hAnsi="Times New Roman" w:cs="Times New Roman"/>
          <w:sz w:val="24"/>
          <w:lang w:val="en-US"/>
        </w:rPr>
        <w:t>/</w:t>
      </w:r>
      <w:r w:rsidR="008E47EC" w:rsidRPr="000D2F9A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</w:t>
      </w:r>
      <w:r w:rsidRPr="000D2F9A">
        <w:rPr>
          <w:rFonts w:ascii="Times New Roman" w:hAnsi="Times New Roman" w:cs="Times New Roman"/>
          <w:sz w:val="24"/>
          <w:lang w:val="en-US"/>
        </w:rPr>
        <w:t>5</w:t>
      </w:r>
    </w:p>
    <w:p w14:paraId="4577CACF" w14:textId="0D5C9903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0.2666</w:t>
      </w:r>
    </w:p>
    <w:p w14:paraId="1E824171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6AD4BF0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6146F10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59" w:name="_Toc389069948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59"/>
    </w:p>
    <w:p w14:paraId="7E4BEAF2" w14:textId="77777777" w:rsidR="002922EF" w:rsidRPr="00966FAB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0" w:name="_Toc389069949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0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9468D85" w14:textId="77777777" w:rsidR="001742A4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WinHistoryDbContext db</w:t>
            </w:r>
          </w:p>
          <w:p w14:paraId="22B01397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EC4D76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F649E42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6BABED" w14:textId="4FAC960B" w:rsidR="00444489" w:rsidRPr="00966FAB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ClientInfo Client</w:t>
            </w: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0D2F9A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0D2F9A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0D2F9A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0D2F9A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0D2F9A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0D2F9A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0D2F9A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0D2F9A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0D2F9A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5B62DDA0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7ADD371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3983445" w14:textId="12A202D8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511A01B9" w14:textId="681F796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6C5B06" w14:textId="2A64BA49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AECB04D" w14:textId="47C169D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05343984" w14:textId="25145E66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4.5</w:t>
      </w:r>
    </w:p>
    <w:p w14:paraId="3F8F31A1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736FBB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393E2112" w14:textId="5B5CA7C2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NOC=</w:t>
      </w:r>
      <w:r w:rsidR="00887C01" w:rsidRPr="00887C01">
        <w:rPr>
          <w:rFonts w:ascii="Times New Roman" w:hAnsi="Times New Roman" w:cs="Times New Roman"/>
          <w:sz w:val="24"/>
        </w:rPr>
        <w:t>0</w:t>
      </w:r>
    </w:p>
    <w:p w14:paraId="1F877048" w14:textId="77777777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887C01">
        <w:rPr>
          <w:rFonts w:ascii="Times New Roman" w:hAnsi="Times New Roman" w:cs="Times New Roman"/>
          <w:b/>
          <w:sz w:val="24"/>
          <w:lang w:val="en-US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887C0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887C0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887C0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887C0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887C01">
        <w:rPr>
          <w:rFonts w:ascii="Times New Roman" w:hAnsi="Times New Roman" w:cs="Times New Roman"/>
          <w:b/>
          <w:sz w:val="24"/>
          <w:lang w:val="en-US"/>
        </w:rPr>
        <w:t xml:space="preserve"> (Coupling between object classes) </w:t>
      </w:r>
    </w:p>
    <w:p w14:paraId="29EB2B3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7CB145CE" w14:textId="093C058E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887C01">
        <w:rPr>
          <w:rFonts w:ascii="Times New Roman" w:hAnsi="Times New Roman" w:cs="Times New Roman"/>
          <w:sz w:val="24"/>
          <w:lang w:val="en-US"/>
        </w:rPr>
        <w:t xml:space="preserve"> class WinHistory =</w:t>
      </w:r>
      <w:r>
        <w:rPr>
          <w:rFonts w:ascii="Times New Roman" w:hAnsi="Times New Roman" w:cs="Times New Roman"/>
          <w:sz w:val="24"/>
        </w:rPr>
        <w:t>4</w:t>
      </w:r>
    </w:p>
    <w:p w14:paraId="37CFE03B" w14:textId="5400E7B1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887C01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Pr="00887C01">
        <w:rPr>
          <w:rFonts w:ascii="Times New Roman" w:hAnsi="Times New Roman" w:cs="Times New Roman"/>
          <w:sz w:val="24"/>
          <w:lang w:val="en-US"/>
        </w:rPr>
        <w:t>0</w:t>
      </w:r>
    </w:p>
    <w:p w14:paraId="3CD9FC98" w14:textId="49E32A1C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887C01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Pr="00887C01">
        <w:rPr>
          <w:rFonts w:ascii="Times New Roman" w:hAnsi="Times New Roman" w:cs="Times New Roman"/>
          <w:sz w:val="24"/>
          <w:lang w:val="en-US"/>
        </w:rPr>
        <w:t>1</w:t>
      </w:r>
    </w:p>
    <w:p w14:paraId="11BC1FCC" w14:textId="5776EEB9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 xml:space="preserve">СВО </w:t>
      </w:r>
      <w:r w:rsidRPr="00887C01">
        <w:rPr>
          <w:rFonts w:ascii="Times New Roman" w:hAnsi="Times New Roman" w:cs="Times New Roman"/>
          <w:sz w:val="24"/>
          <w:lang w:val="en-US"/>
        </w:rPr>
        <w:t>class WinHistoryDbContext =</w:t>
      </w:r>
      <w:r w:rsidRPr="00887C01">
        <w:rPr>
          <w:rFonts w:ascii="Times New Roman" w:hAnsi="Times New Roman" w:cs="Times New Roman"/>
          <w:sz w:val="24"/>
          <w:lang w:val="en-US"/>
        </w:rPr>
        <w:t>2</w:t>
      </w:r>
    </w:p>
    <w:p w14:paraId="5A59CA01" w14:textId="0F43CE2D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887C01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СВО </w:t>
      </w:r>
      <w:r w:rsidRPr="00887C01">
        <w:rPr>
          <w:rFonts w:ascii="Times New Roman" w:hAnsi="Times New Roman" w:cs="Times New Roman"/>
          <w:sz w:val="24"/>
          <w:lang w:val="en-US"/>
        </w:rPr>
        <w:t>=</w:t>
      </w:r>
      <w:r w:rsidRPr="00887C01">
        <w:rPr>
          <w:rFonts w:ascii="Times New Roman" w:hAnsi="Times New Roman" w:cs="Times New Roman"/>
          <w:sz w:val="24"/>
          <w:lang w:val="en-US"/>
        </w:rPr>
        <w:t>1.75</w:t>
      </w:r>
    </w:p>
    <w:p w14:paraId="4D4138A2" w14:textId="77777777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E5A4C3B" w14:textId="41A76101" w:rsidR="000D2F9A" w:rsidRPr="00966FAB" w:rsidRDefault="000D2F9A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RFC (Response For a Class) </w:t>
      </w:r>
    </w:p>
    <w:p w14:paraId="292B4DA6" w14:textId="77777777" w:rsidR="000D2F9A" w:rsidRPr="00966FAB" w:rsidRDefault="000D2F9A" w:rsidP="000D2F9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D4EA774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D7AF84A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0193FF23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25AF836F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5952091F" w14:textId="1019C49B" w:rsidR="000D2F9A" w:rsidRPr="00E23E4F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>
        <w:rPr>
          <w:rFonts w:ascii="Times New Roman" w:hAnsi="Times New Roman" w:cs="Times New Roman"/>
          <w:sz w:val="24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>
        <w:rPr>
          <w:rFonts w:ascii="Times New Roman" w:hAnsi="Times New Roman" w:cs="Times New Roman"/>
          <w:color w:val="F79646" w:themeColor="accent6"/>
          <w:sz w:val="24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23E4F">
        <w:rPr>
          <w:rFonts w:ascii="Times New Roman" w:hAnsi="Times New Roman" w:cs="Times New Roman"/>
          <w:sz w:val="24"/>
        </w:rPr>
        <w:t>2</w:t>
      </w:r>
    </w:p>
    <w:p w14:paraId="3B34E0C3" w14:textId="1DECA05B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769F699C" w14:textId="74C6BF21" w:rsidR="000D2F9A" w:rsidRPr="00E23E4F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>
        <w:rPr>
          <w:rFonts w:ascii="Times New Roman" w:hAnsi="Times New Roman" w:cs="Times New Roman"/>
          <w:sz w:val="24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>
        <w:rPr>
          <w:rFonts w:ascii="Times New Roman" w:hAnsi="Times New Roman" w:cs="Times New Roman"/>
          <w:sz w:val="24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>
        <w:rPr>
          <w:rFonts w:ascii="Times New Roman" w:hAnsi="Times New Roman" w:cs="Times New Roman"/>
          <w:sz w:val="24"/>
        </w:rPr>
        <w:t>2</w:t>
      </w:r>
    </w:p>
    <w:p w14:paraId="5CA37E88" w14:textId="5004F812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573D6055" w14:textId="31F05238" w:rsidR="000D2F9A" w:rsidRPr="00E23E4F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E23E4F">
        <w:rPr>
          <w:rFonts w:ascii="Times New Roman" w:hAnsi="Times New Roman" w:cs="Times New Roman"/>
          <w:sz w:val="24"/>
        </w:rPr>
        <w:t>5</w:t>
      </w:r>
    </w:p>
    <w:p w14:paraId="68A58EF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326B989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64CA9FEA" w14:textId="440CCF7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718FE" w:rsidRPr="00A718FE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C65CEE4" w14:textId="78082282" w:rsidR="000D2F9A" w:rsidRPr="00A718F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718FE" w:rsidRPr="00A718FE">
        <w:rPr>
          <w:rFonts w:ascii="Times New Roman" w:hAnsi="Times New Roman" w:cs="Times New Roman"/>
          <w:sz w:val="24"/>
          <w:lang w:val="en-US"/>
        </w:rPr>
        <w:t>6</w:t>
      </w:r>
    </w:p>
    <w:p w14:paraId="78BED678" w14:textId="63588959" w:rsidR="000D2F9A" w:rsidRPr="00A718F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>
        <w:rPr>
          <w:rFonts w:ascii="Times New Roman" w:hAnsi="Times New Roman" w:cs="Times New Roman"/>
          <w:sz w:val="24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718FE" w:rsidRPr="00A718FE">
        <w:rPr>
          <w:rFonts w:ascii="Times New Roman" w:hAnsi="Times New Roman" w:cs="Times New Roman"/>
          <w:sz w:val="24"/>
          <w:lang w:val="en-US"/>
        </w:rPr>
        <w:t>5</w:t>
      </w:r>
    </w:p>
    <w:p w14:paraId="4C36AB09" w14:textId="4A30D3E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53024D53" w14:textId="0740D480" w:rsidR="000D2F9A" w:rsidRPr="00966FAB" w:rsidRDefault="00A718FE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LCOM = 6.5</w:t>
      </w:r>
    </w:p>
    <w:p w14:paraId="1A5D586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A15F6F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7AFF90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4F1948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2DCCD9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2BC841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C819F3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3C63E4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7BAAAA7A" w14:textId="52E83546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 w:rsidRPr="00DD0FE0">
        <w:rPr>
          <w:rFonts w:ascii="Times New Roman" w:hAnsi="Times New Roman" w:cs="Times New Roman"/>
          <w:sz w:val="24"/>
          <w:lang w:val="en-US"/>
        </w:rPr>
        <w:t>class WinHistory =</w:t>
      </w:r>
      <w:r w:rsidRPr="00DD0FE0">
        <w:rPr>
          <w:rFonts w:ascii="Times New Roman" w:hAnsi="Times New Roman" w:cs="Times New Roman"/>
          <w:sz w:val="24"/>
          <w:lang w:val="en-US"/>
        </w:rPr>
        <w:t>8+2</w:t>
      </w:r>
      <w:r w:rsidRPr="00DD0FE0">
        <w:rPr>
          <w:rFonts w:ascii="Times New Roman" w:hAnsi="Times New Roman" w:cs="Times New Roman"/>
          <w:sz w:val="24"/>
          <w:lang w:val="en-US"/>
        </w:rPr>
        <w:t>=1</w:t>
      </w:r>
      <w:r w:rsidRPr="00DD0FE0">
        <w:rPr>
          <w:rFonts w:ascii="Times New Roman" w:hAnsi="Times New Roman" w:cs="Times New Roman"/>
          <w:sz w:val="24"/>
          <w:lang w:val="en-US"/>
        </w:rPr>
        <w:t>0</w:t>
      </w:r>
    </w:p>
    <w:p w14:paraId="5D5AFB03" w14:textId="04123C48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</w:t>
      </w:r>
      <w:r w:rsidRPr="00DD0FE0">
        <w:rPr>
          <w:rFonts w:ascii="Times New Roman" w:hAnsi="Times New Roman" w:cs="Times New Roman"/>
          <w:sz w:val="24"/>
          <w:lang w:val="en-US"/>
        </w:rPr>
        <w:t>2+</w:t>
      </w:r>
      <w:r w:rsidRPr="00DD0FE0">
        <w:rPr>
          <w:rFonts w:ascii="Times New Roman" w:hAnsi="Times New Roman" w:cs="Times New Roman"/>
          <w:sz w:val="24"/>
          <w:lang w:val="en-US"/>
        </w:rPr>
        <w:t>0=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</w:p>
    <w:p w14:paraId="065C8320" w14:textId="34093EBD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DD0FE0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Pr="00DD0FE0">
        <w:rPr>
          <w:rFonts w:ascii="Times New Roman" w:hAnsi="Times New Roman" w:cs="Times New Roman"/>
          <w:sz w:val="24"/>
          <w:lang w:val="en-US"/>
        </w:rPr>
        <w:t>2+</w:t>
      </w:r>
      <w:r w:rsidRPr="00DD0FE0">
        <w:rPr>
          <w:rFonts w:ascii="Times New Roman" w:hAnsi="Times New Roman" w:cs="Times New Roman"/>
          <w:sz w:val="24"/>
          <w:lang w:val="en-US"/>
        </w:rPr>
        <w:t>0=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</w:p>
    <w:p w14:paraId="261F1EB8" w14:textId="64271762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DD0FE0">
        <w:rPr>
          <w:rFonts w:ascii="Times New Roman" w:hAnsi="Times New Roman" w:cs="Times New Roman"/>
          <w:sz w:val="24"/>
          <w:lang w:val="en-US"/>
        </w:rPr>
        <w:t xml:space="preserve"> class WinHistoryDbContext =3</w:t>
      </w:r>
      <w:r>
        <w:rPr>
          <w:rFonts w:ascii="Times New Roman" w:hAnsi="Times New Roman" w:cs="Times New Roman"/>
          <w:sz w:val="24"/>
        </w:rPr>
        <w:t>+1</w:t>
      </w:r>
      <w:r w:rsidRPr="00DD0FE0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239A13CC" w14:textId="4A9F4AAE" w:rsidR="000D2F9A" w:rsidRPr="00966FAB" w:rsidRDefault="000D2F9A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  <w:r w:rsidR="00DD0FE0">
        <w:rPr>
          <w:rFonts w:ascii="Times New Roman" w:hAnsi="Times New Roman" w:cs="Times New Roman"/>
          <w:sz w:val="24"/>
        </w:rPr>
        <w:t>.5</w:t>
      </w:r>
    </w:p>
    <w:p w14:paraId="68F62B7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6EE2A1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39D2184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BFA977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792709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7F7784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6335A79B" w14:textId="3D2DE15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 w:rsidR="000A1099">
        <w:rPr>
          <w:rFonts w:ascii="Times New Roman" w:hAnsi="Times New Roman" w:cs="Times New Roman"/>
          <w:sz w:val="24"/>
        </w:rPr>
        <w:t>0</w:t>
      </w:r>
    </w:p>
    <w:p w14:paraId="1C6BE27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1DAC9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173823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775736D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67DFE5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377CC1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5DC657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32D76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2223FDC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9CA684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50FF24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0FCDFF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CD1D72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12188C6C" w14:textId="53779514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80DD8">
        <w:rPr>
          <w:rFonts w:ascii="Times New Roman" w:hAnsi="Times New Roman" w:cs="Times New Roman"/>
          <w:sz w:val="24"/>
        </w:rPr>
        <w:t>0</w:t>
      </w:r>
    </w:p>
    <w:p w14:paraId="52CFD8E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C2308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6CC6D8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26112C68" w14:textId="3AE9B0E5" w:rsidR="004F324E" w:rsidRPr="004F324E" w:rsidRDefault="000D2F9A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4F324E" w:rsidRPr="004F324E">
        <w:rPr>
          <w:rFonts w:ascii="Times New Roman" w:hAnsi="Times New Roman" w:cs="Times New Roman"/>
          <w:sz w:val="24"/>
          <w:lang w:val="en-US"/>
        </w:rPr>
        <w:t>CS class WinHistory =</w:t>
      </w:r>
      <w:r w:rsidR="004F324E" w:rsidRPr="004F324E">
        <w:rPr>
          <w:rFonts w:ascii="Times New Roman" w:hAnsi="Times New Roman" w:cs="Times New Roman"/>
          <w:sz w:val="24"/>
          <w:lang w:val="en-US"/>
        </w:rPr>
        <w:t>57/11</w:t>
      </w:r>
      <w:r w:rsidR="004F324E" w:rsidRPr="004F324E">
        <w:rPr>
          <w:rFonts w:ascii="Times New Roman" w:hAnsi="Times New Roman" w:cs="Times New Roman"/>
          <w:sz w:val="24"/>
          <w:lang w:val="en-US"/>
        </w:rPr>
        <w:t>=</w:t>
      </w:r>
      <w:r w:rsidR="004F324E" w:rsidRPr="004F324E">
        <w:rPr>
          <w:rFonts w:ascii="Times New Roman" w:hAnsi="Times New Roman" w:cs="Times New Roman"/>
          <w:sz w:val="24"/>
          <w:lang w:val="en-US"/>
        </w:rPr>
        <w:t>5.1818</w:t>
      </w:r>
    </w:p>
    <w:p w14:paraId="7BE161BA" w14:textId="5B396131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</w:t>
      </w:r>
      <w:r w:rsidRPr="004F324E">
        <w:rPr>
          <w:rFonts w:ascii="Times New Roman" w:hAnsi="Times New Roman" w:cs="Times New Roman"/>
          <w:sz w:val="24"/>
          <w:lang w:val="en-US"/>
        </w:rPr>
        <w:t>15/2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4F324E">
        <w:rPr>
          <w:rFonts w:ascii="Times New Roman" w:hAnsi="Times New Roman" w:cs="Times New Roman"/>
          <w:sz w:val="24"/>
          <w:lang w:val="en-US"/>
        </w:rPr>
        <w:t>7.5</w:t>
      </w:r>
    </w:p>
    <w:p w14:paraId="106F1582" w14:textId="7417B256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4F324E">
        <w:rPr>
          <w:rFonts w:ascii="Times New Roman" w:hAnsi="Times New Roman" w:cs="Times New Roman"/>
          <w:sz w:val="24"/>
          <w:lang w:val="en-US"/>
        </w:rPr>
        <w:t>6.5</w:t>
      </w:r>
    </w:p>
    <w:p w14:paraId="4F89D150" w14:textId="485A5C53" w:rsidR="000D2F9A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Pr="004F324E">
        <w:rPr>
          <w:rFonts w:ascii="Times New Roman" w:hAnsi="Times New Roman" w:cs="Times New Roman"/>
          <w:sz w:val="24"/>
          <w:lang w:val="en-US"/>
        </w:rPr>
        <w:t>17/</w:t>
      </w:r>
      <w:r>
        <w:rPr>
          <w:rFonts w:ascii="Times New Roman" w:hAnsi="Times New Roman" w:cs="Times New Roman"/>
          <w:sz w:val="24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</w:rPr>
        <w:t>5.666</w:t>
      </w:r>
    </w:p>
    <w:p w14:paraId="752FC266" w14:textId="5F164BEC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="004F324E">
        <w:rPr>
          <w:rFonts w:ascii="Times New Roman" w:hAnsi="Times New Roman" w:cs="Times New Roman"/>
          <w:sz w:val="24"/>
        </w:rPr>
        <w:t>6.2</w:t>
      </w:r>
    </w:p>
    <w:p w14:paraId="4441C92D" w14:textId="77777777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ACFA295" w14:textId="77777777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4F324E">
        <w:rPr>
          <w:rFonts w:ascii="Times New Roman" w:hAnsi="Times New Roman" w:cs="Times New Roman"/>
          <w:b/>
          <w:sz w:val="24"/>
          <w:lang w:val="en-US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4F324E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4F324E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4F324E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4F324E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4F324E">
        <w:rPr>
          <w:rFonts w:ascii="Times New Roman" w:hAnsi="Times New Roman" w:cs="Times New Roman"/>
          <w:b/>
          <w:sz w:val="24"/>
          <w:lang w:val="en-US"/>
        </w:rPr>
        <w:t xml:space="preserve"> 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A9D02C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4F324E">
        <w:rPr>
          <w:rFonts w:ascii="Times New Roman" w:hAnsi="Times New Roman" w:cs="Times New Roman"/>
          <w:b/>
          <w:sz w:val="24"/>
          <w:lang w:val="en-US"/>
        </w:rPr>
        <w:t>(AverageNumbero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74812F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B0F5C3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5CC6CF4B" w14:textId="6E1ED6EB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="00444489">
        <w:rPr>
          <w:rFonts w:ascii="Times New Roman" w:hAnsi="Times New Roman" w:cs="Times New Roman"/>
          <w:sz w:val="24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="00444489">
        <w:rPr>
          <w:rFonts w:ascii="Times New Roman" w:hAnsi="Times New Roman" w:cs="Times New Roman"/>
          <w:sz w:val="24"/>
        </w:rPr>
        <w:t>0,25</w:t>
      </w:r>
    </w:p>
    <w:p w14:paraId="520B6A9A" w14:textId="18E85B84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</w:t>
      </w:r>
      <w:r w:rsidRPr="00727926">
        <w:rPr>
          <w:rFonts w:ascii="Times New Roman" w:hAnsi="Times New Roman" w:cs="Times New Roman"/>
          <w:sz w:val="24"/>
          <w:lang w:val="en-US"/>
        </w:rPr>
        <w:t>class ClientInfo =</w:t>
      </w:r>
      <w:r w:rsidR="00444489">
        <w:rPr>
          <w:rFonts w:ascii="Times New Roman" w:hAnsi="Times New Roman" w:cs="Times New Roman"/>
          <w:sz w:val="24"/>
        </w:rPr>
        <w:t>3</w:t>
      </w:r>
      <w:r w:rsidR="00444489"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="00444489">
        <w:rPr>
          <w:rFonts w:ascii="Times New Roman" w:hAnsi="Times New Roman" w:cs="Times New Roman"/>
          <w:sz w:val="24"/>
        </w:rPr>
        <w:t>1.5</w:t>
      </w:r>
    </w:p>
    <w:p w14:paraId="1B05878A" w14:textId="2E256770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="00444489"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="00444489"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3E2D7AB2" w14:textId="47FA3363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="00444489">
        <w:rPr>
          <w:rFonts w:ascii="Times New Roman" w:hAnsi="Times New Roman" w:cs="Times New Roman"/>
          <w:sz w:val="24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="00444489">
        <w:rPr>
          <w:rFonts w:ascii="Times New Roman" w:hAnsi="Times New Roman" w:cs="Times New Roman"/>
          <w:sz w:val="24"/>
        </w:rPr>
        <w:t>0,6</w:t>
      </w:r>
    </w:p>
    <w:p w14:paraId="092F3169" w14:textId="593BE3C6" w:rsidR="000D2F9A" w:rsidRPr="00966FAB" w:rsidRDefault="000D2F9A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444489">
        <w:rPr>
          <w:rFonts w:ascii="Times New Roman" w:hAnsi="Times New Roman" w:cs="Times New Roman"/>
          <w:sz w:val="24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.2666</w:t>
      </w:r>
    </w:p>
    <w:p w14:paraId="7287415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49E2894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12B997E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75053F59" w14:textId="60E7F36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225367">
        <w:rPr>
          <w:rFonts w:ascii="Times New Roman" w:hAnsi="Times New Roman" w:cs="Times New Roman"/>
          <w:sz w:val="24"/>
        </w:rPr>
        <w:t>0</w:t>
      </w:r>
    </w:p>
    <w:p w14:paraId="655C2FA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C9C9F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3FA324B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70C57266" w14:textId="3D72666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 = 1</w:t>
      </w:r>
      <w:r w:rsidR="00287C51">
        <w:rPr>
          <w:rFonts w:ascii="Times New Roman" w:hAnsi="Times New Roman" w:cs="Times New Roman"/>
          <w:sz w:val="24"/>
        </w:rPr>
        <w:t>8</w:t>
      </w:r>
    </w:p>
    <w:p w14:paraId="61C2AA0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4022C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274252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1CC1C2F4" w14:textId="12760066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287C51">
        <w:rPr>
          <w:rFonts w:ascii="Times New Roman" w:hAnsi="Times New Roman" w:cs="Times New Roman"/>
          <w:sz w:val="24"/>
        </w:rPr>
        <w:t>4</w:t>
      </w:r>
    </w:p>
    <w:p w14:paraId="5060BB32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9FA3B9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7FCDD6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6B22A48" w14:textId="39F7AC7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287C51">
        <w:rPr>
          <w:rFonts w:ascii="Times New Roman" w:hAnsi="Times New Roman" w:cs="Times New Roman"/>
          <w:sz w:val="24"/>
        </w:rPr>
        <w:t>102</w:t>
      </w:r>
      <w:bookmarkStart w:id="261" w:name="_GoBack"/>
      <w:bookmarkEnd w:id="261"/>
    </w:p>
    <w:p w14:paraId="03DCBD4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Pr="00966FAB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lastRenderedPageBreak/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0D2F9A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0D2F9A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0D2F9A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0D2F9A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0D2F9A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0D2F9A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0D2F9A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0D2F9A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0D2F9A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Pr="00966FAB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21C3D848" w14:textId="32F312EF" w:rsidR="001E797A" w:rsidRPr="00966FAB" w:rsidRDefault="00EA291C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FD6E992" wp14:editId="38265E0E">
            <wp:extent cx="3857625" cy="6477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F728" w14:textId="297A1A29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="00801578" w:rsidRPr="00966FAB">
        <w:rPr>
          <w:rFonts w:ascii="Times New Roman" w:hAnsi="Times New Roman" w:cs="Times New Roman"/>
          <w:sz w:val="24"/>
          <w:lang w:val="en-US"/>
        </w:rPr>
        <w:t>lib</w: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10548789" w14:textId="77777777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15E0499F" w14:textId="553F67EE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color w:val="E36C0A" w:themeColor="accent6" w:themeShade="BF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 качества проекта:</w:t>
      </w:r>
      <w:r w:rsidR="00801578" w:rsidRPr="00966FAB">
        <w:rPr>
          <w:rFonts w:ascii="Times New Roman" w:hAnsi="Times New Roman" w:cs="Times New Roman"/>
          <w:sz w:val="24"/>
        </w:rPr>
        <w:t xml:space="preserve"> //</w:t>
      </w:r>
      <w:r w:rsidR="00801578" w:rsidRPr="00966FAB">
        <w:rPr>
          <w:rFonts w:ascii="Times New Roman" w:hAnsi="Times New Roman" w:cs="Times New Roman"/>
          <w:color w:val="E36C0A" w:themeColor="accent6" w:themeShade="BF"/>
          <w:sz w:val="24"/>
        </w:rPr>
        <w:t>копернуто из 1 переделать</w:t>
      </w:r>
    </w:p>
    <w:p w14:paraId="58750AB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1D29D46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 xml:space="preserve"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</w:t>
      </w:r>
      <w:r w:rsidRPr="00966FAB">
        <w:rPr>
          <w:rFonts w:ascii="Times New Roman" w:hAnsi="Times New Roman" w:cs="Times New Roman"/>
          <w:sz w:val="24"/>
        </w:rPr>
        <w:lastRenderedPageBreak/>
        <w:t>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68C6EBF4" w14:textId="39DD695D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=8</w:t>
      </w:r>
    </w:p>
    <w:p w14:paraId="3256DCB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interface ILogExport=1</w:t>
      </w:r>
    </w:p>
    <w:p w14:paraId="495F041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 LogExportToTXT=2</w:t>
      </w:r>
    </w:p>
    <w:p w14:paraId="5D2DDB5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 LogExportToXML=2</w:t>
      </w:r>
    </w:p>
    <w:p w14:paraId="4344C71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 LogExporter =3</w:t>
      </w:r>
    </w:p>
    <w:p w14:paraId="40977EF3" w14:textId="77777777" w:rsidR="00EA291C" w:rsidRPr="000D2F9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=3.2</w:t>
      </w:r>
    </w:p>
    <w:p w14:paraId="0EEDFAD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</w:rPr>
        <w:t xml:space="preserve">Метрика 2: Количество детей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(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966FAB">
        <w:rPr>
          <w:rFonts w:ascii="Times New Roman" w:hAnsi="Times New Roman" w:cs="Times New Roman"/>
          <w:color w:val="FF0000"/>
          <w:sz w:val="24"/>
        </w:rPr>
        <w:t>)</w:t>
      </w:r>
    </w:p>
    <w:p w14:paraId="5ABC8CF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E7842B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6A4F4D3" w14:textId="77777777" w:rsidR="00EA291C" w:rsidRPr="000D2F9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  <w:lang w:val="en-US"/>
        </w:rPr>
      </w:pP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0D2F9A">
        <w:rPr>
          <w:rFonts w:ascii="Times New Roman" w:hAnsi="Times New Roman" w:cs="Times New Roman"/>
          <w:color w:val="FF0000"/>
          <w:sz w:val="24"/>
          <w:lang w:val="en-US"/>
        </w:rPr>
        <w:t>=0.4</w:t>
      </w:r>
    </w:p>
    <w:p w14:paraId="715103EA" w14:textId="77777777" w:rsidR="00EA291C" w:rsidRPr="000D2F9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(</w:t>
      </w:r>
      <w:r w:rsidRPr="00966FAB">
        <w:rPr>
          <w:rFonts w:ascii="Times New Roman" w:hAnsi="Times New Roman" w:cs="Times New Roman"/>
          <w:sz w:val="24"/>
          <w:lang w:val="en-US"/>
        </w:rPr>
        <w:t>Coupling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between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object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classes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) </w:t>
      </w:r>
    </w:p>
    <w:p w14:paraId="4C1009D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E5745D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Form1=4</w:t>
      </w:r>
    </w:p>
    <w:p w14:paraId="151E374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ILogExport=0</w:t>
      </w:r>
    </w:p>
    <w:p w14:paraId="433C265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7596C4B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3406ACA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7F195CD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>=1,4</w:t>
      </w:r>
    </w:p>
    <w:p w14:paraId="0B0BF229" w14:textId="77777777" w:rsidR="00EA291C" w:rsidRPr="00966FAB" w:rsidRDefault="00EA291C" w:rsidP="00EA29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RFC (Response For a Class) </w:t>
      </w:r>
    </w:p>
    <w:p w14:paraId="6455D626" w14:textId="77777777" w:rsidR="00EA291C" w:rsidRPr="00966FAB" w:rsidRDefault="00EA291C" w:rsidP="00EA291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05660B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06287F9A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5AB3F4FC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44CA50AC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085AA4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Form1=8+</w:t>
      </w:r>
      <w:r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=14</w:t>
      </w:r>
    </w:p>
    <w:p w14:paraId="42E15C4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ILogExport=2+0=2</w:t>
      </w:r>
    </w:p>
    <w:p w14:paraId="5A9EC3E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LogExportToTXT=3+4=7</w:t>
      </w:r>
    </w:p>
    <w:p w14:paraId="17CE24C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LogExportToXML=3+1=4</w:t>
      </w:r>
    </w:p>
    <w:p w14:paraId="5A66829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=3+3=6</w:t>
      </w:r>
    </w:p>
    <w:p w14:paraId="29ABFA6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=6.6</w:t>
      </w:r>
    </w:p>
    <w:p w14:paraId="45B2E3D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7ADB8A7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535AFB0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Form1=38-6=32</w:t>
      </w:r>
    </w:p>
    <w:p w14:paraId="645C02D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ILogExport=2-0=2</w:t>
      </w:r>
    </w:p>
    <w:p w14:paraId="38E5FC2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LogExportToTXT=3-0=3</w:t>
      </w:r>
    </w:p>
    <w:p w14:paraId="6A06216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LogExportToXML=3-0=3</w:t>
      </w:r>
    </w:p>
    <w:p w14:paraId="083D4F9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=6-2=4</w:t>
      </w:r>
    </w:p>
    <w:p w14:paraId="3322B9B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= 8.8</w:t>
      </w:r>
    </w:p>
    <w:p w14:paraId="563B1F8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53588E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1D1363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3218EBD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011B67A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3632F8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5F23360B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64DD2DD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143420D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966FAB">
        <w:rPr>
          <w:rFonts w:ascii="Times New Roman" w:hAnsi="Times New Roman" w:cs="Times New Roman"/>
          <w:sz w:val="24"/>
        </w:rPr>
        <w:t>1=8+3=11</w:t>
      </w:r>
    </w:p>
    <w:p w14:paraId="2EDCB77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ILogExport=1+1=2</w:t>
      </w:r>
    </w:p>
    <w:p w14:paraId="6478190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LogExportToTXT=2+0=2</w:t>
      </w:r>
    </w:p>
    <w:p w14:paraId="6E6489C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LogExportToXML=2+0=2</w:t>
      </w:r>
    </w:p>
    <w:p w14:paraId="2206F455" w14:textId="77777777" w:rsidR="00EA291C" w:rsidRPr="000D2F9A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=2+1=3</w:t>
      </w:r>
    </w:p>
    <w:p w14:paraId="7FD834B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</w:p>
    <w:p w14:paraId="246B80D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3B683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11AD0B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3CC5CD2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B5D293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1003E69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00B2427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966FAB">
        <w:rPr>
          <w:rFonts w:ascii="Times New Roman" w:hAnsi="Times New Roman" w:cs="Times New Roman"/>
          <w:sz w:val="24"/>
        </w:rPr>
        <w:t>=1</w:t>
      </w:r>
    </w:p>
    <w:p w14:paraId="51ACA2A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966FAB">
        <w:rPr>
          <w:rFonts w:ascii="Times New Roman" w:hAnsi="Times New Roman" w:cs="Times New Roman"/>
          <w:sz w:val="24"/>
        </w:rPr>
        <w:t>=1</w:t>
      </w:r>
    </w:p>
    <w:p w14:paraId="66E7B45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=0.4</w:t>
      </w:r>
    </w:p>
    <w:p w14:paraId="61FE0ED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A8D73B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4F9D83E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68DB27B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3A90552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4E207F2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BBEDC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79D3AD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65E629C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49DCDC6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9004EF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5BE1EA4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4E5F83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056F4B7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966FAB">
        <w:rPr>
          <w:rFonts w:ascii="Times New Roman" w:hAnsi="Times New Roman" w:cs="Times New Roman"/>
          <w:sz w:val="24"/>
        </w:rPr>
        <w:t>=0.5</w:t>
      </w:r>
    </w:p>
    <w:p w14:paraId="19ADE72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966FAB">
        <w:rPr>
          <w:rFonts w:ascii="Times New Roman" w:hAnsi="Times New Roman" w:cs="Times New Roman"/>
          <w:sz w:val="24"/>
        </w:rPr>
        <w:t>=0.5</w:t>
      </w:r>
    </w:p>
    <w:p w14:paraId="3F89600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143550A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5C649A7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A85D79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BAC7CF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Form1=48/8=6</w:t>
      </w:r>
    </w:p>
    <w:p w14:paraId="43430A0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ILogExport=2/2=1</w:t>
      </w:r>
    </w:p>
    <w:p w14:paraId="7DE3FFB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LogExportToTXT=10/2=5</w:t>
      </w:r>
    </w:p>
    <w:p w14:paraId="2ED5D52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LogExportToXML=11/2=5.5</w:t>
      </w:r>
    </w:p>
    <w:p w14:paraId="5C5F836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966FAB">
        <w:rPr>
          <w:rFonts w:ascii="Times New Roman" w:hAnsi="Times New Roman" w:cs="Times New Roman"/>
          <w:sz w:val="24"/>
        </w:rPr>
        <w:t xml:space="preserve"> =15/3=5</w:t>
      </w:r>
    </w:p>
    <w:p w14:paraId="5740C36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6A95677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0AE1ACB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32468ED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57E20D8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2D76A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692CCF6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Form1=4/8=0.5</w:t>
      </w:r>
    </w:p>
    <w:p w14:paraId="771DCF9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ILogExport=1/2=0.5</w:t>
      </w:r>
    </w:p>
    <w:p w14:paraId="4DB131D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LogExportToTXT=0/2=0</w:t>
      </w:r>
    </w:p>
    <w:p w14:paraId="21D1CD4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LogExportToXML=0/2=0</w:t>
      </w:r>
    </w:p>
    <w:p w14:paraId="08BC5A1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=1/3=0.5</w:t>
      </w:r>
    </w:p>
    <w:p w14:paraId="3CD9A4B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=0.2666</w:t>
      </w:r>
    </w:p>
    <w:p w14:paraId="048FB67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858253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897652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30F496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DITАИС = 1</w:t>
      </w:r>
    </w:p>
    <w:p w14:paraId="6C80BB6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1A2525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B3D60B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2CB4448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NOMАИС = 16</w:t>
      </w:r>
    </w:p>
    <w:p w14:paraId="1AB5557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99D9EF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E720B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33DE3FC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NCАИС = 5</w:t>
      </w:r>
    </w:p>
    <w:p w14:paraId="7040A8F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B9E6A4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0761589B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3C90E82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=76</w:t>
      </w:r>
    </w:p>
    <w:p w14:paraId="714D0EB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Default="00553855" w:rsidP="00553855">
      <w:pPr>
        <w:pStyle w:val="a7"/>
        <w:outlineLvl w:val="1"/>
        <w:rPr>
          <w:rFonts w:ascii="Times New Roman" w:hAnsi="Times New Roman" w:cs="Times New Roman"/>
          <w:sz w:val="24"/>
        </w:rPr>
      </w:pPr>
      <w:bookmarkStart w:id="262" w:name="_Toc389069950"/>
      <w:r w:rsidRPr="00966FAB">
        <w:rPr>
          <w:rFonts w:ascii="Times New Roman" w:hAnsi="Times New Roman" w:cs="Times New Roman"/>
          <w:sz w:val="24"/>
        </w:rPr>
        <w:t>Тестирование и отладка</w:t>
      </w:r>
      <w:bookmarkEnd w:id="262"/>
    </w:p>
    <w:p w14:paraId="4BF58F36" w14:textId="77777777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20F80AD6" w14:textId="1A0BA63F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структурное</w:t>
      </w:r>
    </w:p>
    <w:p w14:paraId="2683D9AB" w14:textId="77777777" w:rsidR="0000273A" w:rsidRP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5CA32419" w14:textId="45839121" w:rsidR="00D6699D" w:rsidRDefault="0000273A" w:rsidP="0000273A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Функциональное </w:t>
      </w:r>
    </w:p>
    <w:p w14:paraId="63637B39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7A7B2A8C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21C2BD4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DCA3E4D" w14:textId="5C55482A" w:rsidR="0000273A" w:rsidRDefault="0000273A" w:rsidP="0000273A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Нагрузочное </w:t>
      </w:r>
    </w:p>
    <w:p w14:paraId="40486CF7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35891BAB" w14:textId="77777777" w:rsidR="0000273A" w:rsidRPr="00966FAB" w:rsidRDefault="0000273A" w:rsidP="000423C4">
      <w:pPr>
        <w:rPr>
          <w:rFonts w:ascii="Times New Roman" w:hAnsi="Times New Roman" w:cs="Times New Roman"/>
          <w:sz w:val="24"/>
        </w:rPr>
      </w:pPr>
    </w:p>
    <w:p w14:paraId="79ACBB9B" w14:textId="37AFCB2B" w:rsidR="000423C4" w:rsidRDefault="00966FAB" w:rsidP="00966FAB">
      <w:pPr>
        <w:pStyle w:val="1"/>
        <w:rPr>
          <w:rFonts w:ascii="Times New Roman" w:hAnsi="Times New Roman" w:cs="Times New Roman"/>
        </w:rPr>
      </w:pPr>
      <w:r w:rsidRPr="00966FAB">
        <w:rPr>
          <w:rFonts w:ascii="Times New Roman" w:hAnsi="Times New Roman" w:cs="Times New Roman"/>
        </w:rPr>
        <w:t>Этап внедрения</w:t>
      </w:r>
    </w:p>
    <w:p w14:paraId="74A5FFE0" w14:textId="69BF2730" w:rsidR="00966FAB" w:rsidRPr="00966FAB" w:rsidRDefault="00966FAB" w:rsidP="00966FAB">
      <w:pPr>
        <w:pStyle w:val="2"/>
      </w:pPr>
      <w:r w:rsidRPr="000D2F9A">
        <w:t>Системные требования</w:t>
      </w:r>
    </w:p>
    <w:p w14:paraId="05375B22" w14:textId="441E2744" w:rsidR="00966FAB" w:rsidRDefault="00966FAB" w:rsidP="00966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для использования утилиты</w:t>
      </w:r>
      <w:r w:rsidRPr="000D2F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ОС Windows7 и новее, </w:t>
      </w:r>
      <w:r w:rsidRPr="000D2F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Fremework</w:t>
      </w:r>
      <w:r w:rsidRPr="000D2F9A">
        <w:rPr>
          <w:rFonts w:ascii="Times New Roman" w:hAnsi="Times New Roman" w:cs="Times New Roman"/>
        </w:rPr>
        <w:t xml:space="preserve"> 4.5, </w:t>
      </w:r>
      <w:r>
        <w:rPr>
          <w:rFonts w:ascii="Times New Roman" w:hAnsi="Times New Roman" w:cs="Times New Roman"/>
          <w:lang w:val="en-US"/>
        </w:rPr>
        <w:t>Microsoft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Sql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</w:t>
      </w:r>
      <w:r>
        <w:rPr>
          <w:rFonts w:ascii="Times New Roman" w:hAnsi="Times New Roman" w:cs="Times New Roman"/>
        </w:rPr>
        <w:t>, наличие среды разработки 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приложений.</w:t>
      </w:r>
    </w:p>
    <w:p w14:paraId="30623F2B" w14:textId="7F18F39B" w:rsidR="00966FAB" w:rsidRDefault="00966FAB" w:rsidP="00966FAB">
      <w:pPr>
        <w:pStyle w:val="2"/>
      </w:pPr>
      <w:r>
        <w:lastRenderedPageBreak/>
        <w:t>Установка</w:t>
      </w:r>
    </w:p>
    <w:p w14:paraId="55B44070" w14:textId="081CEF60" w:rsidR="00966FAB" w:rsidRPr="000D2F9A" w:rsidRDefault="00966FAB" w:rsidP="00966FAB">
      <w:r>
        <w:t xml:space="preserve">Необходимо скопировать папку с приложением целиком, после чего подключить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dll</w:t>
      </w:r>
      <w:r w:rsidRPr="000D2F9A">
        <w:t xml:space="preserve"> </w:t>
      </w:r>
      <w:r>
        <w:t xml:space="preserve">к проекту ,в котором предполагается использовать логировщик. После чего с помощью  функции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WinHistory</w:t>
      </w:r>
      <w:r w:rsidRPr="000D2F9A">
        <w:t>.</w:t>
      </w:r>
      <w:r>
        <w:rPr>
          <w:lang w:val="en-US"/>
        </w:rPr>
        <w:t>Login</w:t>
      </w:r>
      <w:r w:rsidRPr="000D2F9A">
        <w:t xml:space="preserve"> </w:t>
      </w:r>
      <w:r>
        <w:t xml:space="preserve">установить соединение с библиотекой. Для просмотра накопленной истории следует использовать утилиту </w:t>
      </w:r>
      <w:r>
        <w:rPr>
          <w:lang w:val="en-US"/>
        </w:rPr>
        <w:t>client</w:t>
      </w:r>
      <w:r w:rsidRPr="000D2F9A">
        <w:t>.</w:t>
      </w:r>
      <w:r>
        <w:rPr>
          <w:lang w:val="en-US"/>
        </w:rPr>
        <w:t>exe</w:t>
      </w:r>
      <w:r w:rsidRPr="000D2F9A">
        <w:t>.</w:t>
      </w:r>
    </w:p>
    <w:p w14:paraId="4486F2C9" w14:textId="65CD6086" w:rsidR="00966FAB" w:rsidRDefault="00966FAB" w:rsidP="00966FAB">
      <w:pPr>
        <w:pStyle w:val="2"/>
      </w:pPr>
      <w:r>
        <w:t>Документация</w:t>
      </w:r>
    </w:p>
    <w:p w14:paraId="5EF1300E" w14:textId="37DCF9FD" w:rsidR="00966FAB" w:rsidRDefault="00966FAB" w:rsidP="00966FAB">
      <w:r>
        <w:t xml:space="preserve">В комплекте поставки включён </w:t>
      </w:r>
      <w:r>
        <w:rPr>
          <w:lang w:val="en-US"/>
        </w:rPr>
        <w:t>chm</w:t>
      </w:r>
      <w:r w:rsidRPr="000D2F9A">
        <w:t xml:space="preserve"> </w:t>
      </w:r>
      <w:r>
        <w:t xml:space="preserve">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>
        <w:rPr>
          <w:lang w:val="en-US"/>
        </w:rPr>
        <w:t>chm</w:t>
      </w:r>
      <w:r w:rsidRPr="000D2F9A">
        <w:t xml:space="preserve"> </w:t>
      </w:r>
      <w:r>
        <w:t>файл.</w:t>
      </w:r>
    </w:p>
    <w:p w14:paraId="336F28F1" w14:textId="35851322" w:rsidR="00230183" w:rsidRDefault="00230183" w:rsidP="00230183">
      <w:pPr>
        <w:pStyle w:val="2"/>
      </w:pPr>
      <w:r>
        <w:t>Требования по внедрению</w:t>
      </w:r>
    </w:p>
    <w:p w14:paraId="4675F000" w14:textId="7A27B0C2" w:rsidR="00230183" w:rsidRPr="000D2F9A" w:rsidRDefault="00230183" w:rsidP="00230183">
      <w:r w:rsidRPr="000D2F9A">
        <w:t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</w:t>
      </w:r>
      <w:r>
        <w:t xml:space="preserve"> знание </w:t>
      </w:r>
      <w:r>
        <w:rPr>
          <w:lang w:val="en-US"/>
        </w:rPr>
        <w:t>WinApi</w:t>
      </w:r>
      <w:r w:rsidRPr="000D2F9A">
        <w:t xml:space="preserve"> </w:t>
      </w:r>
      <w:r>
        <w:t xml:space="preserve">на базовом уровне, умение программировать на языка </w:t>
      </w:r>
      <w:r w:rsidRPr="000D2F9A">
        <w:t>.</w:t>
      </w:r>
      <w:r>
        <w:rPr>
          <w:lang w:val="en-US"/>
        </w:rPr>
        <w:t>NET</w:t>
      </w:r>
      <w:r w:rsidRPr="000D2F9A">
        <w:t xml:space="preserve"> </w:t>
      </w:r>
      <w:r>
        <w:t>платформы,</w:t>
      </w:r>
      <w:r w:rsidRPr="000D2F9A">
        <w:t xml:space="preserve"> </w:t>
      </w:r>
      <w:r>
        <w:t xml:space="preserve">знание технологии </w:t>
      </w:r>
      <w:r>
        <w:rPr>
          <w:lang w:val="en-US"/>
        </w:rPr>
        <w:t>LINQ</w:t>
      </w:r>
      <w:r w:rsidRPr="000D2F9A">
        <w:t>.</w:t>
      </w:r>
    </w:p>
    <w:p w14:paraId="4A093C91" w14:textId="77777777" w:rsidR="00230183" w:rsidRPr="00230183" w:rsidRDefault="00230183" w:rsidP="00230183"/>
    <w:p w14:paraId="21D74EC4" w14:textId="77777777" w:rsidR="00966FAB" w:rsidRPr="000D2F9A" w:rsidRDefault="00966FAB" w:rsidP="00966FAB">
      <w:pPr>
        <w:rPr>
          <w:rFonts w:ascii="Times New Roman" w:hAnsi="Times New Roman" w:cs="Times New Roman"/>
        </w:rPr>
      </w:pPr>
    </w:p>
    <w:sectPr w:rsidR="00966FAB" w:rsidRPr="000D2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690B33" w:rsidRDefault="00690B33">
      <w:pPr>
        <w:pStyle w:val="aa"/>
      </w:pPr>
      <w:r>
        <w:rPr>
          <w:rStyle w:val="a9"/>
        </w:rPr>
        <w:annotationRef/>
      </w:r>
    </w:p>
    <w:p w14:paraId="0793EADD" w14:textId="77777777" w:rsidR="00690B33" w:rsidRDefault="00287C51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A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1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8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0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1"/>
  </w:num>
  <w:num w:numId="5">
    <w:abstractNumId w:val="10"/>
  </w:num>
  <w:num w:numId="6">
    <w:abstractNumId w:val="3"/>
  </w:num>
  <w:num w:numId="7">
    <w:abstractNumId w:val="14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273A"/>
    <w:rsid w:val="00004CDB"/>
    <w:rsid w:val="0000678C"/>
    <w:rsid w:val="00020A77"/>
    <w:rsid w:val="00023D57"/>
    <w:rsid w:val="00026A09"/>
    <w:rsid w:val="0003128D"/>
    <w:rsid w:val="0003671E"/>
    <w:rsid w:val="00041315"/>
    <w:rsid w:val="000423C4"/>
    <w:rsid w:val="00044C58"/>
    <w:rsid w:val="00071C88"/>
    <w:rsid w:val="00074732"/>
    <w:rsid w:val="00076B92"/>
    <w:rsid w:val="00085094"/>
    <w:rsid w:val="000A1099"/>
    <w:rsid w:val="000B56A4"/>
    <w:rsid w:val="000C0C86"/>
    <w:rsid w:val="000D2F9A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D3035"/>
    <w:rsid w:val="001D6671"/>
    <w:rsid w:val="001E797A"/>
    <w:rsid w:val="001F1ABF"/>
    <w:rsid w:val="00225367"/>
    <w:rsid w:val="00230183"/>
    <w:rsid w:val="00243F83"/>
    <w:rsid w:val="002502AD"/>
    <w:rsid w:val="00260C5B"/>
    <w:rsid w:val="0027338B"/>
    <w:rsid w:val="0027459A"/>
    <w:rsid w:val="00287402"/>
    <w:rsid w:val="00287C51"/>
    <w:rsid w:val="002922EF"/>
    <w:rsid w:val="002A7731"/>
    <w:rsid w:val="002A7B08"/>
    <w:rsid w:val="002B4024"/>
    <w:rsid w:val="002C0B35"/>
    <w:rsid w:val="002C1FAE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C6901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F37"/>
    <w:rsid w:val="004379D7"/>
    <w:rsid w:val="00444489"/>
    <w:rsid w:val="00454D52"/>
    <w:rsid w:val="00470391"/>
    <w:rsid w:val="004A6FFE"/>
    <w:rsid w:val="004C5607"/>
    <w:rsid w:val="004E4C12"/>
    <w:rsid w:val="004E59CD"/>
    <w:rsid w:val="004F22A6"/>
    <w:rsid w:val="004F324E"/>
    <w:rsid w:val="004F6F48"/>
    <w:rsid w:val="00525C7F"/>
    <w:rsid w:val="00526932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F10B2"/>
    <w:rsid w:val="007059A8"/>
    <w:rsid w:val="00727926"/>
    <w:rsid w:val="00730EBE"/>
    <w:rsid w:val="00735A96"/>
    <w:rsid w:val="00752318"/>
    <w:rsid w:val="00757CF1"/>
    <w:rsid w:val="0077008D"/>
    <w:rsid w:val="007A343C"/>
    <w:rsid w:val="007A712D"/>
    <w:rsid w:val="007B729A"/>
    <w:rsid w:val="007C46C3"/>
    <w:rsid w:val="007C4ED1"/>
    <w:rsid w:val="007D2D46"/>
    <w:rsid w:val="007F15F9"/>
    <w:rsid w:val="00801578"/>
    <w:rsid w:val="008249D2"/>
    <w:rsid w:val="00851390"/>
    <w:rsid w:val="00865393"/>
    <w:rsid w:val="008839A8"/>
    <w:rsid w:val="0088492D"/>
    <w:rsid w:val="00887C01"/>
    <w:rsid w:val="008948BD"/>
    <w:rsid w:val="008B5947"/>
    <w:rsid w:val="008D297B"/>
    <w:rsid w:val="008D4E0A"/>
    <w:rsid w:val="008E47EC"/>
    <w:rsid w:val="00956239"/>
    <w:rsid w:val="00957DB8"/>
    <w:rsid w:val="00966FAB"/>
    <w:rsid w:val="00980DD8"/>
    <w:rsid w:val="009A1F2C"/>
    <w:rsid w:val="009C16CB"/>
    <w:rsid w:val="009C68C9"/>
    <w:rsid w:val="009D0364"/>
    <w:rsid w:val="009E2DD7"/>
    <w:rsid w:val="009F0FE9"/>
    <w:rsid w:val="00A175D5"/>
    <w:rsid w:val="00A178AA"/>
    <w:rsid w:val="00A25E7F"/>
    <w:rsid w:val="00A55E98"/>
    <w:rsid w:val="00A62B91"/>
    <w:rsid w:val="00A63F10"/>
    <w:rsid w:val="00A65ABD"/>
    <w:rsid w:val="00A718FE"/>
    <w:rsid w:val="00A723FD"/>
    <w:rsid w:val="00A87AAB"/>
    <w:rsid w:val="00A91415"/>
    <w:rsid w:val="00AC1D6F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D0FE0"/>
    <w:rsid w:val="00DF5C8C"/>
    <w:rsid w:val="00E0090C"/>
    <w:rsid w:val="00E07F91"/>
    <w:rsid w:val="00E14EA8"/>
    <w:rsid w:val="00E22A3B"/>
    <w:rsid w:val="00E23E4F"/>
    <w:rsid w:val="00E41CDD"/>
    <w:rsid w:val="00E617F0"/>
    <w:rsid w:val="00E85982"/>
    <w:rsid w:val="00EA291C"/>
    <w:rsid w:val="00EB0D3E"/>
    <w:rsid w:val="00EB63C1"/>
    <w:rsid w:val="00EC1449"/>
    <w:rsid w:val="00EC3DC3"/>
    <w:rsid w:val="00ED280C"/>
    <w:rsid w:val="00EE6583"/>
    <w:rsid w:val="00F017F1"/>
    <w:rsid w:val="00F31A78"/>
    <w:rsid w:val="00F42B39"/>
    <w:rsid w:val="00F55BF0"/>
    <w:rsid w:val="00F6122E"/>
    <w:rsid w:val="00F62007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EEDAE-98B6-46C9-9B18-F01D5177E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52</Pages>
  <Words>7929</Words>
  <Characters>45200</Characters>
  <Application>Microsoft Office Word</Application>
  <DocSecurity>0</DocSecurity>
  <Lines>376</Lines>
  <Paragraphs>106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16</cp:revision>
  <dcterms:created xsi:type="dcterms:W3CDTF">2014-05-28T19:12:00Z</dcterms:created>
  <dcterms:modified xsi:type="dcterms:W3CDTF">2014-05-29T07:54:00Z</dcterms:modified>
</cp:coreProperties>
</file>