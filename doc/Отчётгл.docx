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FF57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0"/>
      <w:r w:rsidRPr="00966FAB">
        <w:rPr>
          <w:rFonts w:ascii="Times New Roman" w:eastAsia="Calibri" w:hAnsi="Times New Roman" w:cs="Times New Roman"/>
          <w:sz w:val="28"/>
          <w:szCs w:val="28"/>
        </w:rPr>
        <w:t>Московский</w:t>
      </w:r>
      <w:commentRangeEnd w:id="0"/>
      <w:r w:rsidR="00026A09" w:rsidRPr="00966FAB">
        <w:rPr>
          <w:rStyle w:val="a9"/>
          <w:rFonts w:ascii="Times New Roman" w:hAnsi="Times New Roman" w:cs="Times New Roman"/>
        </w:rPr>
        <w:commentReference w:id="0"/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государственный технический университет</w:t>
      </w:r>
    </w:p>
    <w:p w14:paraId="29C95716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им. «Н.Э.Баумана»</w:t>
      </w:r>
    </w:p>
    <w:p w14:paraId="2C1EB3F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EA134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1EF30FE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p w14:paraId="6DB684E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«Технологии разработки программного обеспечения»</w:t>
      </w:r>
    </w:p>
    <w:p w14:paraId="0E14BC21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81F25D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на тему:</w:t>
      </w:r>
    </w:p>
    <w:p w14:paraId="303BB25A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«Разработка журнала сообщений»</w:t>
      </w:r>
    </w:p>
    <w:p w14:paraId="7D35F4FE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A04AD5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7B6A47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A9070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804E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исполнители:</w:t>
      </w:r>
    </w:p>
    <w:p w14:paraId="0958D040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студенты группы ИУ5-27 (м)</w:t>
      </w:r>
    </w:p>
    <w:p w14:paraId="2F39CD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79A797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Тихонов И.В.  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   Лахвич Д. С</w:t>
      </w:r>
      <w:r w:rsidR="006F10B2"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375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7EE5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</w:p>
    <w:p w14:paraId="25C00316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243174B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E169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14:paraId="4CA655E4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Виноградова М.В.</w:t>
      </w:r>
    </w:p>
    <w:p w14:paraId="2439DE2D" w14:textId="77777777" w:rsidR="00085094" w:rsidRPr="00966FAB" w:rsidRDefault="00085094" w:rsidP="0008509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B0D2FB9" w14:textId="77777777" w:rsidR="008B5947" w:rsidRPr="00966FAB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</w:t>
      </w:r>
      <w:r w:rsidR="00085094" w:rsidRPr="00966FAB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23ECC212" w14:textId="77777777" w:rsidR="008B5947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22A533A7" w14:textId="77777777" w:rsid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9D5CD92" w14:textId="77777777" w:rsidR="00966FAB" w:rsidRP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CDDFBAA" w14:textId="77777777" w:rsidR="00C418A9" w:rsidRPr="00966FAB" w:rsidRDefault="008B5947" w:rsidP="008B594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Москва 2014</w:t>
      </w:r>
    </w:p>
    <w:p w14:paraId="7B0C7B67" w14:textId="77777777" w:rsidR="00C418A9" w:rsidRPr="00966FAB" w:rsidRDefault="00C418A9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2994115"/>
        <w:docPartObj>
          <w:docPartGallery w:val="Table of Contents"/>
          <w:docPartUnique/>
        </w:docPartObj>
      </w:sdtPr>
      <w:sdtContent>
        <w:p w14:paraId="28E705AC" w14:textId="77777777" w:rsidR="00C418A9" w:rsidRPr="00966FAB" w:rsidRDefault="00C418A9">
          <w:pPr>
            <w:pStyle w:val="a3"/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</w:rPr>
            <w:t>Оглавление</w:t>
          </w:r>
        </w:p>
        <w:p w14:paraId="718E5E17" w14:textId="77777777" w:rsidR="005116F7" w:rsidRDefault="00C418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66FAB">
            <w:rPr>
              <w:rFonts w:ascii="Times New Roman" w:hAnsi="Times New Roman" w:cs="Times New Roman"/>
            </w:rPr>
            <w:fldChar w:fldCharType="begin"/>
          </w:r>
          <w:r w:rsidRPr="00966FAB">
            <w:rPr>
              <w:rFonts w:ascii="Times New Roman" w:hAnsi="Times New Roman" w:cs="Times New Roman"/>
            </w:rPr>
            <w:instrText xml:space="preserve"> TOC \o "1-3" \h \z \u </w:instrText>
          </w:r>
          <w:r w:rsidRPr="00966FAB">
            <w:rPr>
              <w:rFonts w:ascii="Times New Roman" w:hAnsi="Times New Roman" w:cs="Times New Roman"/>
            </w:rPr>
            <w:fldChar w:fldCharType="separate"/>
          </w:r>
          <w:hyperlink w:anchor="_Toc389130146" w:history="1">
            <w:r w:rsidR="005116F7" w:rsidRPr="00C418E3">
              <w:rPr>
                <w:rStyle w:val="a6"/>
                <w:rFonts w:ascii="Times New Roman" w:hAnsi="Times New Roman" w:cs="Times New Roman"/>
                <w:noProof/>
              </w:rPr>
              <w:t>Варианты и распределение студентов.</w:t>
            </w:r>
            <w:r w:rsidR="005116F7">
              <w:rPr>
                <w:noProof/>
                <w:webHidden/>
              </w:rPr>
              <w:tab/>
            </w:r>
            <w:r w:rsidR="005116F7">
              <w:rPr>
                <w:noProof/>
                <w:webHidden/>
              </w:rPr>
              <w:fldChar w:fldCharType="begin"/>
            </w:r>
            <w:r w:rsidR="005116F7">
              <w:rPr>
                <w:noProof/>
                <w:webHidden/>
              </w:rPr>
              <w:instrText xml:space="preserve"> PAGEREF _Toc389130146 \h </w:instrText>
            </w:r>
            <w:r w:rsidR="005116F7">
              <w:rPr>
                <w:noProof/>
                <w:webHidden/>
              </w:rPr>
            </w:r>
            <w:r w:rsidR="005116F7">
              <w:rPr>
                <w:noProof/>
                <w:webHidden/>
              </w:rPr>
              <w:fldChar w:fldCharType="separate"/>
            </w:r>
            <w:r w:rsidR="005116F7">
              <w:rPr>
                <w:noProof/>
                <w:webHidden/>
              </w:rPr>
              <w:t>5</w:t>
            </w:r>
            <w:r w:rsidR="005116F7">
              <w:rPr>
                <w:noProof/>
                <w:webHidden/>
              </w:rPr>
              <w:fldChar w:fldCharType="end"/>
            </w:r>
          </w:hyperlink>
        </w:p>
        <w:p w14:paraId="7DBC829A" w14:textId="77777777" w:rsidR="005116F7" w:rsidRDefault="005116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47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1. Этап анализа и планирования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3DAA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48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97601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49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D6A3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0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Спецификация основных проектных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6EFA0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1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Описание бизнес процессов.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3A0BE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2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A8E24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3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Выявленные актеры.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AAF5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4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Выявленные прецеденты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A5578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5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D959D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6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Описание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8AA4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7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Перечень критических рисков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090EB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8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Список приоритетов прецедентов.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4AF5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9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Описание возможной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6CB2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0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Начальная оценка стоимости, затрат и длительности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2E4BE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1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Начальный план выпусков версий.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456E" w14:textId="77777777" w:rsidR="005116F7" w:rsidRDefault="005116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2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Этап проектирования (Развитие)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A8932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3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Расширенные описания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FCEE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4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Диаграммы деятельности основных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3862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5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Структурированная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9069C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6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Прототип пользовательского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F3DA7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7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классы анализа.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D053D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8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Диаграммы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D046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9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Уточненная оценка стоимости на основе функциональных указателей.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E27A" w14:textId="77777777" w:rsidR="005116F7" w:rsidRDefault="005116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0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Этап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51C04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1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1 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9A0D" w14:textId="77777777" w:rsidR="005116F7" w:rsidRDefault="005116F7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2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418E3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9AF8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3" w:history="1">
            <w:r w:rsidRPr="00C418E3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 </w:t>
            </w:r>
            <w:r w:rsidRPr="00C418E3">
              <w:rPr>
                <w:rStyle w:val="a6"/>
                <w:rFonts w:ascii="Times New Roman" w:hAnsi="Times New Roman" w:cs="Times New Roman"/>
                <w:noProof/>
              </w:rPr>
              <w:t>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0969" w14:textId="77777777" w:rsidR="005116F7" w:rsidRDefault="005116F7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4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418E3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601DF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5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A43F" w14:textId="77777777" w:rsidR="005116F7" w:rsidRDefault="005116F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6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структурное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3F5BA" w14:textId="77777777" w:rsidR="005116F7" w:rsidRDefault="005116F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7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Функциональное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CFB1" w14:textId="77777777" w:rsidR="005116F7" w:rsidRDefault="005116F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8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Нагрузочное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A7B29" w14:textId="77777777" w:rsidR="005116F7" w:rsidRDefault="005116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9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Этап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3C723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80" w:history="1">
            <w:r w:rsidRPr="00C418E3">
              <w:rPr>
                <w:rStyle w:val="a6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B4B20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81" w:history="1">
            <w:r w:rsidRPr="00C418E3">
              <w:rPr>
                <w:rStyle w:val="a6"/>
                <w:noProof/>
              </w:rPr>
              <w:t>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DFA6A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82" w:history="1">
            <w:r w:rsidRPr="00C418E3">
              <w:rPr>
                <w:rStyle w:val="a6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CB502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83" w:history="1">
            <w:r w:rsidRPr="00C418E3">
              <w:rPr>
                <w:rStyle w:val="a6"/>
                <w:noProof/>
              </w:rPr>
              <w:t>Требования по внедрению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23BD" w14:textId="77777777" w:rsidR="00C418A9" w:rsidRPr="00966FAB" w:rsidRDefault="00C418A9">
          <w:pPr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105EA8C" w14:textId="77777777" w:rsidR="001473FF" w:rsidRPr="00966FAB" w:rsidRDefault="001473FF" w:rsidP="001473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3AB04" w14:textId="77777777" w:rsidR="001473FF" w:rsidRPr="00966FAB" w:rsidRDefault="001473FF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6C48E19" w14:textId="77777777" w:rsidR="001473FF" w:rsidRPr="00966FAB" w:rsidRDefault="001473FF" w:rsidP="001473FF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" w:name="_Toc389130146"/>
      <w:r w:rsidRPr="00966FAB">
        <w:rPr>
          <w:rFonts w:ascii="Times New Roman" w:hAnsi="Times New Roman" w:cs="Times New Roman"/>
          <w:sz w:val="24"/>
          <w:szCs w:val="24"/>
        </w:rPr>
        <w:lastRenderedPageBreak/>
        <w:t>Варианты и распределение студентов.</w:t>
      </w:r>
      <w:bookmarkEnd w:id="1"/>
    </w:p>
    <w:p w14:paraId="2D8C2BA0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Работу выполняли</w:t>
      </w:r>
      <w:r w:rsidRPr="00966FAB">
        <w:rPr>
          <w:rFonts w:ascii="Times New Roman" w:hAnsi="Times New Roman" w:cs="Times New Roman"/>
          <w:sz w:val="24"/>
          <w:szCs w:val="24"/>
          <w:rPrChange w:id="2" w:author="I TIX" w:date="2014-05-25T18:1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726B18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1 – Тихонов И. В.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 вариант 92</w:t>
      </w:r>
    </w:p>
    <w:p w14:paraId="41836CFB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преобразователь данных</w:t>
      </w:r>
    </w:p>
    <w:p w14:paraId="69F8BD5C" w14:textId="77777777" w:rsidR="00454D52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(обращение к БД), мост (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gof</w:t>
      </w:r>
      <w:r w:rsidRPr="00966FAB">
        <w:rPr>
          <w:rFonts w:ascii="Times New Roman" w:hAnsi="Times New Roman" w:cs="Times New Roman"/>
          <w:sz w:val="24"/>
          <w:szCs w:val="24"/>
        </w:rPr>
        <w:t>)</w:t>
      </w:r>
    </w:p>
    <w:p w14:paraId="06856D02" w14:textId="77777777" w:rsidR="00C319B5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2 – Лахвич Д. С.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вариант 90</w:t>
      </w:r>
    </w:p>
    <w:p w14:paraId="47B39F7F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шлюз записи данных (обращение к</w:t>
      </w:r>
    </w:p>
    <w:p w14:paraId="50FAA6B3" w14:textId="77777777" w:rsidR="001473FF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БД), компоновщик (gof).</w:t>
      </w:r>
      <w:r w:rsidR="00085094"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AD9F985" w14:textId="77777777" w:rsidR="00C418A9" w:rsidRPr="00966FAB" w:rsidRDefault="00C418A9" w:rsidP="00C418A9">
      <w:pPr>
        <w:pStyle w:val="1"/>
        <w:rPr>
          <w:rFonts w:ascii="Times New Roman" w:hAnsi="Times New Roman" w:cs="Times New Roman"/>
          <w:b w:val="0"/>
          <w:sz w:val="24"/>
          <w:szCs w:val="24"/>
        </w:rPr>
      </w:pPr>
      <w:bookmarkStart w:id="3" w:name="_Toc389130147"/>
      <w:r w:rsidRPr="00966FAB">
        <w:rPr>
          <w:rFonts w:ascii="Times New Roman" w:hAnsi="Times New Roman" w:cs="Times New Roman"/>
          <w:sz w:val="24"/>
          <w:szCs w:val="24"/>
        </w:rPr>
        <w:lastRenderedPageBreak/>
        <w:t>1. Этап анализа и планирования требований</w:t>
      </w:r>
      <w:bookmarkEnd w:id="3"/>
    </w:p>
    <w:p w14:paraId="57462AA6" w14:textId="77777777" w:rsidR="001742A4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4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1.1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5" w:name="_Toc389130148"/>
      <w:ins w:id="6" w:author="frostball@gmail.com" w:date="2014-05-25T17:27:00Z">
        <w:r w:rsidR="00586D1C" w:rsidRPr="00966FAB">
          <w:rPr>
            <w:rFonts w:ascii="Times New Roman" w:hAnsi="Times New Roman" w:cs="Times New Roman"/>
            <w:b w:val="0"/>
            <w:sz w:val="24"/>
            <w:szCs w:val="24"/>
          </w:rPr>
          <w:t>Исходные данные</w:t>
        </w:r>
      </w:ins>
      <w:bookmarkEnd w:id="5"/>
      <w:del w:id="7" w:author="frostball@gmail.com" w:date="2014-05-25T17:27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Постановка задачи</w:delText>
        </w:r>
      </w:del>
      <w:del w:id="8" w:author="frostball@gmail.com" w:date="2014-05-25T17:31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.</w:delText>
        </w:r>
      </w:del>
    </w:p>
    <w:p w14:paraId="39DEF926" w14:textId="77777777" w:rsidR="00A723FD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операций: подсистемы</w:t>
      </w:r>
    </w:p>
    <w:p w14:paraId="3A08EE49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</w:t>
      </w:r>
      <w:ins w:id="9" w:author="frostball@gmail.com" w:date="2014-05-25T17:20:00Z">
        <w:r w:rsidR="003D6279" w:rsidRPr="00966FAB">
          <w:rPr>
            <w:rFonts w:ascii="Times New Roman" w:hAnsi="Times New Roman" w:cs="Times New Roman"/>
            <w:sz w:val="24"/>
            <w:szCs w:val="24"/>
          </w:rPr>
          <w:t>ли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утилита)</w:t>
      </w:r>
      <w:ins w:id="10" w:author="frostball@gmail.com" w:date="2014-05-25T17:28:00Z">
        <w:r w:rsidR="00586D1C" w:rsidRPr="00966FAB">
          <w:rPr>
            <w:rFonts w:ascii="Times New Roman" w:hAnsi="Times New Roman" w:cs="Times New Roman"/>
            <w:sz w:val="24"/>
            <w:szCs w:val="24"/>
            <w:rPrChange w:id="11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</w:p>
    <w:p w14:paraId="03AA4B4D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37178837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ins w:id="12" w:author="frostball@gmail.com" w:date="2014-05-25T17:28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3) экспорт журнала в другие форматы</w:t>
      </w:r>
    </w:p>
    <w:p w14:paraId="1CD16526" w14:textId="77777777" w:rsidR="00586D1C" w:rsidRPr="00966FAB" w:rsidRDefault="00586D1C">
      <w:pPr>
        <w:pStyle w:val="2"/>
        <w:rPr>
          <w:rFonts w:ascii="Times New Roman" w:hAnsi="Times New Roman" w:cs="Times New Roman"/>
          <w:rPrChange w:id="13" w:author="frostball@gmail.com" w:date="2014-05-25T17:31:00Z">
            <w:rPr/>
          </w:rPrChange>
        </w:rPr>
        <w:pPrChange w:id="14" w:author="frostball@gmail.com" w:date="2014-05-25T17:29:00Z">
          <w:pPr>
            <w:spacing w:after="0" w:line="360" w:lineRule="auto"/>
            <w:ind w:firstLine="709"/>
            <w:jc w:val="both"/>
          </w:pPr>
        </w:pPrChange>
      </w:pPr>
      <w:bookmarkStart w:id="15" w:name="_Toc389130149"/>
      <w:ins w:id="16" w:author="frostball@gmail.com" w:date="2014-05-25T17:31:00Z">
        <w:r w:rsidRPr="00966FAB">
          <w:rPr>
            <w:rFonts w:ascii="Times New Roman" w:hAnsi="Times New Roman" w:cs="Times New Roman"/>
            <w:b w:val="0"/>
            <w:rPrChange w:id="17" w:author="frostball@gmail.com" w:date="2014-05-25T17:31:00Z">
              <w:rPr>
                <w:b/>
                <w:bCs/>
              </w:rPr>
            </w:rPrChange>
          </w:rPr>
          <w:t>Постановка задачи</w:t>
        </w:r>
      </w:ins>
      <w:bookmarkEnd w:id="15"/>
    </w:p>
    <w:p w14:paraId="28221B01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2B1AE" w14:textId="77777777" w:rsidR="00851390" w:rsidRPr="00966FAB" w:rsidRDefault="004F22A6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418A9" w:rsidRPr="00966FAB">
        <w:rPr>
          <w:rFonts w:ascii="Times New Roman" w:hAnsi="Times New Roman" w:cs="Times New Roman"/>
          <w:sz w:val="24"/>
          <w:szCs w:val="24"/>
        </w:rPr>
        <w:t>разработать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систему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для работы с журналом сообщений. Система должна</w:t>
      </w:r>
      <w:r w:rsidRPr="00966FAB">
        <w:rPr>
          <w:rFonts w:ascii="Times New Roman" w:hAnsi="Times New Roman" w:cs="Times New Roman"/>
          <w:sz w:val="24"/>
          <w:szCs w:val="24"/>
        </w:rPr>
        <w:t xml:space="preserve"> фиксир</w:t>
      </w:r>
      <w:r w:rsidR="00C418A9" w:rsidRPr="00966FAB">
        <w:rPr>
          <w:rFonts w:ascii="Times New Roman" w:hAnsi="Times New Roman" w:cs="Times New Roman"/>
          <w:sz w:val="24"/>
          <w:szCs w:val="24"/>
        </w:rPr>
        <w:t>овать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сообщения от других систем и выполня</w:t>
      </w:r>
      <w:r w:rsidR="00C418A9" w:rsidRPr="00966FAB">
        <w:rPr>
          <w:rFonts w:ascii="Times New Roman" w:hAnsi="Times New Roman" w:cs="Times New Roman"/>
          <w:sz w:val="24"/>
          <w:szCs w:val="24"/>
        </w:rPr>
        <w:t>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поиск по журналу сообщений.</w:t>
      </w:r>
      <w:r w:rsidR="007A343C" w:rsidRPr="00966FAB">
        <w:rPr>
          <w:rFonts w:ascii="Times New Roman" w:hAnsi="Times New Roman" w:cs="Times New Roman"/>
          <w:sz w:val="24"/>
          <w:szCs w:val="24"/>
        </w:rPr>
        <w:t xml:space="preserve"> Программа может принимать сообщения например об ошибках других программ. Областью применения данной программы будут компании которые занимаются тестированием приложений</w:t>
      </w:r>
      <w:ins w:id="18" w:author="frostball@gmail.com" w:date="2014-05-25T17:21:00Z">
        <w:r w:rsidR="00586D1C" w:rsidRPr="00966FAB">
          <w:rPr>
            <w:rFonts w:ascii="Times New Roman" w:hAnsi="Times New Roman" w:cs="Times New Roman"/>
            <w:sz w:val="24"/>
            <w:szCs w:val="24"/>
          </w:rPr>
          <w:t>, исследованиями пользовательского поведения и др</w:t>
        </w:r>
      </w:ins>
      <w:r w:rsidR="007A343C" w:rsidRPr="00966FAB">
        <w:rPr>
          <w:rFonts w:ascii="Times New Roman" w:hAnsi="Times New Roman" w:cs="Times New Roman"/>
          <w:sz w:val="24"/>
          <w:szCs w:val="24"/>
        </w:rPr>
        <w:t>.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Курсовая работа выполняется  двумя </w:t>
      </w:r>
      <w:ins w:id="19" w:author="frostball@gmail.com" w:date="2014-05-25T17:22:00Z">
        <w:r w:rsidR="00586D1C" w:rsidRPr="00966FAB">
          <w:rPr>
            <w:rFonts w:ascii="Times New Roman" w:hAnsi="Times New Roman" w:cs="Times New Roman"/>
            <w:sz w:val="24"/>
            <w:szCs w:val="24"/>
          </w:rPr>
          <w:t>студентами</w:t>
        </w:r>
      </w:ins>
      <w:del w:id="20" w:author="frostball@gmail.com" w:date="2014-05-25T17:22:00Z">
        <w:r w:rsidRPr="00966FAB" w:rsidDel="00586D1C">
          <w:rPr>
            <w:rFonts w:ascii="Times New Roman" w:hAnsi="Times New Roman" w:cs="Times New Roman"/>
            <w:sz w:val="24"/>
            <w:szCs w:val="24"/>
          </w:rPr>
          <w:delText>людьми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="00851390" w:rsidRPr="00966FAB">
        <w:rPr>
          <w:rFonts w:ascii="Times New Roman" w:hAnsi="Times New Roman" w:cs="Times New Roman"/>
          <w:sz w:val="24"/>
          <w:szCs w:val="24"/>
        </w:rPr>
        <w:t xml:space="preserve">В рамках этого проекта будут рассмотрены 2 подсистемы </w:t>
      </w:r>
    </w:p>
    <w:p w14:paraId="2E174285" w14:textId="77777777" w:rsidR="00851390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 утилита)</w:t>
      </w:r>
    </w:p>
    <w:p w14:paraId="4D5FA7C8" w14:textId="77777777" w:rsidR="004F22A6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69B477B9" w14:textId="77777777" w:rsidR="00C418A9" w:rsidRPr="00966FAB" w:rsidRDefault="00C418A9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61ECC4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C4FF03" w14:textId="77777777" w:rsidR="00C418A9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21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1.2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22" w:name="_Toc389130150"/>
      <w:r w:rsidR="004F22A6" w:rsidRPr="00966FAB">
        <w:rPr>
          <w:rFonts w:ascii="Times New Roman" w:hAnsi="Times New Roman" w:cs="Times New Roman"/>
          <w:b w:val="0"/>
          <w:sz w:val="24"/>
          <w:szCs w:val="24"/>
        </w:rPr>
        <w:t>Спецификация основных проектных требований</w:t>
      </w:r>
      <w:bookmarkEnd w:id="22"/>
    </w:p>
    <w:p w14:paraId="4E77C778" w14:textId="77777777" w:rsidR="0088492D" w:rsidRPr="00966FAB" w:rsidRDefault="0088492D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«Журнал операций» представляет собой систему с интерфейсом для работы с сообщениями</w:t>
      </w:r>
      <w:ins w:id="23" w:author="frostball@gmail.com" w:date="2014-05-25T17:33:00Z">
        <w:r w:rsidR="00956239" w:rsidRPr="00966FAB">
          <w:rPr>
            <w:rFonts w:ascii="Times New Roman" w:hAnsi="Times New Roman" w:cs="Times New Roman"/>
            <w:sz w:val="24"/>
            <w:szCs w:val="24"/>
            <w:rPrChange w:id="24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полученными от внешних программ</w:t>
        </w:r>
      </w:ins>
      <w:r w:rsidRPr="00966FAB">
        <w:rPr>
          <w:rFonts w:ascii="Times New Roman" w:hAnsi="Times New Roman" w:cs="Times New Roman"/>
          <w:sz w:val="24"/>
          <w:szCs w:val="24"/>
        </w:rPr>
        <w:t>. Интерфейс пользователя позволяет пользователю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2C14F8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5" w:author="frostball@gmail.com" w:date="2014-05-25T17:35:00Z"/>
          <w:rFonts w:ascii="Times New Roman" w:hAnsi="Times New Roman" w:cs="Times New Roman"/>
          <w:sz w:val="24"/>
          <w:szCs w:val="24"/>
        </w:rPr>
      </w:pPr>
      <w:ins w:id="26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подписанных  программ</w:t>
        </w:r>
      </w:ins>
      <w:ins w:id="27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–</w:t>
        </w:r>
      </w:ins>
      <w:ins w:id="28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клиентов</w:t>
        </w:r>
      </w:ins>
    </w:p>
    <w:p w14:paraId="0A2D47C9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9" w:author="frostball@gmail.com" w:date="2014-05-25T17:35:00Z"/>
          <w:rFonts w:ascii="Times New Roman" w:hAnsi="Times New Roman" w:cs="Times New Roman"/>
          <w:sz w:val="24"/>
          <w:szCs w:val="24"/>
        </w:rPr>
      </w:pPr>
      <w:ins w:id="30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полученных сообщений</w:t>
        </w:r>
      </w:ins>
    </w:p>
    <w:p w14:paraId="0627ADC2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1" w:author="frostball@gmail.com" w:date="2014-05-25T17:35:00Z"/>
          <w:rFonts w:ascii="Times New Roman" w:hAnsi="Times New Roman" w:cs="Times New Roman"/>
          <w:sz w:val="24"/>
          <w:szCs w:val="24"/>
        </w:rPr>
      </w:pPr>
      <w:ins w:id="32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Проводить фильтрацию сообщений по программе-клиенту</w:t>
        </w:r>
      </w:ins>
    </w:p>
    <w:p w14:paraId="3B41A6BF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3" w:author="frostball@gmail.com" w:date="2014-05-25T17:34:00Z"/>
          <w:rFonts w:ascii="Times New Roman" w:hAnsi="Times New Roman" w:cs="Times New Roman"/>
          <w:sz w:val="24"/>
          <w:szCs w:val="24"/>
        </w:rPr>
      </w:pPr>
      <w:ins w:id="34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Производить поиск </w:t>
        </w:r>
      </w:ins>
      <w:ins w:id="35" w:author="frostball@gmail.com" w:date="2014-05-25T17:37:00Z">
        <w:r w:rsidRPr="00966FAB">
          <w:rPr>
            <w:rFonts w:ascii="Times New Roman" w:hAnsi="Times New Roman" w:cs="Times New Roman"/>
            <w:sz w:val="24"/>
            <w:szCs w:val="24"/>
          </w:rPr>
          <w:t>сообщений</w:t>
        </w:r>
      </w:ins>
      <w:ins w:id="36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по совпадению подстроки.</w:t>
        </w:r>
      </w:ins>
    </w:p>
    <w:p w14:paraId="60A6BADC" w14:textId="77777777" w:rsidR="0088492D" w:rsidRPr="00966FAB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Вести поиск в БД сообщений в ручном режиме</w:t>
      </w:r>
    </w:p>
    <w:p w14:paraId="775B8314" w14:textId="77777777" w:rsidR="00956239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7" w:author="frostball@gmail.com" w:date="2014-05-25T17:37:00Z"/>
          <w:rFonts w:ascii="Times New Roman" w:hAnsi="Times New Roman" w:cs="Times New Roman"/>
          <w:sz w:val="24"/>
          <w:szCs w:val="24"/>
        </w:rPr>
      </w:pPr>
      <w:del w:id="3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Вести поиск сообщения по ключевым словам</w:delText>
        </w:r>
      </w:del>
    </w:p>
    <w:p w14:paraId="0CC08B75" w14:textId="77777777" w:rsidR="0088492D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9" w:author="frostball@gmail.com" w:date="2014-05-25T17:33:00Z"/>
          <w:rFonts w:ascii="Times New Roman" w:hAnsi="Times New Roman" w:cs="Times New Roman"/>
          <w:sz w:val="24"/>
          <w:szCs w:val="24"/>
        </w:rPr>
      </w:pPr>
      <w:del w:id="40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Вносить изменения и удалять сообщения</w:delText>
        </w:r>
      </w:del>
    </w:p>
    <w:p w14:paraId="51B2BE47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1" w:author="frostball@gmail.com" w:date="2014-05-25T17:33:00Z"/>
          <w:rFonts w:ascii="Times New Roman" w:hAnsi="Times New Roman" w:cs="Times New Roman"/>
          <w:color w:val="FF0000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Экспортировать журнал в другие форматы</w:t>
      </w:r>
      <w:r w:rsidRPr="00966FAB">
        <w:rPr>
          <w:rFonts w:ascii="Times New Roman" w:hAnsi="Times New Roman" w:cs="Times New Roman"/>
          <w:color w:val="D6E3BC" w:themeColor="accent3" w:themeTint="66"/>
          <w:sz w:val="24"/>
          <w:szCs w:val="24"/>
        </w:rPr>
        <w:t xml:space="preserve"> </w:t>
      </w:r>
      <w:del w:id="42" w:author="frostball@gmail.com" w:date="2014-05-25T17:33:00Z">
        <w:r w:rsidRPr="00966FAB" w:rsidDel="00956239">
          <w:rPr>
            <w:rFonts w:ascii="Times New Roman" w:hAnsi="Times New Roman" w:cs="Times New Roman"/>
            <w:color w:val="D6E3BC" w:themeColor="accent3" w:themeTint="66"/>
            <w:sz w:val="24"/>
            <w:szCs w:val="24"/>
          </w:rPr>
          <w:delText>(выполняется 3 учеником которого нет)</w:delText>
        </w:r>
      </w:del>
    </w:p>
    <w:p w14:paraId="513A7B2A" w14:textId="77777777" w:rsidR="00956239" w:rsidRPr="00966FAB" w:rsidRDefault="00956239">
      <w:pPr>
        <w:pStyle w:val="a7"/>
        <w:numPr>
          <w:ilvl w:val="0"/>
          <w:numId w:val="1"/>
        </w:numPr>
        <w:spacing w:after="0" w:line="360" w:lineRule="auto"/>
        <w:jc w:val="both"/>
        <w:rPr>
          <w:ins w:id="43" w:author="frostball@gmail.com" w:date="2014-05-25T17:33:00Z"/>
          <w:rFonts w:ascii="Times New Roman" w:hAnsi="Times New Roman" w:cs="Times New Roman"/>
          <w:sz w:val="24"/>
          <w:szCs w:val="24"/>
        </w:rPr>
      </w:pPr>
    </w:p>
    <w:p w14:paraId="4B93DE23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4" w:author="frostball@gmail.com" w:date="2014-05-25T17:34:00Z"/>
          <w:rFonts w:ascii="Times New Roman" w:hAnsi="Times New Roman" w:cs="Times New Roman"/>
          <w:sz w:val="24"/>
          <w:szCs w:val="24"/>
        </w:rPr>
      </w:pPr>
      <w:del w:id="45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к</w:delText>
        </w:r>
      </w:del>
      <w:del w:id="46" w:author="frostball@gmail.com" w:date="2014-05-25T17:34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омментировать сообщения</w:delText>
        </w:r>
      </w:del>
    </w:p>
    <w:p w14:paraId="02BDC36E" w14:textId="77777777" w:rsidR="004F6F48" w:rsidRPr="00966FAB" w:rsidDel="00956239" w:rsidRDefault="004F6F48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7" w:author="frostball@gmail.com" w:date="2014-05-25T17:37:00Z"/>
          <w:rFonts w:ascii="Times New Roman" w:hAnsi="Times New Roman" w:cs="Times New Roman"/>
          <w:sz w:val="24"/>
          <w:szCs w:val="24"/>
        </w:rPr>
      </w:pPr>
      <w:del w:id="4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ввод в БД новых сообщений вручную.</w:delText>
        </w:r>
      </w:del>
    </w:p>
    <w:p w14:paraId="44FEF6DA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450E344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должен отображать следующие поля:</w:t>
      </w:r>
    </w:p>
    <w:p w14:paraId="2E2B588F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49" w:author="frostball@gmail.com" w:date="2014-05-25T17:39:00Z"/>
          <w:rFonts w:ascii="Times New Roman" w:hAnsi="Times New Roman" w:cs="Times New Roman"/>
          <w:sz w:val="24"/>
          <w:szCs w:val="24"/>
        </w:rPr>
      </w:pPr>
      <w:ins w:id="50" w:author="frostball@gmail.com" w:date="2014-05-25T17:38:00Z">
        <w:r w:rsidRPr="00966FAB">
          <w:rPr>
            <w:rFonts w:ascii="Times New Roman" w:hAnsi="Times New Roman" w:cs="Times New Roman"/>
            <w:sz w:val="24"/>
            <w:szCs w:val="24"/>
          </w:rPr>
          <w:t>Т</w:t>
        </w:r>
      </w:ins>
      <w:del w:id="51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т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 xml:space="preserve">аблицу </w:t>
      </w:r>
      <w:del w:id="52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БД 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>журнала сообщений</w:t>
      </w:r>
    </w:p>
    <w:p w14:paraId="4FF129E9" w14:textId="77777777" w:rsidR="004F6F48" w:rsidRPr="00966FAB" w:rsidRDefault="003623B9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3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t>Таблица подписанных программ-</w:t>
        </w:r>
        <w:r w:rsidR="00E22A3B" w:rsidRPr="00966FAB">
          <w:rPr>
            <w:rFonts w:ascii="Times New Roman" w:hAnsi="Times New Roman" w:cs="Times New Roman"/>
            <w:sz w:val="24"/>
            <w:szCs w:val="24"/>
          </w:rPr>
          <w:t>клиентов</w:t>
        </w:r>
      </w:ins>
      <w:del w:id="54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с возможностью ручного корректирования</w:delText>
        </w:r>
      </w:del>
    </w:p>
    <w:p w14:paraId="71E19FD1" w14:textId="77777777" w:rsidR="00A55E98" w:rsidRPr="00966FAB" w:rsidRDefault="00A55E9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5" w:author="frostball@gmail.com" w:date="2014-05-25T17:39:00Z"/>
          <w:rFonts w:ascii="Times New Roman" w:hAnsi="Times New Roman" w:cs="Times New Roman"/>
          <w:sz w:val="24"/>
          <w:szCs w:val="24"/>
        </w:rPr>
      </w:pPr>
      <w:del w:id="56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Поле для поиска по журналу сообщений, и кнопка для подтверждения поиска</w:delText>
        </w:r>
      </w:del>
      <w:ins w:id="57" w:author="frostball@gmail.com" w:date="2014-05-25T17:39:00Z">
        <w:r w:rsidR="00E22A3B" w:rsidRPr="00966FAB">
          <w:rPr>
            <w:rFonts w:ascii="Times New Roman" w:hAnsi="Times New Roman" w:cs="Times New Roman"/>
            <w:sz w:val="24"/>
            <w:szCs w:val="24"/>
          </w:rPr>
          <w:t>Форма поиска</w:t>
        </w:r>
      </w:ins>
    </w:p>
    <w:p w14:paraId="77BCFC66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8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>Форма экспорта</w:t>
        </w:r>
      </w:ins>
    </w:p>
    <w:p w14:paraId="282BCF6A" w14:textId="77777777" w:rsidR="004F6F48" w:rsidRPr="00966FAB" w:rsidDel="00E22A3B" w:rsidRDefault="004F6F4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del w:id="59" w:author="frostball@gmail.com" w:date="2014-05-25T17:39:00Z"/>
          <w:rFonts w:ascii="Times New Roman" w:hAnsi="Times New Roman" w:cs="Times New Roman"/>
          <w:sz w:val="24"/>
          <w:szCs w:val="24"/>
        </w:rPr>
      </w:pPr>
      <w:del w:id="60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A55E9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Возможность для подключению к другому источнику (программе) посылающему сообщения. </w:delText>
        </w:r>
      </w:del>
    </w:p>
    <w:p w14:paraId="33C0E0D0" w14:textId="77777777" w:rsidR="0088492D" w:rsidRPr="00966FAB" w:rsidRDefault="00A55E9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del w:id="61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</w:p>
    <w:p w14:paraId="097D5419" w14:textId="77777777" w:rsidR="00B56FF2" w:rsidRPr="00966FAB" w:rsidRDefault="00B56FF2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FEFF7" w14:textId="77777777" w:rsidR="004E59CD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62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 xml:space="preserve">1.3 </w:delText>
        </w:r>
      </w:del>
      <w:bookmarkStart w:id="63" w:name="_Toc389130151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>Описание бизнес процессов.</w:t>
      </w:r>
      <w:bookmarkEnd w:id="63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14:paraId="242A50E7" w14:textId="77777777" w:rsidR="0000678C" w:rsidRPr="00966FAB" w:rsidRDefault="0000678C" w:rsidP="00A723FD">
      <w:pPr>
        <w:spacing w:after="0" w:line="360" w:lineRule="auto"/>
        <w:ind w:firstLine="709"/>
        <w:jc w:val="both"/>
        <w:rPr>
          <w:ins w:id="64" w:author="I TIX" w:date="2014-05-25T22:39:00Z"/>
          <w:rFonts w:ascii="Times New Roman" w:hAnsi="Times New Roman" w:cs="Times New Roman"/>
          <w:sz w:val="24"/>
          <w:szCs w:val="24"/>
        </w:rPr>
      </w:pPr>
      <w:ins w:id="65" w:author="I TIX" w:date="2014-05-25T22:39:00Z">
        <w:r w:rsidRPr="00966FAB">
          <w:rPr>
            <w:rFonts w:ascii="Times New Roman" w:hAnsi="Times New Roman" w:cs="Times New Roman"/>
            <w:sz w:val="24"/>
            <w:szCs w:val="24"/>
          </w:rPr>
          <w:t xml:space="preserve">Моделирование прецедентов (вариантов использования) традиционно разделяют на  бизнес-моделирование (диаграммы бизнес-прецедентов) и системное моделирование (диаграммы прецедентов). В бизнес-моделировании делается акцент на саму организацию, тогда как в системном моделировании основное внимание нацелено на разрабатываемую систему.  </w:t>
        </w:r>
      </w:ins>
    </w:p>
    <w:p w14:paraId="0675A901" w14:textId="168EA1C5" w:rsidR="004E59CD" w:rsidRPr="00966FAB" w:rsidDel="00E22A3B" w:rsidRDefault="006E0D45" w:rsidP="00A723FD">
      <w:pPr>
        <w:spacing w:after="0" w:line="360" w:lineRule="auto"/>
        <w:ind w:firstLine="709"/>
        <w:jc w:val="both"/>
        <w:rPr>
          <w:del w:id="66" w:author="frostball@gmail.com" w:date="2014-05-25T17:41:00Z"/>
          <w:rFonts w:ascii="Times New Roman" w:hAnsi="Times New Roman" w:cs="Times New Roman"/>
          <w:sz w:val="24"/>
          <w:szCs w:val="24"/>
        </w:rPr>
      </w:pPr>
      <w:ins w:id="67" w:author="I TIX" w:date="2014-05-25T23:26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68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96FC451" wp14:editId="454F842E">
              <wp:extent cx="5829300" cy="4791075"/>
              <wp:effectExtent l="0" t="0" r="0" b="952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29300" cy="479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69" w:author="frostball@gmail.com" w:date="2014-05-25T17:41:00Z"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На рисунке 1 показана бизнес модель журнала сообщений на примере превентивного (предварительного) обслуживания оборудования при помощи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SAP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HANA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Hadoop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. В данной модели журнал сообщений принимает сообщения от серверов и экспортирует анализатору, имея возможность просмотра в ручном режиме. </w:delText>
        </w:r>
      </w:del>
    </w:p>
    <w:p w14:paraId="6AE14FC5" w14:textId="77777777" w:rsidR="00752318" w:rsidRPr="00966FAB" w:rsidDel="00E22A3B" w:rsidRDefault="00C10A2D" w:rsidP="00C10A2D">
      <w:pPr>
        <w:spacing w:after="0" w:line="360" w:lineRule="auto"/>
        <w:jc w:val="both"/>
        <w:rPr>
          <w:del w:id="70" w:author="frostball@gmail.com" w:date="2014-05-25T17:41:00Z"/>
          <w:rFonts w:ascii="Times New Roman" w:hAnsi="Times New Roman" w:cs="Times New Roman"/>
          <w:sz w:val="24"/>
          <w:szCs w:val="24"/>
        </w:rPr>
      </w:pPr>
      <w:del w:id="71" w:author="frostball@gmail.com" w:date="2014-05-25T17:41:00Z">
        <w:r w:rsidRPr="00966FAB" w:rsidDel="00E22A3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72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72A6120E" wp14:editId="680FA0E3">
              <wp:extent cx="5934075" cy="3295650"/>
              <wp:effectExtent l="0" t="0" r="9525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295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0BE328C" w14:textId="77777777" w:rsidR="00752318" w:rsidRPr="00966FAB" w:rsidDel="00E22A3B" w:rsidRDefault="00D6792E" w:rsidP="00D6792E">
      <w:pPr>
        <w:spacing w:after="0" w:line="360" w:lineRule="auto"/>
        <w:ind w:firstLine="709"/>
        <w:jc w:val="center"/>
        <w:rPr>
          <w:del w:id="73" w:author="frostball@gmail.com" w:date="2014-05-25T17:41:00Z"/>
          <w:rFonts w:ascii="Times New Roman" w:hAnsi="Times New Roman" w:cs="Times New Roman"/>
          <w:sz w:val="24"/>
          <w:szCs w:val="24"/>
        </w:rPr>
      </w:pPr>
      <w:del w:id="74" w:author="frostball@gmail.com" w:date="2014-05-25T17:41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Рисунок 1. Бизнес модель журнала сообщений</w:delText>
        </w:r>
      </w:del>
    </w:p>
    <w:p w14:paraId="7BA619F8" w14:textId="77777777" w:rsidR="00752318" w:rsidRPr="00966FAB" w:rsidRDefault="0075231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3F3BA0" w14:textId="46F05886" w:rsidR="00752318" w:rsidRPr="00966FAB" w:rsidRDefault="006E0D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  <w:pPrChange w:id="75" w:author="I TIX" w:date="2014-05-25T23:27:00Z">
          <w:pPr>
            <w:spacing w:after="0" w:line="360" w:lineRule="auto"/>
            <w:ind w:firstLine="709"/>
            <w:jc w:val="both"/>
          </w:pPr>
        </w:pPrChange>
      </w:pPr>
      <w:ins w:id="76" w:author="I TIX" w:date="2014-05-25T23:26:00Z">
        <w:r w:rsidRPr="00966FAB">
          <w:rPr>
            <w:rFonts w:ascii="Times New Roman" w:hAnsi="Times New Roman" w:cs="Times New Roman"/>
            <w:sz w:val="24"/>
            <w:szCs w:val="24"/>
          </w:rPr>
          <w:t>Рисунок 1. Диаграмма бизнес прецедентов.</w:t>
        </w:r>
      </w:ins>
    </w:p>
    <w:p w14:paraId="4ADF3EC5" w14:textId="77777777" w:rsidR="002C1FAE" w:rsidRPr="00966FAB" w:rsidRDefault="00752318" w:rsidP="002C1FAE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77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lastRenderedPageBreak/>
          <w:delText>1.4</w:delText>
        </w:r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78" w:author="frostball@gmail.com" w:date="2014-05-25T17:41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>м</w:delText>
        </w:r>
      </w:del>
      <w:bookmarkStart w:id="79" w:name="_Toc389130152"/>
      <w:ins w:id="80" w:author="frostball@gmail.com" w:date="2014-05-25T17:41:00Z">
        <w:r w:rsidR="00E22A3B" w:rsidRPr="00966FAB">
          <w:rPr>
            <w:rFonts w:ascii="Times New Roman" w:hAnsi="Times New Roman" w:cs="Times New Roman"/>
            <w:b w:val="0"/>
            <w:sz w:val="24"/>
            <w:szCs w:val="24"/>
          </w:rPr>
          <w:t>М</w:t>
        </w:r>
      </w:ins>
      <w:r w:rsidRPr="00966FAB">
        <w:rPr>
          <w:rFonts w:ascii="Times New Roman" w:hAnsi="Times New Roman" w:cs="Times New Roman"/>
          <w:b w:val="0"/>
          <w:sz w:val="24"/>
          <w:szCs w:val="24"/>
        </w:rPr>
        <w:t>одель предметной области</w:t>
      </w:r>
      <w:bookmarkEnd w:id="79"/>
    </w:p>
    <w:p w14:paraId="7177D6A4" w14:textId="77777777" w:rsidR="002C1FAE" w:rsidRPr="00966FAB" w:rsidDel="00E22A3B" w:rsidRDefault="00177707" w:rsidP="002C1FAE">
      <w:pPr>
        <w:rPr>
          <w:del w:id="81" w:author="frostball@gmail.com" w:date="2014-05-25T17:42:00Z"/>
          <w:rFonts w:ascii="Times New Roman" w:hAnsi="Times New Roman" w:cs="Times New Roman"/>
          <w:sz w:val="24"/>
          <w:szCs w:val="24"/>
        </w:rPr>
      </w:pPr>
      <w:ins w:id="82" w:author="I TIX" w:date="2014-05-25T21:10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83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A9C23C5" wp14:editId="13150759">
              <wp:extent cx="5934075" cy="4448175"/>
              <wp:effectExtent l="0" t="0" r="9525" b="9525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444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84" w:author="frostball@gmail.com" w:date="2014-05-25T17:42:00Z">
        <w:r w:rsidR="003D5000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Модель предм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етной области описан на рисунке 1.</w:delText>
        </w:r>
        <w:r w:rsidR="00F62007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F62007" w:rsidRPr="00966FAB" w:rsidDel="00E22A3B">
          <w:rPr>
            <w:rFonts w:ascii="Times New Roman" w:hAnsi="Times New Roman" w:cs="Times New Roman"/>
            <w:color w:val="FF0000"/>
            <w:sz w:val="24"/>
            <w:szCs w:val="24"/>
          </w:rPr>
          <w:delText>//скорее всего будет упрощена</w:delText>
        </w:r>
      </w:del>
    </w:p>
    <w:p w14:paraId="1D7251EF" w14:textId="77777777" w:rsidR="003D5000" w:rsidRPr="00966FAB" w:rsidRDefault="003D5000" w:rsidP="002C1FAE">
      <w:pPr>
        <w:rPr>
          <w:rFonts w:ascii="Times New Roman" w:hAnsi="Times New Roman" w:cs="Times New Roman"/>
          <w:sz w:val="24"/>
          <w:szCs w:val="24"/>
        </w:rPr>
      </w:pPr>
      <w:del w:id="85" w:author="frostball@gmail.com" w:date="2014-05-25T17:42:00Z">
        <w:r w:rsidRPr="00966FAB" w:rsidDel="00E22A3B">
          <w:rPr>
            <w:rFonts w:ascii="Times New Roman" w:eastAsia="Calibri" w:hAnsi="Times New Roman" w:cs="Times New Roman"/>
            <w:noProof/>
            <w:lang w:eastAsia="ru-RU"/>
            <w:rPrChange w:id="86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28C79F73" wp14:editId="0D3CC883">
              <wp:extent cx="5940425" cy="4996855"/>
              <wp:effectExtent l="0" t="0" r="3175" b="0"/>
              <wp:docPr id="1" name="Рисунок 1" descr="D:\Repo\winhistory\doc\Новая папка\MainClassDiagramm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Repo\winhistory\doc\Новая папка\MainClassDiagramm.jpe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99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BDF725" w14:textId="77777777" w:rsidR="00150908" w:rsidRPr="00966FAB" w:rsidRDefault="00177707" w:rsidP="00150908">
      <w:pPr>
        <w:jc w:val="center"/>
        <w:rPr>
          <w:rFonts w:ascii="Times New Roman" w:hAnsi="Times New Roman" w:cs="Times New Roman"/>
          <w:sz w:val="24"/>
          <w:szCs w:val="24"/>
        </w:rPr>
      </w:pPr>
      <w:ins w:id="87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>Рисунок 2</w:t>
        </w:r>
      </w:ins>
      <w:del w:id="88" w:author="frostball@gmail.com" w:date="2014-05-25T17:42:00Z"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Рисунок </w:delText>
        </w:r>
        <w:r w:rsidR="00243F83" w:rsidRPr="00966FAB" w:rsidDel="00E22A3B">
          <w:rPr>
            <w:rFonts w:ascii="Times New Roman" w:hAnsi="Times New Roman" w:cs="Times New Roman"/>
            <w:sz w:val="24"/>
            <w:szCs w:val="24"/>
          </w:rPr>
          <w:delText>2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. Модель предметной области</w:delText>
        </w:r>
      </w:del>
      <w:r w:rsidR="00150908" w:rsidRPr="00966FAB">
        <w:rPr>
          <w:rFonts w:ascii="Times New Roman" w:hAnsi="Times New Roman" w:cs="Times New Roman"/>
          <w:sz w:val="24"/>
          <w:szCs w:val="24"/>
        </w:rPr>
        <w:t>.</w:t>
      </w:r>
      <w:ins w:id="89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Диаграмма классов</w:t>
        </w:r>
      </w:ins>
    </w:p>
    <w:p w14:paraId="23BF1E8F" w14:textId="77777777" w:rsidR="00150908" w:rsidRPr="00966FAB" w:rsidRDefault="00E14EA8" w:rsidP="00150908">
      <w:p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рисунке </w:t>
      </w:r>
      <w:del w:id="90" w:author="I TIX" w:date="2014-05-25T21:10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1 </w:delText>
        </w:r>
      </w:del>
      <w:ins w:id="91" w:author="I TIX" w:date="2014-05-25T21:10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описана модель предметной области. Она состоит из двух интерфейсов, трех сущностей и трех управляющих классов. </w:t>
      </w:r>
    </w:p>
    <w:p w14:paraId="76041ECD" w14:textId="77777777" w:rsidR="00336F51" w:rsidRPr="00966FAB" w:rsidRDefault="00336F51" w:rsidP="00150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Интерфейсы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1E89EC" w14:textId="77777777" w:rsidR="00E14EA8" w:rsidRPr="00966FAB" w:rsidRDefault="00336F51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Интерфейс </w:t>
      </w:r>
      <w:del w:id="92" w:author="I TIX" w:date="2014-05-25T21:11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программиста </w:delText>
        </w:r>
      </w:del>
      <w:ins w:id="93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сторонней системы </w:t>
        </w:r>
      </w:ins>
      <w:r w:rsidRPr="00966FAB">
        <w:rPr>
          <w:rFonts w:ascii="Times New Roman" w:hAnsi="Times New Roman" w:cs="Times New Roman"/>
          <w:sz w:val="24"/>
          <w:szCs w:val="24"/>
        </w:rPr>
        <w:t>(программист или внешняя система). Имеет поля ввода сообщения, список с уровнями логгирования и кнопку запуска программы. В случае «сторонней системы»  она представляется неким «черным ящиком» отправляющим готовые сообщения, которые перехватывает система.</w:t>
      </w:r>
    </w:p>
    <w:p w14:paraId="099DE87F" w14:textId="77777777" w:rsidR="00336F51" w:rsidRPr="00966FAB" w:rsidRDefault="008249D2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-  основной интерфейс пользователей программного продукта. Содержит</w:t>
      </w:r>
      <w:r w:rsidRPr="00966FAB">
        <w:rPr>
          <w:rFonts w:ascii="Times New Roman" w:hAnsi="Times New Roman" w:cs="Times New Roman"/>
          <w:sz w:val="24"/>
          <w:szCs w:val="24"/>
          <w:rPrChange w:id="94" w:author="I TIX" w:date="2014-05-25T21:11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окно поиска по БД и диалоговое окно </w:t>
      </w:r>
      <w:r w:rsidR="00FD34A8" w:rsidRPr="00966FAB">
        <w:rPr>
          <w:rFonts w:ascii="Times New Roman" w:hAnsi="Times New Roman" w:cs="Times New Roman"/>
          <w:sz w:val="24"/>
          <w:szCs w:val="24"/>
        </w:rPr>
        <w:t>экспорта</w:t>
      </w:r>
      <w:del w:id="95" w:author="I TIX" w:date="2014-05-25T21:11:00Z">
        <w:r w:rsidR="00FD34A8" w:rsidRPr="00966FAB" w:rsidDel="0017770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6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>, а так же журнал в виде таблицы.</w:t>
        </w:r>
      </w:ins>
    </w:p>
    <w:p w14:paraId="09ED07BD" w14:textId="77777777" w:rsidR="00526932" w:rsidRPr="00966FAB" w:rsidRDefault="00526932" w:rsidP="00FD34A8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654E8898" w14:textId="77777777" w:rsidR="00FD34A8" w:rsidRPr="00966FAB" w:rsidRDefault="00FD34A8" w:rsidP="00FD34A8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Сущности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B0C22" w14:textId="77777777" w:rsidR="00FD34A8" w:rsidRPr="00966FAB" w:rsidRDefault="008D4E0A" w:rsidP="0017770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Сущность </w:t>
      </w:r>
      <w:del w:id="97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программа </w:delText>
        </w:r>
      </w:del>
      <w:ins w:id="98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БД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содержит данные о программе, такие как: Название, Издатель, </w:t>
      </w:r>
      <w:ins w:id="99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Номер сообщения, Время получения сообщения, статус сообщения, текст сообщения, программный модуль выдавший сообщение. </w:t>
        </w:r>
      </w:ins>
      <w:del w:id="100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Операционная система.</w:delText>
        </w:r>
      </w:del>
    </w:p>
    <w:p w14:paraId="3E6D30D2" w14:textId="77777777" w:rsidR="008D4E0A" w:rsidRPr="00966FAB" w:rsidDel="00177707" w:rsidRDefault="008D4E0A" w:rsidP="00FD34A8">
      <w:pPr>
        <w:pStyle w:val="a7"/>
        <w:numPr>
          <w:ilvl w:val="0"/>
          <w:numId w:val="8"/>
        </w:numPr>
        <w:jc w:val="both"/>
        <w:rPr>
          <w:del w:id="101" w:author="I TIX" w:date="2014-05-25T21:13:00Z"/>
          <w:rFonts w:ascii="Times New Roman" w:hAnsi="Times New Roman" w:cs="Times New Roman"/>
          <w:sz w:val="24"/>
          <w:szCs w:val="24"/>
        </w:rPr>
      </w:pPr>
      <w:del w:id="102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Сущность сообщение хранит все данные о полученном сообщении, такие как: </w:delText>
        </w:r>
      </w:del>
      <w:del w:id="103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Номер сообщения, Время получения сообщения, статус сообщения, текст сообщения, программный модуль выдавший сообщение. </w:delText>
        </w:r>
      </w:del>
    </w:p>
    <w:p w14:paraId="7DF6B22A" w14:textId="77777777" w:rsidR="008D4E0A" w:rsidRPr="00966FAB" w:rsidRDefault="008D4E0A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7C1DF934" w14:textId="77777777" w:rsidR="008D4E0A" w:rsidRPr="00966FAB" w:rsidRDefault="008D4E0A" w:rsidP="008D4E0A">
      <w:pPr>
        <w:pStyle w:val="a7"/>
        <w:jc w:val="both"/>
        <w:rPr>
          <w:ins w:id="104" w:author="I TIX" w:date="2014-05-25T21:13:00Z"/>
          <w:rFonts w:ascii="Times New Roman" w:hAnsi="Times New Roman" w:cs="Times New Roman"/>
          <w:sz w:val="24"/>
          <w:szCs w:val="24"/>
          <w:rPrChange w:id="105" w:author="I TIX" w:date="2014-05-27T23:43:00Z">
            <w:rPr>
              <w:ins w:id="106" w:author="I TIX" w:date="2014-05-25T21:13:00Z"/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 w:rsidRPr="00966FAB">
        <w:rPr>
          <w:rFonts w:ascii="Times New Roman" w:hAnsi="Times New Roman" w:cs="Times New Roman"/>
          <w:sz w:val="24"/>
          <w:szCs w:val="24"/>
        </w:rPr>
        <w:t>Управляющие классы</w:t>
      </w:r>
      <w:r w:rsidRPr="00966FAB">
        <w:rPr>
          <w:rFonts w:ascii="Times New Roman" w:hAnsi="Times New Roman" w:cs="Times New Roman"/>
          <w:sz w:val="24"/>
          <w:szCs w:val="24"/>
          <w:rPrChange w:id="107" w:author="I TIX" w:date="2014-05-27T23:43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</w:p>
    <w:p w14:paraId="24EE3B26" w14:textId="77777777" w:rsidR="00177707" w:rsidRPr="00966FAB" w:rsidRDefault="00177707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ins w:id="108" w:author="I TIX" w:date="2014-05-25T21:14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 xml:space="preserve">Журнал сообщений- содержит функции по приему сообщений от внешних систем, по поиску по журналу сообщений, </w:t>
        </w:r>
      </w:ins>
      <w:ins w:id="109" w:author="I TIX" w:date="2014-05-25T21:15:00Z">
        <w:r w:rsidRPr="00966FAB">
          <w:rPr>
            <w:rFonts w:ascii="Times New Roman" w:hAnsi="Times New Roman" w:cs="Times New Roman"/>
            <w:sz w:val="24"/>
            <w:szCs w:val="24"/>
          </w:rPr>
          <w:t>функцию по обработки сообщений и экспорту в другие формаы.</w:t>
        </w:r>
      </w:ins>
    </w:p>
    <w:p w14:paraId="625FF300" w14:textId="77777777" w:rsidR="008D4E0A" w:rsidRPr="00966FAB" w:rsidDel="00177707" w:rsidRDefault="00F62007">
      <w:pPr>
        <w:pStyle w:val="a7"/>
        <w:numPr>
          <w:ilvl w:val="0"/>
          <w:numId w:val="8"/>
        </w:numPr>
        <w:jc w:val="both"/>
        <w:rPr>
          <w:del w:id="110" w:author="I TIX" w:date="2014-05-25T21:13:00Z"/>
          <w:rFonts w:ascii="Times New Roman" w:hAnsi="Times New Roman" w:cs="Times New Roman"/>
          <w:sz w:val="24"/>
          <w:szCs w:val="24"/>
        </w:rPr>
      </w:pPr>
      <w:del w:id="111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Сохранение сообщений: Позволяет системе сохранять сообщения от внешних систем или программиста. Содержит</w:delText>
        </w:r>
        <w:r w:rsidR="00B2139B"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 Уровень логгирования сообщения, Атрибуты сообщения, Параметры подключаемой библиотеки.</w:delText>
        </w:r>
      </w:del>
    </w:p>
    <w:p w14:paraId="15FA2ACF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2" w:author="I TIX" w:date="2014-05-25T21:13:00Z"/>
          <w:rFonts w:ascii="Times New Roman" w:hAnsi="Times New Roman" w:cs="Times New Roman"/>
          <w:sz w:val="24"/>
          <w:szCs w:val="24"/>
        </w:rPr>
      </w:pPr>
      <w:del w:id="113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вывод системного журнала. Содержит Текст сообщения.</w:delText>
        </w:r>
      </w:del>
    </w:p>
    <w:p w14:paraId="3948F894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4" w:author="I TIX" w:date="2014-05-25T21:13:00Z"/>
          <w:rFonts w:ascii="Times New Roman" w:hAnsi="Times New Roman" w:cs="Times New Roman"/>
          <w:sz w:val="24"/>
          <w:szCs w:val="24"/>
        </w:rPr>
      </w:pPr>
      <w:del w:id="115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Экспорт в другие форматы. Содержит выбранный формат экспорта, Выбранный журнал для экспорта.</w:delText>
        </w:r>
      </w:del>
    </w:p>
    <w:p w14:paraId="3F751424" w14:textId="77777777" w:rsidR="00150908" w:rsidRPr="00966FAB" w:rsidRDefault="00150908">
      <w:pPr>
        <w:jc w:val="both"/>
        <w:rPr>
          <w:ins w:id="116" w:author="frostball@gmail.com" w:date="2014-05-25T17:42:00Z"/>
          <w:rFonts w:ascii="Times New Roman" w:hAnsi="Times New Roman" w:cs="Times New Roman"/>
        </w:rPr>
        <w:pPrChange w:id="117" w:author="I TIX" w:date="2014-05-25T21:13:00Z">
          <w:pPr/>
        </w:pPrChange>
      </w:pPr>
    </w:p>
    <w:p w14:paraId="099282C5" w14:textId="77777777" w:rsidR="003623B9" w:rsidRPr="00966FAB" w:rsidRDefault="003623B9" w:rsidP="00150908">
      <w:pPr>
        <w:rPr>
          <w:ins w:id="118" w:author="frostball@gmail.com" w:date="2014-05-25T17:42:00Z"/>
          <w:rFonts w:ascii="Times New Roman" w:hAnsi="Times New Roman" w:cs="Times New Roman"/>
        </w:rPr>
      </w:pPr>
    </w:p>
    <w:p w14:paraId="54AF834D" w14:textId="77777777" w:rsidR="003623B9" w:rsidRPr="00966FAB" w:rsidRDefault="003623B9" w:rsidP="00150908">
      <w:pPr>
        <w:rPr>
          <w:rFonts w:ascii="Times New Roman" w:hAnsi="Times New Roman" w:cs="Times New Roman"/>
        </w:rPr>
      </w:pPr>
    </w:p>
    <w:p w14:paraId="6C4D029A" w14:textId="77777777" w:rsidR="003D5000" w:rsidRPr="00966FAB" w:rsidRDefault="00076B92" w:rsidP="00C85D7A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del w:id="119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1.5 </w:delText>
        </w:r>
      </w:del>
      <w:bookmarkStart w:id="120" w:name="_Toc389130153"/>
      <w:r w:rsidRPr="00966FAB">
        <w:rPr>
          <w:rFonts w:ascii="Times New Roman" w:hAnsi="Times New Roman" w:cs="Times New Roman"/>
          <w:sz w:val="24"/>
          <w:szCs w:val="24"/>
        </w:rPr>
        <w:t>Выявленные актеры.</w:t>
      </w:r>
      <w:bookmarkEnd w:id="120"/>
    </w:p>
    <w:p w14:paraId="6169C1C8" w14:textId="77777777" w:rsidR="00076B92" w:rsidRPr="00966FAB" w:rsidRDefault="006E1821" w:rsidP="00C85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нашей системе будет </w:t>
      </w:r>
      <w:r w:rsidR="00F42B39" w:rsidRPr="00966FAB">
        <w:rPr>
          <w:rFonts w:ascii="Times New Roman" w:hAnsi="Times New Roman" w:cs="Times New Roman"/>
          <w:sz w:val="24"/>
          <w:szCs w:val="24"/>
        </w:rPr>
        <w:t>три</w:t>
      </w:r>
      <w:r w:rsidRPr="00966FAB">
        <w:rPr>
          <w:rFonts w:ascii="Times New Roman" w:hAnsi="Times New Roman" w:cs="Times New Roman"/>
          <w:sz w:val="24"/>
          <w:szCs w:val="24"/>
        </w:rPr>
        <w:t xml:space="preserve"> актера.</w:t>
      </w:r>
    </w:p>
    <w:p w14:paraId="313C0EF7" w14:textId="77777777" w:rsidR="006E1821" w:rsidRPr="00966FAB" w:rsidDel="003623B9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del w:id="121" w:author="frostball@gmail.com" w:date="2014-05-25T17:43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</w:t>
      </w:r>
      <w:ins w:id="122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ь( потребитель</w:t>
        </w:r>
      </w:ins>
      <w:ins w:id="123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4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)</w:t>
        </w:r>
      </w:ins>
      <w:ins w:id="125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,  который использует программу – клиент для получения отправленных сообщений и другой манипуляции с ними.</w:t>
        </w:r>
      </w:ins>
      <w:del w:id="126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ь. Он будет работать с интерфейсом системы, читать изменять или корректировать сообщения. </w:delText>
        </w:r>
      </w:del>
    </w:p>
    <w:p w14:paraId="6816F67D" w14:textId="77777777" w:rsidR="003623B9" w:rsidRPr="00966FAB" w:rsidRDefault="003623B9">
      <w:pPr>
        <w:pStyle w:val="a7"/>
        <w:numPr>
          <w:ilvl w:val="0"/>
          <w:numId w:val="4"/>
        </w:numPr>
        <w:spacing w:after="0" w:line="360" w:lineRule="auto"/>
        <w:jc w:val="both"/>
        <w:rPr>
          <w:ins w:id="127" w:author="frostball@gmail.com" w:date="2014-05-25T17:43:00Z"/>
          <w:rFonts w:ascii="Times New Roman" w:hAnsi="Times New Roman" w:cs="Times New Roman"/>
          <w:sz w:val="24"/>
          <w:szCs w:val="24"/>
        </w:rPr>
      </w:pPr>
    </w:p>
    <w:p w14:paraId="53FB14AB" w14:textId="77777777" w:rsidR="006E1821" w:rsidRPr="00966FAB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Сторонняя система</w:t>
      </w:r>
      <w:ins w:id="128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(программа </w:t>
        </w:r>
      </w:ins>
      <w:ins w:id="129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–</w:t>
        </w:r>
      </w:ins>
      <w:ins w:id="130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клиент)</w:t>
        </w:r>
      </w:ins>
      <w:r w:rsidRPr="00966FAB">
        <w:rPr>
          <w:rFonts w:ascii="Times New Roman" w:hAnsi="Times New Roman" w:cs="Times New Roman"/>
          <w:sz w:val="24"/>
          <w:szCs w:val="24"/>
        </w:rPr>
        <w:t>, программа</w:t>
      </w:r>
      <w:ins w:id="131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32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(или программист вручную)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которая</w:t>
      </w:r>
      <w:ins w:id="133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отправляет в </w:t>
        </w:r>
      </w:ins>
      <w:ins w:id="134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журнал операций для фиксации различные сообщения</w:t>
        </w:r>
      </w:ins>
      <w:del w:id="135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 будет передавать сообщения нашей системе</w:delText>
        </w:r>
      </w:del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6254B63E" w14:textId="77777777" w:rsidR="00EC1449" w:rsidRPr="00966FAB" w:rsidRDefault="00EC1449" w:rsidP="00C85D7A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del w:id="136" w:author="frostball@gmail.com" w:date="2014-05-25T17:46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истема которая позволяет производить изменения в бд и ловит сообщения</w:delText>
        </w:r>
      </w:del>
      <w:ins w:id="137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истема(</w:t>
        </w:r>
      </w:ins>
      <w:ins w:id="138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39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библиотека )</w:t>
        </w:r>
      </w:ins>
      <w:ins w:id="140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,которая занимается приёмом  от различных программ-клиентов,</w:t>
        </w:r>
      </w:ins>
      <w:ins w:id="141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2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фиксацией и др</w:t>
        </w:r>
      </w:ins>
      <w:ins w:id="143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>угими</w:t>
        </w:r>
      </w:ins>
      <w:ins w:id="144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различными </w:t>
        </w:r>
      </w:ins>
      <w:ins w:id="145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манипуляциями с сообщениями. А также </w:t>
        </w:r>
      </w:ins>
      <w:ins w:id="146" w:author="frostball@gmail.com" w:date="2014-05-25T17:49:00Z">
        <w:r w:rsidR="003623B9" w:rsidRPr="00966FAB">
          <w:rPr>
            <w:rFonts w:ascii="Times New Roman" w:hAnsi="Times New Roman" w:cs="Times New Roman"/>
            <w:sz w:val="24"/>
            <w:szCs w:val="24"/>
          </w:rPr>
          <w:t>передачей пользователю информации о сообщениях.</w:t>
        </w:r>
      </w:ins>
    </w:p>
    <w:p w14:paraId="66E0455C" w14:textId="77777777" w:rsidR="00F42B39" w:rsidRPr="00966FAB" w:rsidRDefault="00F42B39" w:rsidP="00C10A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4F2DF" wp14:editId="3D465870">
            <wp:extent cx="593407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B649" w14:textId="2C153A6D" w:rsidR="006E1821" w:rsidRPr="00966FAB" w:rsidRDefault="002A7B08" w:rsidP="002A7B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47" w:author="I TIX" w:date="2014-05-25T23:27:00Z">
        <w:r w:rsidR="00243F83" w:rsidRPr="00966FAB" w:rsidDel="006E0D45">
          <w:rPr>
            <w:rFonts w:ascii="Times New Roman" w:hAnsi="Times New Roman" w:cs="Times New Roman"/>
            <w:sz w:val="24"/>
            <w:szCs w:val="24"/>
          </w:rPr>
          <w:delText>2</w:delText>
        </w:r>
      </w:del>
      <w:ins w:id="148" w:author="I TIX" w:date="2014-05-25T23:27:00Z">
        <w:r w:rsidR="006E0D45" w:rsidRPr="00966FAB">
          <w:rPr>
            <w:rFonts w:ascii="Times New Roman" w:hAnsi="Times New Roman" w:cs="Times New Roman"/>
            <w:sz w:val="24"/>
            <w:szCs w:val="24"/>
          </w:rPr>
          <w:t>3</w:t>
        </w:r>
      </w:ins>
      <w:r w:rsidR="00A87AAB"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выявленные актеры журнала сообщений</w:t>
      </w:r>
    </w:p>
    <w:p w14:paraId="3C4ADC85" w14:textId="77777777" w:rsidR="006E1821" w:rsidRPr="00966FAB" w:rsidRDefault="006E1821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49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50" w:author="frostball@gmail.com" w:date="2014-05-25T17:50:00Z"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1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1.6 </w:delText>
        </w:r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2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153" w:name="_Toc389130154"/>
      <w:r w:rsidRPr="00966FAB">
        <w:rPr>
          <w:rFonts w:ascii="Times New Roman" w:hAnsi="Times New Roman" w:cs="Times New Roman"/>
          <w:b w:val="0"/>
          <w:sz w:val="24"/>
          <w:szCs w:val="24"/>
          <w:rPrChange w:id="154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  <w:t>Выявленные прецеденты</w:t>
      </w:r>
      <w:bookmarkEnd w:id="153"/>
    </w:p>
    <w:p w14:paraId="1EFAB788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</w:t>
      </w:r>
    </w:p>
    <w:p w14:paraId="135F8E63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Получение сообщения</w:t>
      </w:r>
    </w:p>
    <w:p w14:paraId="53E6255C" w14:textId="77777777" w:rsidR="00A87AAB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</w:t>
      </w:r>
    </w:p>
    <w:p w14:paraId="3F341982" w14:textId="77777777" w:rsidR="002A7B08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</w:t>
      </w:r>
    </w:p>
    <w:p w14:paraId="4CC356F5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</w:t>
      </w:r>
    </w:p>
    <w:p w14:paraId="7CEBE0D3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</w:t>
      </w:r>
    </w:p>
    <w:p w14:paraId="001CE71B" w14:textId="77777777" w:rsidR="00B558C3" w:rsidRPr="00966FAB" w:rsidRDefault="003623B9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55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bookmarkStart w:id="156" w:name="_Toc389130155"/>
      <w:ins w:id="157" w:author="frostball@gmail.com" w:date="2014-05-25T17:51:00Z">
        <w:r w:rsidRPr="00966FAB">
          <w:rPr>
            <w:rFonts w:ascii="Times New Roman" w:hAnsi="Times New Roman" w:cs="Times New Roman"/>
            <w:b w:val="0"/>
            <w:sz w:val="24"/>
            <w:szCs w:val="24"/>
            <w:rPrChange w:id="158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t>Д</w:t>
        </w:r>
      </w:ins>
      <w:del w:id="159" w:author="frostball@gmail.com" w:date="2014-05-25T17:51:00Z">
        <w:r w:rsidR="00B558C3"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60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1.7 д</w:delText>
        </w:r>
      </w:del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1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>иаграмма прецедентов</w:t>
      </w:r>
      <w:bookmarkEnd w:id="156"/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2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6FDAB260" w14:textId="77777777" w:rsidR="00B558C3" w:rsidRPr="00966FAB" w:rsidRDefault="00B558C3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3F9F63A" w14:textId="77777777" w:rsidR="008839A8" w:rsidRPr="00966FAB" w:rsidRDefault="00A87AAB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Ди</w:t>
      </w:r>
      <w:ins w:id="163" w:author="frostball@gmail.com" w:date="2014-05-25T17:51:00Z">
        <w:r w:rsidR="003623B9"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t>а</w:t>
        </w:r>
      </w:ins>
      <w:del w:id="164" w:author="frostball@gmail.com" w:date="2014-05-25T17:51:00Z">
        <w:r w:rsidRPr="00966FAB" w:rsidDel="003623B9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elText>о</w:delText>
        </w:r>
      </w:del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грамма</w:t>
      </w:r>
      <w:r w:rsidR="00023D57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основных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прециндентов Use Case, показана на рисунке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4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767DFC5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005419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A6FA28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B8B3E" wp14:editId="0BD9991A">
            <wp:extent cx="5638800" cy="3609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76A" w14:textId="77777777" w:rsidR="008839A8" w:rsidRPr="00966FAB" w:rsidRDefault="002A7B08" w:rsidP="002A7B08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243F83" w:rsidRPr="00966FAB">
        <w:rPr>
          <w:rFonts w:ascii="Times New Roman" w:hAnsi="Times New Roman" w:cs="Times New Roman"/>
          <w:sz w:val="24"/>
          <w:szCs w:val="24"/>
        </w:rPr>
        <w:t>4</w:t>
      </w:r>
      <w:r w:rsidR="00A87AAB"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диаграмма прецедентов для системы «журнал сообщений»</w:t>
      </w:r>
    </w:p>
    <w:p w14:paraId="4BD890E7" w14:textId="77777777" w:rsidR="00B558C3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ab/>
      </w:r>
      <w:bookmarkStart w:id="165" w:name="_Toc389130156"/>
      <w:ins w:id="166" w:author="frostball@gmail.com" w:date="2014-05-25T17:51:00Z">
        <w:r w:rsidR="003623B9" w:rsidRPr="00966FAB">
          <w:rPr>
            <w:rFonts w:ascii="Times New Roman" w:hAnsi="Times New Roman" w:cs="Times New Roman"/>
            <w:sz w:val="24"/>
            <w:szCs w:val="24"/>
          </w:rPr>
          <w:t>О</w:t>
        </w:r>
      </w:ins>
      <w:del w:id="167" w:author="frostball@gmail.com" w:date="2014-05-25T17:51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1.8 о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писание </w:t>
      </w:r>
      <w:r w:rsidR="000B56A4" w:rsidRPr="00966FAB">
        <w:rPr>
          <w:rFonts w:ascii="Times New Roman" w:hAnsi="Times New Roman" w:cs="Times New Roman"/>
          <w:sz w:val="24"/>
          <w:szCs w:val="24"/>
        </w:rPr>
        <w:t>прецедентов</w:t>
      </w:r>
      <w:bookmarkEnd w:id="165"/>
    </w:p>
    <w:p w14:paraId="4E3BCE20" w14:textId="77777777" w:rsidR="00A87AAB" w:rsidRPr="00966FAB" w:rsidRDefault="00A87AAB" w:rsidP="00A87AAB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75F842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сообщения: сторонняя система или программист отправляет сообщения системе «журнал сообщений»</w:t>
      </w:r>
    </w:p>
    <w:p w14:paraId="565DC6E6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Получение сообщения: система «журнал сообщений» принимает сообщение от сторонней системы. </w:t>
      </w:r>
    </w:p>
    <w:p w14:paraId="66A4539F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БД: принятое сообщение записывается в базу данных.</w:t>
      </w:r>
    </w:p>
    <w:p w14:paraId="4928F47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сообщений: по запросу пользователя из  БД система выводит на экран журнал сообщений.</w:t>
      </w:r>
    </w:p>
    <w:p w14:paraId="433692A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сообщений: позволяет пользователю вести поиск по журналу сообщений, и просматривать оставленные сообщения</w:t>
      </w:r>
    </w:p>
    <w:p w14:paraId="1FA4F75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форматы: позволяет пользователю сохранять журнал сообщений в других форматах.</w:t>
      </w:r>
    </w:p>
    <w:p w14:paraId="16B0D8C9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1979624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60BAF2D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7F01ECED" w14:textId="77777777" w:rsidR="008839A8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del w:id="168" w:author="frostball@gmail.com" w:date="2014-05-25T17:52:00Z">
        <w:r w:rsidRPr="00966FAB" w:rsidDel="00131C9C">
          <w:rPr>
            <w:rFonts w:ascii="Times New Roman" w:hAnsi="Times New Roman" w:cs="Times New Roman"/>
            <w:sz w:val="24"/>
            <w:szCs w:val="24"/>
          </w:rPr>
          <w:delText xml:space="preserve">1.9 </w:delText>
        </w:r>
      </w:del>
      <w:bookmarkStart w:id="169" w:name="_Toc389130157"/>
      <w:r w:rsidRPr="00966FAB">
        <w:rPr>
          <w:rFonts w:ascii="Times New Roman" w:hAnsi="Times New Roman" w:cs="Times New Roman"/>
          <w:sz w:val="24"/>
          <w:szCs w:val="24"/>
        </w:rPr>
        <w:t>Перечень критических рисков</w:t>
      </w:r>
      <w:bookmarkEnd w:id="169"/>
    </w:p>
    <w:p w14:paraId="07EB385C" w14:textId="77777777" w:rsidR="008839A8" w:rsidRPr="00966FAB" w:rsidRDefault="000B56A4" w:rsidP="000B56A4">
      <w:pPr>
        <w:tabs>
          <w:tab w:val="left" w:pos="133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Выделяют три категории источников риска: проектный риск, технический риск,  коммерческий риск. </w:t>
      </w:r>
    </w:p>
    <w:p w14:paraId="65DDE96D" w14:textId="77777777" w:rsidR="008839A8" w:rsidRPr="00966FAB" w:rsidRDefault="000B56A4" w:rsidP="00BA0C8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Для данного проекта наиболее значимый коммерческий риск, и иметься проектный риск. Технический риск </w:t>
      </w:r>
      <w:del w:id="170" w:author="frostball@gmail.com" w:date="2014-05-25T17:53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незначителен</w:delText>
        </w:r>
      </w:del>
      <w:ins w:id="171" w:author="frostball@gmail.com" w:date="2014-05-25T17:53:00Z">
        <w:r w:rsidR="00F31A78" w:rsidRPr="00966FAB">
          <w:rPr>
            <w:rFonts w:ascii="Times New Roman" w:hAnsi="Times New Roman" w:cs="Times New Roman"/>
            <w:sz w:val="24"/>
            <w:szCs w:val="24"/>
          </w:rPr>
          <w:t>заключается в сложности реализации подобного рода систем работающих под высокой нагрузкой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. Поскольку на рынке уже имеются такие системы, коммерческие риски наиболее значительны. </w:t>
      </w:r>
      <w:r w:rsidR="00CA0694" w:rsidRPr="00966FAB">
        <w:rPr>
          <w:rFonts w:ascii="Times New Roman" w:hAnsi="Times New Roman" w:cs="Times New Roman"/>
          <w:sz w:val="24"/>
          <w:szCs w:val="24"/>
        </w:rPr>
        <w:t>Коммерческие</w:t>
      </w:r>
      <w:r w:rsidRPr="00966FAB">
        <w:rPr>
          <w:rFonts w:ascii="Times New Roman" w:hAnsi="Times New Roman" w:cs="Times New Roman"/>
          <w:sz w:val="24"/>
          <w:szCs w:val="24"/>
        </w:rPr>
        <w:t xml:space="preserve"> риски значимые для этого проекта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50E9CB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не требующегося на рынке;</w:t>
      </w:r>
    </w:p>
    <w:p w14:paraId="7425D980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ins w:id="172" w:author="frostball@gmail.com" w:date="2014-05-25T17:57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отстающего от требований рынка;</w:t>
      </w:r>
    </w:p>
    <w:p w14:paraId="6B15EBA6" w14:textId="77777777" w:rsidR="00F31A78" w:rsidRPr="00966FAB" w:rsidRDefault="00F31A78">
      <w:p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rPrChange w:id="173" w:author="frostball@gmail.com" w:date="2014-05-25T17:57:00Z">
            <w:rPr/>
          </w:rPrChange>
        </w:rPr>
        <w:pPrChange w:id="174" w:author="frostball@gmail.com" w:date="2014-05-25T17:57:00Z">
          <w:pPr>
            <w:pStyle w:val="a7"/>
            <w:numPr>
              <w:numId w:val="5"/>
            </w:numPr>
            <w:tabs>
              <w:tab w:val="left" w:pos="1335"/>
            </w:tabs>
            <w:spacing w:after="0" w:line="360" w:lineRule="auto"/>
            <w:ind w:left="1069" w:hanging="360"/>
            <w:jc w:val="both"/>
          </w:pPr>
        </w:pPrChange>
      </w:pPr>
      <w:ins w:id="175" w:author="frostball@gmail.com" w:date="2014-05-25T17:57:00Z">
        <w:r w:rsidRPr="00966FAB">
          <w:rPr>
            <w:rFonts w:ascii="Times New Roman" w:hAnsi="Times New Roman" w:cs="Times New Roman"/>
            <w:sz w:val="24"/>
            <w:szCs w:val="24"/>
          </w:rPr>
          <w:t>Поэтому следует скорее запустить приложение и собрать первые отклики пользователей, для  улучшения коммерческой привлекательности приложения.</w:t>
        </w:r>
      </w:ins>
    </w:p>
    <w:p w14:paraId="42FE2BBA" w14:textId="77777777" w:rsidR="000B56A4" w:rsidRPr="00966FAB" w:rsidRDefault="000B56A4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Значимые проектные риски: не уложиться в бюджет, нехватка ресурсов и </w:t>
      </w:r>
      <w:r w:rsidR="00CA0694" w:rsidRPr="00966FAB">
        <w:rPr>
          <w:rFonts w:ascii="Times New Roman" w:hAnsi="Times New Roman" w:cs="Times New Roman"/>
          <w:sz w:val="24"/>
          <w:szCs w:val="24"/>
        </w:rPr>
        <w:t>персонала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BE0521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sz w:val="24"/>
          <w:szCs w:val="24"/>
        </w:rPr>
      </w:pPr>
    </w:p>
    <w:p w14:paraId="57BB10A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76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77" w:author="frostball@gmail.com" w:date="2014-05-25T17:54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78" w:author="frostball@gmail.com" w:date="2014-05-25T17:5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1.10 </w:delText>
        </w:r>
      </w:del>
      <w:bookmarkStart w:id="179" w:name="_Toc389130158"/>
      <w:r w:rsidRPr="00966FAB">
        <w:rPr>
          <w:rFonts w:ascii="Times New Roman" w:hAnsi="Times New Roman" w:cs="Times New Roman"/>
          <w:b w:val="0"/>
          <w:sz w:val="24"/>
          <w:szCs w:val="24"/>
          <w:rPrChange w:id="180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  <w:t>Список приоритетов прецедентов.</w:t>
      </w:r>
      <w:bookmarkEnd w:id="179"/>
    </w:p>
    <w:p w14:paraId="3E7BBD8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C21AC9F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Приоритет 1. </w:t>
      </w:r>
      <w:r w:rsidR="00CA0694" w:rsidRPr="00966FAB">
        <w:rPr>
          <w:rFonts w:ascii="Times New Roman" w:hAnsi="Times New Roman" w:cs="Times New Roman"/>
          <w:sz w:val="24"/>
          <w:szCs w:val="24"/>
        </w:rPr>
        <w:t xml:space="preserve">Наиболее приоритетные прецеденты: </w:t>
      </w:r>
      <w:del w:id="181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Получение сообщения</w:delText>
        </w:r>
      </w:del>
      <w:ins w:id="182" w:author="frostball@gmail.com" w:date="2014-05-25T17:54:00Z">
        <w:r w:rsidR="00F31A78" w:rsidRPr="00966FAB">
          <w:rPr>
            <w:rFonts w:ascii="Times New Roman" w:hAnsi="Times New Roman" w:cs="Times New Roman"/>
            <w:sz w:val="24"/>
            <w:szCs w:val="24"/>
          </w:rPr>
          <w:t>Отправка сообщений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, </w:t>
      </w:r>
      <w:ins w:id="183" w:author="frostball@gmail.com" w:date="2014-05-25T17:55:00Z">
        <w:r w:rsidR="00F31A78" w:rsidRPr="00966FAB">
          <w:rPr>
            <w:rFonts w:ascii="Times New Roman" w:hAnsi="Times New Roman" w:cs="Times New Roman"/>
            <w:sz w:val="24"/>
            <w:szCs w:val="24"/>
          </w:rPr>
          <w:t xml:space="preserve">Получение сообщений, </w:t>
        </w:r>
      </w:ins>
      <w:r w:rsidRPr="00966FAB">
        <w:rPr>
          <w:rFonts w:ascii="Times New Roman" w:hAnsi="Times New Roman" w:cs="Times New Roman"/>
          <w:sz w:val="24"/>
          <w:szCs w:val="24"/>
        </w:rPr>
        <w:t>Запись сообщения в БД.</w:t>
      </w:r>
      <w:r w:rsidR="00A62B91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E8106D" w14:textId="77777777" w:rsidR="00071C88" w:rsidRPr="00966FAB" w:rsidRDefault="00071C88" w:rsidP="00071C88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2. Средние по значимости прецеденты:</w:t>
      </w:r>
      <w:r w:rsidRPr="00966FAB">
        <w:rPr>
          <w:rFonts w:ascii="Times New Roman" w:hAnsi="Times New Roman" w:cs="Times New Roman"/>
        </w:rPr>
        <w:t xml:space="preserve">  </w:t>
      </w:r>
      <w:del w:id="184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Получение сообщения,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сообщений, Вывод сообщений.</w:t>
      </w:r>
    </w:p>
    <w:p w14:paraId="3BCAF612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3. Низкие по значимости прецеденты: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экспорт в другие форматы</w:t>
      </w:r>
      <w:del w:id="185" w:author="frostball@gmail.com" w:date="2014-05-25T17:55:00Z">
        <w:r w:rsidR="002C0B35" w:rsidRPr="00966FAB" w:rsidDel="00F31A78">
          <w:rPr>
            <w:rFonts w:ascii="Times New Roman" w:hAnsi="Times New Roman" w:cs="Times New Roman"/>
            <w:sz w:val="24"/>
            <w:szCs w:val="24"/>
          </w:rPr>
          <w:delText>,</w:delText>
        </w:r>
        <w:r w:rsidR="00EE6583"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 отправка сообщения</w:delText>
        </w:r>
      </w:del>
      <w:r w:rsidR="00EE6583" w:rsidRPr="00966FAB">
        <w:rPr>
          <w:rFonts w:ascii="Times New Roman" w:hAnsi="Times New Roman" w:cs="Times New Roman"/>
          <w:sz w:val="24"/>
          <w:szCs w:val="24"/>
        </w:rPr>
        <w:t>.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( отправкой сообщений занимается другая система).</w:t>
      </w:r>
    </w:p>
    <w:p w14:paraId="744EED86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2FB177B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86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87" w:author="frostball@gmail.com" w:date="2014-05-25T17:55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88" w:author="frostball@gmail.com" w:date="2014-05-25T17:5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1.11 </w:delText>
        </w:r>
      </w:del>
      <w:bookmarkStart w:id="189" w:name="_Toc389130159"/>
      <w:r w:rsidRPr="00966FAB">
        <w:rPr>
          <w:rFonts w:ascii="Times New Roman" w:hAnsi="Times New Roman" w:cs="Times New Roman"/>
          <w:b w:val="0"/>
          <w:sz w:val="24"/>
          <w:szCs w:val="24"/>
          <w:rPrChange w:id="190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  <w:t>Описание возможной архитектуры</w:t>
      </w:r>
      <w:bookmarkEnd w:id="189"/>
    </w:p>
    <w:p w14:paraId="45C08F71" w14:textId="77777777" w:rsidR="00CA0694" w:rsidRPr="00966FAB" w:rsidRDefault="007059A8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Изначальный выбор архитектуры, учитывает основные технические и функциональные структурные компоненты и связи между ними. На рисунке 5 показана базовая архитектура журнала сообщений.</w:t>
      </w:r>
    </w:p>
    <w:p w14:paraId="67C56CDE" w14:textId="77777777" w:rsidR="00DE76FE" w:rsidRPr="00973759" w:rsidRDefault="00DE76FE" w:rsidP="00DE76FE">
      <w:pPr>
        <w:spacing w:line="360" w:lineRule="auto"/>
        <w:ind w:left="-567" w:firstLine="567"/>
        <w:jc w:val="both"/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</w:pP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Архитектура - это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набор значимых решений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по поводу организации системы программного обеспечения, набор 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структурных элементов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и их интерфейсов, при помощи которых компонуется система, вместе с их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поведением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, определяемым во взаимодействии между этими элементами,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компоновка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элементов в постепенно укрупняющиеся подсистемы, а также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стиль архитектуры,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который направляет эту организацию -- элементы и их интерфейсы, взаимодействия и компоновку.</w:t>
      </w:r>
    </w:p>
    <w:p w14:paraId="1BEE5FA9" w14:textId="77777777" w:rsidR="00DE76FE" w:rsidRDefault="00DE76FE" w:rsidP="00DE76FE">
      <w:pPr>
        <w:spacing w:line="360" w:lineRule="auto"/>
        <w:ind w:left="-567" w:firstLine="567"/>
        <w:jc w:val="both"/>
        <w:rPr>
          <w:rStyle w:val="ae"/>
          <w:rFonts w:cs="Arial"/>
          <w:i w:val="0"/>
          <w:color w:val="000000"/>
          <w:szCs w:val="24"/>
          <w:shd w:val="clear" w:color="auto" w:fill="FFFFFF"/>
        </w:rPr>
      </w:pP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lastRenderedPageBreak/>
        <w:t>Архитектура программного обеспечения системы или набора систем состоит из всех важных проектных решений по поводу структур программы и взаимодействий между этими структурами, которые составляют системы. Проектные решения обеспечивают желаемый набор свойств, которые должна поддерживать система, чтобы быть успешной. Проектные решения предоставляют концептуальную основу для разработки системы, ее поддержки и обслуживания</w:t>
      </w:r>
      <w:r>
        <w:rPr>
          <w:rStyle w:val="ae"/>
          <w:rFonts w:cs="Arial"/>
          <w:color w:val="000000"/>
          <w:szCs w:val="24"/>
          <w:shd w:val="clear" w:color="auto" w:fill="FFFFFF"/>
        </w:rPr>
        <w:t>.</w:t>
      </w:r>
    </w:p>
    <w:p w14:paraId="00120464" w14:textId="22D89629" w:rsidR="004213A9" w:rsidRPr="00966FAB" w:rsidRDefault="00DE76FE" w:rsidP="00DE76FE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D32A2D" wp14:editId="0105CEE0">
            <wp:extent cx="5934075" cy="449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6E0" w14:textId="77777777" w:rsidR="00243F83" w:rsidRPr="00966FAB" w:rsidRDefault="00243F83" w:rsidP="00243F83">
      <w:pPr>
        <w:tabs>
          <w:tab w:val="left" w:pos="1335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5. Базовая архитектура журнала сообщений.</w:t>
      </w:r>
    </w:p>
    <w:p w14:paraId="67C34234" w14:textId="77777777" w:rsidR="004213A9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</w:t>
      </w:r>
      <w:r w:rsidR="004213A9" w:rsidRPr="00966FAB">
        <w:rPr>
          <w:rFonts w:ascii="Times New Roman" w:hAnsi="Times New Roman" w:cs="Times New Roman"/>
          <w:sz w:val="24"/>
          <w:szCs w:val="24"/>
        </w:rPr>
        <w:t>бобщенные механизмы проектирования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</w:p>
    <w:p w14:paraId="48CFC2C5" w14:textId="77777777" w:rsidR="004213A9" w:rsidRPr="00966FAB" w:rsidRDefault="000C0C86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Буем использовать каскадную модель проектирования (классический жизненный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цикл), поскольку он  дает план и временной график по всем этапам проекта, упорядочивает ход конструирования. Проект нам надо сдать уже готовый.</w:t>
      </w:r>
    </w:p>
    <w:p w14:paraId="656FDF66" w14:textId="77777777" w:rsidR="00C8174C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r w:rsidR="00C8174C" w:rsidRPr="00966FAB">
        <w:rPr>
          <w:rFonts w:ascii="Times New Roman" w:hAnsi="Times New Roman" w:cs="Times New Roman"/>
          <w:sz w:val="24"/>
          <w:szCs w:val="24"/>
        </w:rPr>
        <w:t>истемное ПО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5B4DEB" w14:textId="19135E8E" w:rsidR="00690B33" w:rsidRPr="00966FAB" w:rsidRDefault="00690B33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языка программирования был выбран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D2F9A">
        <w:rPr>
          <w:rFonts w:ascii="Times New Roman" w:hAnsi="Times New Roman" w:cs="Times New Roman"/>
          <w:sz w:val="24"/>
          <w:szCs w:val="24"/>
        </w:rPr>
        <w:t>#</w:t>
      </w:r>
      <w:r w:rsidRPr="00966FAB">
        <w:rPr>
          <w:rFonts w:ascii="Times New Roman" w:hAnsi="Times New Roman" w:cs="Times New Roman"/>
          <w:sz w:val="24"/>
          <w:szCs w:val="24"/>
        </w:rPr>
        <w:t xml:space="preserve">,в качестве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>реш</w:t>
      </w:r>
      <w:r w:rsidR="00C8174C" w:rsidRPr="00966FAB">
        <w:rPr>
          <w:rFonts w:ascii="Times New Roman" w:hAnsi="Times New Roman" w:cs="Times New Roman"/>
          <w:sz w:val="24"/>
          <w:szCs w:val="24"/>
        </w:rPr>
        <w:t>е</w:t>
      </w:r>
      <w:r w:rsidRPr="00966FAB">
        <w:rPr>
          <w:rFonts w:ascii="Times New Roman" w:hAnsi="Times New Roman" w:cs="Times New Roman"/>
          <w:sz w:val="24"/>
          <w:szCs w:val="24"/>
        </w:rPr>
        <w:t>но использовать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isual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2013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</w:rPr>
        <w:t>, диаграммы на Software IdeasModeller,</w:t>
      </w:r>
      <w:r w:rsidR="00004CDB" w:rsidRPr="00966FAB">
        <w:rPr>
          <w:rFonts w:ascii="Times New Roman" w:hAnsi="Times New Roman" w:cs="Times New Roman"/>
        </w:rPr>
        <w:t xml:space="preserve"> </w:t>
      </w:r>
      <w:r w:rsidR="00004CDB" w:rsidRPr="00966FAB">
        <w:rPr>
          <w:rFonts w:ascii="Times New Roman" w:hAnsi="Times New Roman" w:cs="Times New Roman"/>
          <w:sz w:val="24"/>
          <w:szCs w:val="24"/>
        </w:rPr>
        <w:t>MS Project,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БД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ql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Compact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, на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059A8" w:rsidRPr="00966FAB">
        <w:rPr>
          <w:rFonts w:ascii="Times New Roman" w:hAnsi="Times New Roman" w:cs="Times New Roman"/>
          <w:sz w:val="24"/>
          <w:szCs w:val="24"/>
        </w:rPr>
        <w:t xml:space="preserve"> 8</w:t>
      </w:r>
      <w:r w:rsidRPr="000D2F9A">
        <w:rPr>
          <w:rFonts w:ascii="Times New Roman" w:hAnsi="Times New Roman" w:cs="Times New Roman"/>
          <w:sz w:val="24"/>
          <w:szCs w:val="24"/>
        </w:rPr>
        <w:t xml:space="preserve"> 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0D2F9A">
        <w:rPr>
          <w:rFonts w:ascii="Times New Roman" w:hAnsi="Times New Roman" w:cs="Times New Roman"/>
          <w:sz w:val="24"/>
          <w:szCs w:val="24"/>
        </w:rPr>
        <w:t xml:space="preserve"> 4.5.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Также была использована библиотека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Pr="000D2F9A">
        <w:rPr>
          <w:rFonts w:ascii="Times New Roman" w:hAnsi="Times New Roman" w:cs="Times New Roman"/>
          <w:sz w:val="24"/>
          <w:szCs w:val="24"/>
        </w:rPr>
        <w:t>6.1 .</w:t>
      </w:r>
      <w:r w:rsidRPr="00966FAB">
        <w:rPr>
          <w:rFonts w:ascii="Times New Roman" w:hAnsi="Times New Roman" w:cs="Times New Roman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Данный стек технологий был выбран в главной причине по тому, что он позволяет организовать максимально быстро процесс </w:t>
      </w:r>
      <w:r w:rsidRPr="00966FAB">
        <w:rPr>
          <w:rFonts w:ascii="Times New Roman" w:hAnsi="Times New Roman" w:cs="Times New Roman"/>
          <w:sz w:val="24"/>
          <w:szCs w:val="24"/>
        </w:rPr>
        <w:lastRenderedPageBreak/>
        <w:t xml:space="preserve">разработки под ОС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альтернативы были рассмотрены платформы Qt + SQLite и Java + SqlLite. Первая была отвергнута по причине высокого порога вхождения для начала разработки, вторая по причине сложности создания системных утилит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системы контроля версий, как стандарт де факто с расположением репозитория по адресу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htts</w:t>
      </w:r>
      <w:r w:rsidRPr="000D2F9A">
        <w:rPr>
          <w:rFonts w:ascii="Times New Roman" w:hAnsi="Times New Roman" w:cs="Times New Roman"/>
          <w:sz w:val="24"/>
          <w:szCs w:val="24"/>
        </w:rPr>
        <w:t>://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ReiReiRei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winhistory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ab/>
      </w:r>
    </w:p>
    <w:p w14:paraId="2460F22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63582CD" w14:textId="77777777" w:rsidR="000B56A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9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2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3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1.12 </w:delText>
        </w:r>
      </w:del>
      <w:bookmarkStart w:id="194" w:name="_Toc389130160"/>
      <w:r w:rsidRPr="00966FAB">
        <w:rPr>
          <w:rFonts w:ascii="Times New Roman" w:hAnsi="Times New Roman" w:cs="Times New Roman"/>
          <w:b w:val="0"/>
          <w:sz w:val="24"/>
          <w:szCs w:val="24"/>
          <w:rPrChange w:id="195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Начальная оценка стоимости, затрат и длительности проекта</w:t>
      </w:r>
      <w:bookmarkEnd w:id="194"/>
    </w:p>
    <w:p w14:paraId="3DE7CFC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11A24CA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Используется конструктивная модель стоимости (COCOMO II), этапа композиции приложения на основе объектных указателей.</w:t>
      </w:r>
    </w:p>
    <w:p w14:paraId="63020EA8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использует 1 экран и 1 отчет. Экран используемый системой, это экран интерфейса пользователя, определяется как «простой» (количество представлений &lt;7 и &lt;4 таблиц данных). Отчет так же является простым так как содержит одну таблицу данных.</w:t>
      </w:r>
    </w:p>
    <w:p w14:paraId="60F9227D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Процент повторного использования программных компонентов %REUSE  равен  нулю (новый проект). Таким образом, количество новых объектных указателей (NOP) = (Объектные указатели) х [(100 - %REUSE) /100] = 3 х (100 – 0)/100 = 3.</w:t>
      </w:r>
    </w:p>
    <w:p w14:paraId="50AD0A73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Скорость разработки (PROD), рассчитывается как номинальная (учитывая высокую зрелость среды разработки и</w:t>
      </w:r>
      <w:r w:rsidR="00427F37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низкий опыт разработчиков). PROD = </w:t>
      </w:r>
      <w:r w:rsidR="0041258A" w:rsidRPr="00966FAB">
        <w:rPr>
          <w:rFonts w:ascii="Times New Roman" w:hAnsi="Times New Roman" w:cs="Times New Roman"/>
          <w:sz w:val="24"/>
          <w:szCs w:val="24"/>
        </w:rPr>
        <w:t>13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1976ACF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Затраты, вычисляются формулой:</w:t>
      </w:r>
    </w:p>
    <w:p w14:paraId="78D6CC6E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 = NOP /PROD [чел.-мес] = 3/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13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[чел.-мес]</w:t>
      </w:r>
    </w:p>
    <w:p w14:paraId="636DA174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Далее, вычисляется стоимость проекта, учитывая среднее значение рабочего коэффициента равен $1 000 за чел.-месяц (рекомендуется брать 15000 но студенты мало получают):</w:t>
      </w:r>
    </w:p>
    <w:p w14:paraId="7FD7C4F7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СТОИМОСТЬ = ЗАТРАТЫ х РАБ_ КОЭФ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х $1000 = $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30</w:t>
      </w:r>
    </w:p>
    <w:p w14:paraId="13AC322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Для вычисления оценки длительности разработки используется расчет характеристики масштабных факторов, показанный на таблице 2.</w:t>
      </w:r>
    </w:p>
    <w:p w14:paraId="500D479A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2880D0B0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70D2BF6F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966FAB">
        <w:rPr>
          <w:rFonts w:ascii="Times New Roman" w:eastAsia="Calibri" w:hAnsi="Times New Roman" w:cs="Times New Roman"/>
          <w:i/>
          <w:sz w:val="28"/>
          <w:szCs w:val="28"/>
        </w:rPr>
        <w:t>Таблица 2.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589"/>
        <w:gridCol w:w="1210"/>
        <w:gridCol w:w="5056"/>
      </w:tblGrid>
      <w:tr w:rsidR="003E2E3C" w:rsidRPr="00966FAB" w14:paraId="3D46023E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06FAC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М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асштабный фактор (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>W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)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D0D03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Значение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D06882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3E2E3C" w:rsidRPr="00966FAB" w14:paraId="59F6B27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D0D52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 xml:space="preserve">Предсказуемость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PREC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8DD75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8BEC57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низкий опыт в разработке данной программы</w:t>
            </w:r>
          </w:p>
        </w:tc>
      </w:tr>
      <w:tr w:rsidR="003E2E3C" w:rsidRPr="00966FAB" w14:paraId="3AF558B2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29C94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Гибкость разработки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FLEX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1CD77C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836638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клиент установил общие цели, и дал идеи осуществляемого процесса</w:t>
            </w:r>
          </w:p>
        </w:tc>
      </w:tr>
      <w:tr w:rsidR="003E2E3C" w:rsidRPr="00966FAB" w14:paraId="4C8AE8C4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588325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Разрешение архитектуры /риска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RESL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BAC24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01C261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 анализ рисков</w:t>
            </w:r>
          </w:p>
        </w:tc>
      </w:tr>
      <w:tr w:rsidR="003E2E3C" w:rsidRPr="00966FAB" w14:paraId="13291598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1085C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Связность группы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CE86C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B980C9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уровень взаимодействия выше среднего</w:t>
            </w:r>
          </w:p>
        </w:tc>
      </w:tr>
      <w:tr w:rsidR="003E2E3C" w:rsidRPr="00966FAB" w14:paraId="5FC506A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A2E160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Зрелость процесса РМАТ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50ED72A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6145F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для оценки зрелости процесса в организации, берется номинальное значение</w:t>
            </w:r>
          </w:p>
        </w:tc>
      </w:tr>
    </w:tbl>
    <w:p w14:paraId="249D98FA" w14:textId="77777777" w:rsidR="003E2E3C" w:rsidRPr="00966FAB" w:rsidRDefault="003E2E3C" w:rsidP="003E2E3C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D0273E7" w14:textId="77777777" w:rsidR="003E2E3C" w:rsidRPr="00966FAB" w:rsidRDefault="003E2E3C" w:rsidP="003E2E3C">
      <w:pPr>
        <w:shd w:val="clear" w:color="auto" w:fill="FFFFFF"/>
        <w:ind w:firstLine="284"/>
        <w:jc w:val="center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i/>
          <w:position w:val="-28"/>
          <w:sz w:val="24"/>
          <w:lang w:val="es-EC"/>
        </w:rPr>
        <w:object w:dxaOrig="2520" w:dyaOrig="900" w14:anchorId="56DE28A3">
          <v:shape id="_x0000_i1025" type="#_x0000_t75" style="width:126pt;height:45pt" o:ole="" fillcolor="window">
            <v:imagedata r:id="rId15" o:title=""/>
          </v:shape>
          <o:OLEObject Type="Embed" ProgID="Equation.3" ShapeID="_x0000_i1025" DrawAspect="Content" ObjectID="_1462878249" r:id="rId16"/>
        </w:objec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722550E3" w14:textId="77777777" w:rsidR="003E2E3C" w:rsidRPr="00966FAB" w:rsidRDefault="003E2E3C" w:rsidP="003E2E3C">
      <w:pPr>
        <w:jc w:val="center"/>
        <w:rPr>
          <w:rFonts w:ascii="Times New Roman" w:hAnsi="Times New Roman" w:cs="Times New Roman"/>
          <w:sz w:val="32"/>
        </w:rPr>
      </w:pPr>
      <w:r w:rsidRPr="00966FAB">
        <w:rPr>
          <w:rFonts w:ascii="Times New Roman" w:hAnsi="Times New Roman" w:cs="Times New Roman"/>
          <w:i/>
          <w:sz w:val="32"/>
        </w:rPr>
        <w:t xml:space="preserve">В = </w:t>
      </w:r>
      <w:r w:rsidRPr="00966FAB">
        <w:rPr>
          <w:rFonts w:ascii="Times New Roman" w:hAnsi="Times New Roman" w:cs="Times New Roman"/>
          <w:sz w:val="32"/>
        </w:rPr>
        <w:t>1,01 + 0,01 (4 + 4 + 3 + 2 + 3) = 1,17</w:t>
      </w:r>
    </w:p>
    <w:p w14:paraId="1C9D0AD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После определения затрат и стоимости отцениваем длительность разработки:</w:t>
      </w:r>
    </w:p>
    <w:p w14:paraId="4FB626BC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i/>
          <w:sz w:val="28"/>
          <w:szCs w:val="28"/>
        </w:rPr>
        <w:t>TDEV</w:t>
      </w:r>
      <w:r w:rsidRPr="00966FAB">
        <w:rPr>
          <w:rFonts w:ascii="Times New Roman" w:hAnsi="Times New Roman" w:cs="Times New Roman"/>
          <w:sz w:val="28"/>
          <w:szCs w:val="28"/>
        </w:rPr>
        <w:t xml:space="preserve"> = [3,0х(ЗАТРАТЫ)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hAnsi="Times New Roman" w:cs="Times New Roman"/>
          <w:sz w:val="28"/>
          <w:szCs w:val="28"/>
        </w:rPr>
        <w:t>] х SCEDPercentage/100 [мес]</w:t>
      </w:r>
    </w:p>
    <w:p w14:paraId="19F8D676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SCEDPercentage — процент увеличения (уменьшения) номинального графика. Учитывая рекомендацию, полученную при анализе проектного риска, имеем SCEDPercentage =</w:t>
      </w:r>
      <w:r w:rsidRPr="00966FAB">
        <w:rPr>
          <w:rFonts w:ascii="Times New Roman" w:hAnsi="Times New Roman" w:cs="Times New Roman"/>
          <w:color w:val="00B050"/>
          <w:sz w:val="28"/>
          <w:szCs w:val="28"/>
        </w:rPr>
        <w:t xml:space="preserve"> 40</w:t>
      </w:r>
      <w:r w:rsidRPr="00966FAB">
        <w:rPr>
          <w:rFonts w:ascii="Times New Roman" w:hAnsi="Times New Roman" w:cs="Times New Roman"/>
          <w:sz w:val="28"/>
          <w:szCs w:val="28"/>
        </w:rPr>
        <w:t>. Таким образом, получаем длительность:</w:t>
      </w:r>
    </w:p>
    <w:p w14:paraId="7A483060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TDEV = [3,0х(0,</w:t>
      </w:r>
      <w:r w:rsidR="0041258A" w:rsidRPr="00966FAB">
        <w:rPr>
          <w:rFonts w:ascii="Times New Roman" w:hAnsi="Times New Roman" w:cs="Times New Roman"/>
          <w:sz w:val="28"/>
          <w:szCs w:val="28"/>
        </w:rPr>
        <w:t>2</w:t>
      </w:r>
      <w:r w:rsidRPr="00966FAB">
        <w:rPr>
          <w:rFonts w:ascii="Times New Roman" w:hAnsi="Times New Roman" w:cs="Times New Roman"/>
          <w:sz w:val="28"/>
          <w:szCs w:val="28"/>
        </w:rPr>
        <w:t>3)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(0,33+0,2(1,17-1,01))</w:t>
      </w:r>
      <w:r w:rsidRPr="00966FAB">
        <w:rPr>
          <w:rFonts w:ascii="Times New Roman" w:hAnsi="Times New Roman" w:cs="Times New Roman"/>
          <w:sz w:val="28"/>
          <w:szCs w:val="28"/>
        </w:rPr>
        <w:t>]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>х 40/100 = 0.</w:t>
      </w:r>
      <w:r w:rsidR="0041258A" w:rsidRPr="00966FAB">
        <w:rPr>
          <w:rFonts w:ascii="Times New Roman" w:hAnsi="Times New Roman" w:cs="Times New Roman"/>
          <w:sz w:val="28"/>
          <w:szCs w:val="28"/>
        </w:rPr>
        <w:t>7</w:t>
      </w:r>
      <w:r w:rsidRPr="00966FAB">
        <w:rPr>
          <w:rFonts w:ascii="Times New Roman" w:hAnsi="Times New Roman" w:cs="Times New Roman"/>
          <w:sz w:val="28"/>
          <w:szCs w:val="28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ab/>
        <w:t>[мес]</w:t>
      </w:r>
    </w:p>
    <w:p w14:paraId="3E74C5F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0DB6E9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D2DA8B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BAE2781" w14:textId="77777777" w:rsidR="002B4024" w:rsidRPr="00966FAB" w:rsidRDefault="002B4024" w:rsidP="00C43BBB">
      <w:pPr>
        <w:pStyle w:val="2"/>
        <w:rPr>
          <w:rFonts w:ascii="Times New Roman" w:hAnsi="Times New Roman" w:cs="Times New Roman"/>
          <w:b w:val="0"/>
          <w:sz w:val="24"/>
          <w:szCs w:val="24"/>
          <w:rPrChange w:id="196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7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8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1.12</w:delText>
        </w:r>
        <w:r w:rsidR="00C43BBB"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9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200" w:name="_Toc389130161"/>
      <w:r w:rsidR="00C43BBB" w:rsidRPr="00966FAB">
        <w:rPr>
          <w:rFonts w:ascii="Times New Roman" w:hAnsi="Times New Roman" w:cs="Times New Roman"/>
          <w:b w:val="0"/>
          <w:sz w:val="24"/>
          <w:szCs w:val="24"/>
          <w:rPrChange w:id="20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Начальный план выпусков версий.</w:t>
      </w:r>
      <w:bookmarkEnd w:id="200"/>
    </w:p>
    <w:p w14:paraId="632E7473" w14:textId="77777777" w:rsidR="001F1ABF" w:rsidRPr="00966FAB" w:rsidRDefault="001F1ABF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83651E6" w14:textId="77777777" w:rsidR="009C16CB" w:rsidRPr="00966FAB" w:rsidRDefault="007F15F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рисунках 6,7,8 показан начальный план выпусков версий, выполненный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6F08A2C" w14:textId="77777777" w:rsidR="0027459A" w:rsidRPr="00966FAB" w:rsidRDefault="007700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C9D713" wp14:editId="114CBB63">
            <wp:extent cx="5597525" cy="26000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65" cy="26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7480" w14:textId="77777777" w:rsidR="00C43BBB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6. Начальный план выпусков версий.</w:t>
      </w:r>
    </w:p>
    <w:p w14:paraId="6E0F4D61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BD8361" wp14:editId="4C6605D7">
            <wp:extent cx="5931535" cy="171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7E3E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Рисунок7.</w:t>
      </w:r>
      <w:r w:rsidR="00004CDB" w:rsidRPr="00966FAB">
        <w:rPr>
          <w:rFonts w:ascii="Times New Roman" w:hAnsi="Times New Roman" w:cs="Times New Roman"/>
          <w:sz w:val="24"/>
          <w:szCs w:val="24"/>
        </w:rPr>
        <w:t xml:space="preserve"> Начальный план выпусков версий.</w:t>
      </w:r>
    </w:p>
    <w:p w14:paraId="32B0020A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FAEEA3" wp14:editId="35A19B69">
            <wp:extent cx="5931535" cy="1510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1A98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8. </w:t>
      </w:r>
      <w:r w:rsidR="00004CDB" w:rsidRPr="00966FAB">
        <w:rPr>
          <w:rFonts w:ascii="Times New Roman" w:hAnsi="Times New Roman" w:cs="Times New Roman"/>
          <w:sz w:val="24"/>
          <w:szCs w:val="24"/>
        </w:rPr>
        <w:t>Начальный план выпусков версий.</w:t>
      </w:r>
    </w:p>
    <w:p w14:paraId="4D47EE58" w14:textId="77777777" w:rsidR="00C43BBB" w:rsidRPr="00966FAB" w:rsidRDefault="00C43BBB" w:rsidP="00C43BBB">
      <w:pPr>
        <w:pStyle w:val="1"/>
        <w:rPr>
          <w:rFonts w:ascii="Times New Roman" w:hAnsi="Times New Roman" w:cs="Times New Roman"/>
          <w:sz w:val="24"/>
          <w:szCs w:val="24"/>
        </w:rPr>
      </w:pPr>
      <w:del w:id="202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2 </w:delText>
        </w:r>
        <w:r w:rsidRPr="00966FAB" w:rsidDel="00F31A78">
          <w:rPr>
            <w:rFonts w:ascii="Times New Roman" w:hAnsi="Times New Roman" w:cs="Times New Roman"/>
            <w:sz w:val="24"/>
            <w:szCs w:val="24"/>
          </w:rPr>
          <w:tab/>
          <w:delText>Э</w:delText>
        </w:r>
      </w:del>
      <w:bookmarkStart w:id="203" w:name="_Toc389130162"/>
      <w:ins w:id="204" w:author="frostball@gmail.com" w:date="2014-05-25T18:00:00Z">
        <w:r w:rsidR="00F31A78" w:rsidRPr="00966FAB">
          <w:rPr>
            <w:rFonts w:ascii="Times New Roman" w:hAnsi="Times New Roman" w:cs="Times New Roman"/>
            <w:sz w:val="24"/>
            <w:szCs w:val="24"/>
          </w:rPr>
          <w:t>Э</w:t>
        </w:r>
      </w:ins>
      <w:r w:rsidRPr="00966FAB">
        <w:rPr>
          <w:rFonts w:ascii="Times New Roman" w:hAnsi="Times New Roman" w:cs="Times New Roman"/>
          <w:sz w:val="24"/>
          <w:szCs w:val="24"/>
        </w:rPr>
        <w:t>тап проектирования (Развитие)</w:t>
      </w:r>
      <w:bookmarkEnd w:id="203"/>
    </w:p>
    <w:p w14:paraId="5B8F777D" w14:textId="77777777" w:rsidR="00C43BBB" w:rsidRPr="00966FAB" w:rsidRDefault="00C43BBB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9F4741A" w14:textId="49490E99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5" w:name="_Toc389130163"/>
      <w:r w:rsidRPr="00966FAB">
        <w:rPr>
          <w:rFonts w:ascii="Times New Roman" w:hAnsi="Times New Roman" w:cs="Times New Roman"/>
          <w:sz w:val="24"/>
          <w:szCs w:val="24"/>
        </w:rPr>
        <w:t>Расширенные описания прецедентов</w:t>
      </w:r>
      <w:bookmarkEnd w:id="205"/>
    </w:p>
    <w:p w14:paraId="2216C64A" w14:textId="5AE7D93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«получение сообщения»</w:t>
      </w:r>
    </w:p>
    <w:p w14:paraId="7795FFEF" w14:textId="4CD27F3A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система получает сообщение</w:t>
      </w:r>
    </w:p>
    <w:p w14:paraId="10CABD72" w14:textId="5D4E510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Внешняя система, система журнала сообщений.</w:t>
      </w:r>
    </w:p>
    <w:p w14:paraId="5E7A482F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</w:t>
      </w:r>
    </w:p>
    <w:p w14:paraId="0B83E454" w14:textId="51D3A667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внешняя система отправила сообщение</w:t>
      </w:r>
    </w:p>
    <w:p w14:paraId="6BBD2224" w14:textId="04B77094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журнал сообщений включен и настроен на прием сообщения от этой системы.</w:t>
      </w:r>
    </w:p>
    <w:p w14:paraId="40C4CF8A" w14:textId="57DE722D" w:rsidR="000423C4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поток.</w:t>
      </w:r>
    </w:p>
    <w:p w14:paraId="0C669E95" w14:textId="0686A9FE" w:rsidR="00F6122E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отправки сообщения.</w:t>
      </w:r>
    </w:p>
    <w:p w14:paraId="4B064361" w14:textId="2B25EF87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Система принимает сообщение </w:t>
      </w:r>
    </w:p>
    <w:p w14:paraId="2F91A741" w14:textId="7B541CE2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считывает название устройства отправляющего сообщение</w:t>
      </w:r>
    </w:p>
    <w:p w14:paraId="17148A98" w14:textId="1DFC3FC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записывает сообщение и данные о нем в БД</w:t>
      </w:r>
    </w:p>
    <w:p w14:paraId="7126E4F8" w14:textId="1448AAF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фиксирует номер сообщения</w:t>
      </w:r>
    </w:p>
    <w:p w14:paraId="37EA1B4B" w14:textId="1165BBA0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обновляет таблицу и ждет новых сообщений.</w:t>
      </w:r>
    </w:p>
    <w:p w14:paraId="2607B98A" w14:textId="7DBF5F6B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готова к приему новых сообщений</w:t>
      </w:r>
    </w:p>
    <w:p w14:paraId="4E8C7708" w14:textId="37B5AEB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система принимают сообщение от другой системы.</w:t>
      </w:r>
    </w:p>
    <w:p w14:paraId="4FFC7F2B" w14:textId="1F38C1E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</w:t>
      </w:r>
      <w:r w:rsidR="00AD1ADF" w:rsidRPr="00966FAB">
        <w:rPr>
          <w:rFonts w:ascii="Times New Roman" w:hAnsi="Times New Roman" w:cs="Times New Roman"/>
          <w:b/>
          <w:sz w:val="24"/>
          <w:szCs w:val="24"/>
        </w:rPr>
        <w:t>поиск по ЖС</w:t>
      </w:r>
      <w:r w:rsidRPr="00966FAB">
        <w:rPr>
          <w:rFonts w:ascii="Times New Roman" w:hAnsi="Times New Roman" w:cs="Times New Roman"/>
          <w:b/>
          <w:sz w:val="24"/>
          <w:szCs w:val="24"/>
        </w:rPr>
        <w:t>»</w:t>
      </w:r>
    </w:p>
    <w:p w14:paraId="48BE9A44" w14:textId="0D9384C0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пользователь ищет сообщение в журнале</w:t>
      </w:r>
    </w:p>
    <w:p w14:paraId="5330FD71" w14:textId="4D1B62A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977B09E" w14:textId="0F3684BE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Предусловие: система включена, и имеет сообщения для поиска</w:t>
      </w:r>
    </w:p>
    <w:p w14:paraId="65CA50F4" w14:textId="368DB3AA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747D21" w14:textId="6E5EF09F" w:rsidR="009E2DD7" w:rsidRPr="00966FAB" w:rsidRDefault="009E2DD7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2EA4ABA9" w14:textId="2D72F480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набирает фразу искомого сообщения в диалоговом окне.</w:t>
      </w:r>
    </w:p>
    <w:p w14:paraId="7573A4F3" w14:textId="7C4C231F" w:rsidR="00AD1ADF" w:rsidRPr="00966FAB" w:rsidRDefault="00AD1ADF" w:rsidP="009E2DD7">
      <w:pPr>
        <w:pStyle w:val="a7"/>
        <w:numPr>
          <w:ilvl w:val="1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 Система выполняет поиск по БД и выводит все совпадения по запросу</w:t>
      </w:r>
    </w:p>
    <w:p w14:paraId="22C61798" w14:textId="2006EF88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Иначе: пользователь ищет сообщение в интерфейсе БД</w:t>
      </w:r>
    </w:p>
    <w:p w14:paraId="5A0C5E56" w14:textId="787AAC9A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. Пользователь перелистывает таблицу в поиске исходного сообщения</w:t>
      </w:r>
    </w:p>
    <w:p w14:paraId="31018F07" w14:textId="65B54061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находит или не находит сообщение</w:t>
      </w:r>
    </w:p>
    <w:p w14:paraId="5F738DB6" w14:textId="78316B2E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ищет новое сообщение</w:t>
      </w:r>
    </w:p>
    <w:p w14:paraId="45200375" w14:textId="491230B1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выходит</w:t>
      </w:r>
    </w:p>
    <w:p w14:paraId="1C44E211" w14:textId="48159C28" w:rsidR="00AD1ADF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обновляется или выключается</w:t>
      </w:r>
    </w:p>
    <w:p w14:paraId="12C1F028" w14:textId="65D2A833" w:rsidR="00F6122E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выход</w:t>
      </w:r>
    </w:p>
    <w:p w14:paraId="702E011B" w14:textId="207888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«экспорт в другие форматы»</w:t>
      </w:r>
    </w:p>
    <w:p w14:paraId="2FED6D6F" w14:textId="12B52FF1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Краткое описание: пользователь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экспортирует журнал в другие форматы</w:t>
      </w:r>
    </w:p>
    <w:p w14:paraId="428C024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0405E86" w14:textId="418ADDC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система включена, и имеет сообщения для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экспорта</w:t>
      </w:r>
    </w:p>
    <w:p w14:paraId="1076F06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BA3FD6" w14:textId="77777777" w:rsidR="009E2DD7" w:rsidRPr="00966FAB" w:rsidRDefault="009E2DD7" w:rsidP="009E2DD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00148AAB" w14:textId="6A87AA54" w:rsidR="00AD1ADF" w:rsidRPr="00966FAB" w:rsidRDefault="009E2DD7" w:rsidP="009E2DD7">
      <w:pPr>
        <w:pStyle w:val="a7"/>
        <w:numPr>
          <w:ilvl w:val="0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проводит экспорт в другие форматы.</w:t>
      </w:r>
    </w:p>
    <w:p w14:paraId="443CC613" w14:textId="676D9E74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выбирает в какой формат ему экспортировать</w:t>
      </w:r>
    </w:p>
    <w:p w14:paraId="37DE54F2" w14:textId="783B5763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экспортирует в выбранный формат.</w:t>
      </w:r>
    </w:p>
    <w:p w14:paraId="610C473C" w14:textId="3BBF9779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переход в главное меню</w:t>
      </w:r>
    </w:p>
    <w:p w14:paraId="17947032" w14:textId="0890A52C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Альтернативные потоки: экспорт в другой формат</w:t>
      </w:r>
    </w:p>
    <w:p w14:paraId="30DB8B56" w14:textId="1196C967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6" w:name="_Toc389130164"/>
      <w:r w:rsidRPr="00966FAB">
        <w:rPr>
          <w:rFonts w:ascii="Times New Roman" w:hAnsi="Times New Roman" w:cs="Times New Roman"/>
          <w:sz w:val="24"/>
          <w:szCs w:val="24"/>
        </w:rPr>
        <w:t>Диаграммы деятельности основных прецедентов</w:t>
      </w:r>
      <w:bookmarkEnd w:id="206"/>
    </w:p>
    <w:p w14:paraId="595AAC23" w14:textId="77777777" w:rsidR="000423C4" w:rsidRPr="00966FAB" w:rsidRDefault="000423C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01D423B" w14:textId="77777777" w:rsidR="009E2DD7" w:rsidRPr="00966FAB" w:rsidRDefault="009E2D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E2188EE" w14:textId="6ACE9DE7" w:rsidR="002E6A4C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C4F9A7" wp14:editId="55E85668">
            <wp:extent cx="5934075" cy="38766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9C0" w14:textId="48CE6AF0" w:rsidR="0003128D" w:rsidRPr="00966FAB" w:rsidRDefault="002E6A4C" w:rsidP="002E6A4C">
      <w:pPr>
        <w:tabs>
          <w:tab w:val="left" w:pos="30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9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 прием сообщения</w:t>
      </w:r>
    </w:p>
    <w:p w14:paraId="378EC39D" w14:textId="416ED50E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78E72D" wp14:editId="315A10F3">
            <wp:extent cx="5934075" cy="4610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915" w14:textId="2334A3B0" w:rsidR="0003128D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10</w:t>
      </w:r>
      <w:r w:rsidR="004A6FFE" w:rsidRPr="00966FAB">
        <w:rPr>
          <w:rFonts w:ascii="Times New Roman" w:hAnsi="Times New Roman" w:cs="Times New Roman"/>
          <w:sz w:val="24"/>
          <w:szCs w:val="24"/>
        </w:rPr>
        <w:t>. Поиск по журналу сообщений</w:t>
      </w:r>
    </w:p>
    <w:p w14:paraId="6AA8DF90" w14:textId="390EF6DF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985FB0" wp14:editId="1949A36B">
            <wp:extent cx="5934075" cy="5762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DBD" w14:textId="2EA976D8" w:rsidR="000423C4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11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. Экспорт в другие форматы. </w:t>
      </w:r>
    </w:p>
    <w:p w14:paraId="0C6C4908" w14:textId="0456E23F" w:rsidR="000423C4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7" w:name="_Toc389130165"/>
      <w:r w:rsidRPr="00966FAB">
        <w:rPr>
          <w:rFonts w:ascii="Times New Roman" w:hAnsi="Times New Roman" w:cs="Times New Roman"/>
          <w:sz w:val="24"/>
          <w:szCs w:val="24"/>
        </w:rPr>
        <w:t>Структурированная диаграмма прецедентов</w:t>
      </w:r>
      <w:bookmarkEnd w:id="207"/>
    </w:p>
    <w:p w14:paraId="575722C4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7A148E6" w14:textId="5552B233" w:rsidR="00F6122E" w:rsidRPr="00966FAB" w:rsidRDefault="004379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95AE39" wp14:editId="61E97C4E">
            <wp:extent cx="5934075" cy="53911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291D" w14:textId="59DBDAF8" w:rsidR="004379D7" w:rsidRPr="00966FAB" w:rsidRDefault="004379D7" w:rsidP="004379D7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13. Структурированная диаграмма прецедентов. </w:t>
      </w:r>
    </w:p>
    <w:p w14:paraId="217668E9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56A385D0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C74F573" w14:textId="77777777" w:rsidR="004229B3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DF93736" w14:textId="1D6FED9C" w:rsidR="004229B3" w:rsidRPr="00966FAB" w:rsidRDefault="004229B3" w:rsidP="004229B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8" w:name="_Toc389130166"/>
      <w:r w:rsidRPr="00966FAB">
        <w:rPr>
          <w:rFonts w:ascii="Times New Roman" w:hAnsi="Times New Roman" w:cs="Times New Roman"/>
          <w:sz w:val="24"/>
          <w:szCs w:val="24"/>
        </w:rPr>
        <w:lastRenderedPageBreak/>
        <w:t>Прототип пользовательского интерфейса.</w:t>
      </w:r>
      <w:bookmarkEnd w:id="208"/>
    </w:p>
    <w:p w14:paraId="5A516E3A" w14:textId="4FC6467E" w:rsidR="00F6122E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97B529" wp14:editId="7ED51652">
            <wp:extent cx="5934075" cy="3362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6251" w14:textId="13981423" w:rsidR="000423C4" w:rsidRPr="00966FAB" w:rsidRDefault="004229B3" w:rsidP="004229B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13. Прототип пользовательского интерфейса</w:t>
      </w:r>
    </w:p>
    <w:p w14:paraId="49809074" w14:textId="77777777" w:rsidR="00041315" w:rsidRPr="00966FAB" w:rsidRDefault="007B729A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C4AA435" wp14:editId="353442FC">
            <wp:simplePos x="1533525" y="4648200"/>
            <wp:positionH relativeFrom="column">
              <wp:posOffset>1527810</wp:posOffset>
            </wp:positionH>
            <wp:positionV relativeFrom="paragraph">
              <wp:align>top</wp:align>
            </wp:positionV>
            <wp:extent cx="5991225" cy="3250456"/>
            <wp:effectExtent l="0" t="0" r="0" b="762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6FAB">
        <w:rPr>
          <w:rFonts w:ascii="Times New Roman" w:hAnsi="Times New Roman" w:cs="Times New Roman"/>
          <w:sz w:val="24"/>
          <w:szCs w:val="24"/>
        </w:rPr>
        <w:t>рисунок 14. Интерфейс экспорта</w:t>
      </w:r>
    </w:p>
    <w:p w14:paraId="041997E0" w14:textId="77777777" w:rsidR="00041315" w:rsidRPr="00966FAB" w:rsidRDefault="00041315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4E4155C" w14:textId="77777777" w:rsidR="00041315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9" w:name="_Toc389130167"/>
      <w:r w:rsidRPr="00966FAB">
        <w:rPr>
          <w:rFonts w:ascii="Times New Roman" w:hAnsi="Times New Roman" w:cs="Times New Roman"/>
          <w:sz w:val="24"/>
          <w:szCs w:val="24"/>
        </w:rPr>
        <w:t>классы анализа.</w:t>
      </w:r>
      <w:bookmarkEnd w:id="209"/>
    </w:p>
    <w:p w14:paraId="1B51DAF9" w14:textId="77777777" w:rsidR="007A712D" w:rsidRPr="00966FAB" w:rsidRDefault="007A712D" w:rsidP="007A712D">
      <w:pPr>
        <w:rPr>
          <w:rFonts w:ascii="Times New Roman" w:hAnsi="Times New Roman" w:cs="Times New Roman"/>
        </w:rPr>
      </w:pPr>
    </w:p>
    <w:p w14:paraId="2F999859" w14:textId="2D9A80F4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2E3758" wp14:editId="3BF3C15A">
            <wp:extent cx="4143375" cy="3686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4E79" w14:textId="04C97A45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15.</w:t>
      </w:r>
    </w:p>
    <w:p w14:paraId="605A5706" w14:textId="7777777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0644A8F" w14:textId="065C07F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84A435" wp14:editId="422820F5">
            <wp:extent cx="5934075" cy="401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43B9" w14:textId="6FB727BC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16.</w:t>
      </w:r>
    </w:p>
    <w:p w14:paraId="35A756BC" w14:textId="64DA5E7D" w:rsidR="007A712D" w:rsidRPr="00966FAB" w:rsidRDefault="00525C7F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8141A6" wp14:editId="51632DA1">
            <wp:extent cx="3162300" cy="3286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5566" w14:textId="3B914672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21CCE2D" w14:textId="235F9CAF" w:rsidR="007A712D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17. </w:t>
      </w:r>
    </w:p>
    <w:p w14:paraId="7FAD3E03" w14:textId="48706F29" w:rsidR="00041315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B00A4" wp14:editId="2F8EB11F">
            <wp:extent cx="5934075" cy="3609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F2ED" w14:textId="78F238C0" w:rsidR="00041315" w:rsidRPr="00966FAB" w:rsidRDefault="006C12C7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18.</w:t>
      </w:r>
    </w:p>
    <w:p w14:paraId="385AEBA8" w14:textId="5EEBE49C" w:rsidR="007B729A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0" w:name="_Toc389130168"/>
      <w:r w:rsidRPr="00966FAB">
        <w:rPr>
          <w:rFonts w:ascii="Times New Roman" w:hAnsi="Times New Roman" w:cs="Times New Roman"/>
          <w:sz w:val="24"/>
          <w:szCs w:val="24"/>
        </w:rPr>
        <w:lastRenderedPageBreak/>
        <w:t>Диаграммы классов анализа</w:t>
      </w:r>
      <w:bookmarkEnd w:id="210"/>
      <w:r w:rsidR="007B729A" w:rsidRPr="00966FA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6073937" w14:textId="77777777" w:rsidR="00041315" w:rsidRPr="00966FAB" w:rsidRDefault="00041315" w:rsidP="005116F7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3655ED1E" wp14:editId="3370046F">
            <wp:extent cx="5934075" cy="610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C4D3" w14:textId="04130EA0" w:rsidR="00041315" w:rsidRPr="00966FAB" w:rsidRDefault="006C12C7" w:rsidP="006C12C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20.</w:t>
      </w:r>
    </w:p>
    <w:p w14:paraId="70D7A3EB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BB866E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0C519C58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2A13EE24" w14:textId="0D221DA3" w:rsidR="00EB63C1" w:rsidRPr="00966FAB" w:rsidRDefault="00D93B13" w:rsidP="00D93B1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1" w:name="_Toc389130169"/>
      <w:r w:rsidRPr="00966FAB">
        <w:rPr>
          <w:rFonts w:ascii="Times New Roman" w:hAnsi="Times New Roman" w:cs="Times New Roman"/>
          <w:sz w:val="24"/>
          <w:szCs w:val="24"/>
        </w:rPr>
        <w:t>Уточненная оценка стоимости на основе функциональных указателей.</w:t>
      </w:r>
      <w:bookmarkEnd w:id="211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39812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793B283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</w:t>
      </w:r>
      <w:r w:rsidRPr="00966FAB">
        <w:rPr>
          <w:rFonts w:ascii="Times New Roman" w:eastAsia="Calibri" w:hAnsi="Times New Roman" w:cs="Times New Roman"/>
          <w:sz w:val="28"/>
          <w:szCs w:val="28"/>
          <w:lang w:val="es-EC"/>
        </w:rPr>
        <w:t>а основе функциональных указателей</w:t>
      </w:r>
      <w:r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81E6AB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Используется 5 информационных характеристик.</w:t>
      </w:r>
    </w:p>
    <w:p w14:paraId="2B7B2C87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lastRenderedPageBreak/>
        <w:t>1.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2F67FB0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2.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выводов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43152589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3.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запросов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— каждый учитывается отдельно.</w:t>
      </w:r>
    </w:p>
    <w:p w14:paraId="1D4DE03F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4.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внутренних логических файлов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A0A4CE" w14:textId="77777777" w:rsidR="002F0D13" w:rsidRPr="00966FAB" w:rsidRDefault="002F0D13" w:rsidP="002F0D13">
      <w:pPr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5.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интерфейсных файлов.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Подсчитываются все логические файлы из других приложений, на которые ссылается данное приложение.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FP</m:t>
          </m:r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</w:rPr>
            <m:t>ожi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лучi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худi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 xml:space="preserve">верi 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x 4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6</m:t>
              </m:r>
            </m:den>
          </m:f>
        </m:oMath>
      </m:oMathPara>
    </w:p>
    <w:p w14:paraId="60DF5D75" w14:textId="77777777" w:rsidR="002F0D13" w:rsidRPr="00966FAB" w:rsidRDefault="002F0D13" w:rsidP="002F0D13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информационных характеристик проекта</w:t>
      </w:r>
    </w:p>
    <w:tbl>
      <w:tblPr>
        <w:tblStyle w:val="a8"/>
        <w:tblW w:w="9621" w:type="dxa"/>
        <w:tblLook w:val="04A0" w:firstRow="1" w:lastRow="0" w:firstColumn="1" w:lastColumn="0" w:noHBand="0" w:noVBand="1"/>
      </w:tblPr>
      <w:tblGrid>
        <w:gridCol w:w="2399"/>
        <w:gridCol w:w="1062"/>
        <w:gridCol w:w="1356"/>
        <w:gridCol w:w="1074"/>
        <w:gridCol w:w="1461"/>
        <w:gridCol w:w="1351"/>
        <w:gridCol w:w="1417"/>
      </w:tblGrid>
      <w:tr w:rsidR="002F0D13" w:rsidRPr="00966FAB" w14:paraId="6646B4E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13D8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 характеристики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32137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Лучший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E107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Вероятный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AD575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Худший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BBF21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38803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Сложность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5E09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</w:t>
            </w:r>
          </w:p>
        </w:tc>
      </w:tr>
      <w:tr w:rsidR="002F0D13" w:rsidRPr="00966FAB" w14:paraId="359996DE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9637D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80E1D" w14:textId="0F9EE44E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72496C" w14:textId="41FF7F0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779ABE" w14:textId="21A6EA3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80AB8" w14:textId="3D466E5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400851" w14:textId="646CA5E8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8BE33D" w14:textId="1879C2A6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2F0D13" w:rsidRPr="00966FAB" w14:paraId="08A12D0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D984A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выводы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084053" w14:textId="66AA157D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88A23" w14:textId="76980182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866AF" w14:textId="01F6A2A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83F17" w14:textId="5E10BC6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8FE0A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66B7AD" w14:textId="18245E3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2F0D13" w:rsidRPr="00966FAB" w14:paraId="2976A7B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48724E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запросы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5E63D" w14:textId="25E2C37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E8C13" w14:textId="64599D19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08D8A" w14:textId="47F7BA6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42E2C5" w14:textId="19E2ADE6" w:rsidR="002F0D13" w:rsidRPr="00966FAB" w:rsidRDefault="00DF5C8C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247F4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F31CE" w14:textId="3AA19FF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2F0D13" w:rsidRPr="00966FAB" w14:paraId="6E53035C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C14E1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Внутренние логические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89E4F1" w14:textId="48FBB43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20A5ED" w14:textId="67225950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8A4DAA" w14:textId="68FEAAB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2410E" w14:textId="6496D5AF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AF2B" w14:textId="09F6685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AF2D6" w14:textId="50943FBF" w:rsidR="002F0D13" w:rsidRPr="00966FAB" w:rsidRDefault="002F0D13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F5C8C"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29F4A5E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B4D7F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интерфейсные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CBAE0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9EF0D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4C819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3D4305" w14:textId="593E6C28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40EBCA" w14:textId="583262F3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2571B" w14:textId="5E5C3B06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F0D13" w:rsidRPr="00966FAB" w14:paraId="3D6BDE6B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8CD1B4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Общее количество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5B0DF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239E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63E9D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8CDB2F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C18538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20ABCE" w14:textId="2D23BD60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</w:tbl>
    <w:p w14:paraId="6E408DE1" w14:textId="77777777" w:rsidR="002F0D13" w:rsidRPr="00966FAB" w:rsidRDefault="002F0D13" w:rsidP="002F0D13">
      <w:pPr>
        <w:widowControl w:val="0"/>
        <w:suppressAutoHyphens/>
        <w:spacing w:before="240"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системных параметров проекта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83"/>
        <w:gridCol w:w="2312"/>
        <w:gridCol w:w="5303"/>
        <w:gridCol w:w="1047"/>
      </w:tblGrid>
      <w:tr w:rsidR="002F0D13" w:rsidRPr="00966FAB" w14:paraId="7C10863E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8FD6D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№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32CC4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Системный параметр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4950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Описание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659BA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Оценка</w:t>
            </w:r>
          </w:p>
        </w:tc>
      </w:tr>
      <w:tr w:rsidR="002F0D13" w:rsidRPr="00966FAB" w14:paraId="3F9EE965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FAFB0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7DE56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Передачи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D5BB4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Сколько средств связи требуется для передачи или обмена информацией с приложением или системой?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DF14E" w14:textId="4377ED73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7A2DC5D4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6C9A0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5E3D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Распределенная обработка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576B9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обрабатываются распределенные данные и функции обработки?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C74EFA" w14:textId="429731F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5FFB3C30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90B3D5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3D1F0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Производительность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DC23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Нуждается ли пользователь в фиксации времени ответа или производительности?.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381143" w14:textId="5C51D94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50978068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40D93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A4D1B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Распространенность используемой конфигурации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CCBFC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распространена текущая аппаратная платформа, на которой будет выполняться приложение?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E60D4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41A6BBE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25F11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5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9FF5D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Скорость транзакций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A7598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часто выполняются транзакции? (каждый день, каждую неделю, каждый месяц)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2265C4" w14:textId="57EF0B7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612BB6D2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82C95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6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72A1D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Оперативный ввод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B868E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Какой процент информации надо вводить в режиме онлайн?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9D9361" w14:textId="16BC7E56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305C4606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5117FA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7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5A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Эффективность работы конечного пользователя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DC932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проектировалось для обеспечения эффективной работы конечного пользователя?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060E3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241B033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F7193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8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8E2B7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Оперативное обновление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25623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много внутренних файлов обновляется в онлайновой транзакции?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4F154" w14:textId="47D06D15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7A69B8F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5693A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9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6AEBC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Сложность обработки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E4B63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Выполняет ли приложение интенсивную логическую или математическую обработку?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2E61C5" w14:textId="6357A2C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F0D13" w:rsidRPr="00966FAB" w14:paraId="3A2C04EB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E9422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10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9CBAF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Повторная используемость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BCC6C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разрабатывалось для удовлетворения требований одного или многих пользователей?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21C915" w14:textId="3A0787B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F59C98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5807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DF227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инсталляции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38F32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трудны преобразование и инсталляция приложения?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548E2" w14:textId="482EA56E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7F2D1BF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95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4BA0C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эксплуатации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436D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эффективны и/или автоматизированы процедуры запуска, резервирования и восстановления?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984DF0" w14:textId="072CB4C9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2E650CD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6552E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29F21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Разнообразные условия размещения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39EA9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возможность инсталляции приложения в разных местах для различных организаций?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EAB66C" w14:textId="66DDD85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E14063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AAC2D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017C1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Простота изменений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01301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 приложении простота изменений?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9E46EE" w14:textId="1977CF3A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35B5767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FE3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Всего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FDAB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750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59E2B8" w14:textId="03056323" w:rsidR="002F0D13" w:rsidRPr="00966FAB" w:rsidRDefault="002F0D13" w:rsidP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="006A6002"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</w:tr>
    </w:tbl>
    <w:p w14:paraId="4234EADA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s-EC"/>
        </w:rPr>
      </w:pPr>
    </w:p>
    <w:p w14:paraId="03227E46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Используя таблицы получаем </w:t>
      </w:r>
    </w:p>
    <w:p w14:paraId="5D52E512" w14:textId="785BB362" w:rsidR="002F0D13" w:rsidRPr="00966FAB" w:rsidRDefault="002F0D13" w:rsidP="002F0D13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FP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 xml:space="preserve"> = Общее количество х (0,65+ 0,01 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x</w:t>
      </w:r>
      <w:r w:rsidRPr="00966FAB">
        <w:rPr>
          <w:rFonts w:ascii="Times New Roman" w:eastAsia="Calibri" w:hAnsi="Times New Roman" w:cs="Times New Roman"/>
          <w:color w:val="000000"/>
          <w:position w:val="-28"/>
          <w:sz w:val="28"/>
          <w:szCs w:val="28"/>
          <w:lang w:val="en-US"/>
        </w:rPr>
        <w:object w:dxaOrig="555" w:dyaOrig="690" w14:anchorId="2D60E4ED">
          <v:shape id="_x0000_i1026" type="#_x0000_t75" style="width:27.75pt;height:34.5pt" o:ole="" fillcolor="window">
            <v:imagedata r:id="rId31" o:title=""/>
          </v:shape>
          <o:OLEObject Type="Embed" ProgID="Equation.3" ShapeID="_x0000_i1026" DrawAspect="Content" ObjectID="_1462878250" r:id="rId32"/>
        </w:objec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>)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72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х (0,65+0,01 х 4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)=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77.76</w:t>
      </w:r>
    </w:p>
    <w:p w14:paraId="794A40FF" w14:textId="77777777" w:rsidR="007C4ED1" w:rsidRPr="00966FAB" w:rsidRDefault="007C4ED1" w:rsidP="007C4ED1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2AD2BC" w14:textId="6C797F92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Затраты = FP / Производительность=</w:t>
      </w:r>
      <w:r w:rsidR="006A6002" w:rsidRPr="00966FAB">
        <w:rPr>
          <w:rFonts w:ascii="Times New Roman" w:eastAsia="Times New Roman" w:hAnsi="Times New Roman" w:cs="Times New Roman"/>
          <w:sz w:val="28"/>
          <w:szCs w:val="28"/>
        </w:rPr>
        <w:t>77.76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/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=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[чел.-мес]</w:t>
      </w:r>
    </w:p>
    <w:p w14:paraId="15E3560F" w14:textId="569F1255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Стоимость = Затраты х $1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00=$</w:t>
      </w:r>
      <w:r w:rsidRPr="00966FAB">
        <w:rPr>
          <w:rFonts w:ascii="Times New Roman" w:eastAsia="Calibri" w:hAnsi="Times New Roman" w:cs="Times New Roman"/>
          <w:lang w:val="es-EC"/>
        </w:rPr>
        <w:t xml:space="preserve">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5900</w:t>
      </w:r>
    </w:p>
    <w:p w14:paraId="4D69362B" w14:textId="15DBB51F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Длительность = [3,0 х (ЗАТРАТЫ)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]=3(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0,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5.7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[мес].</w:t>
      </w:r>
    </w:p>
    <w:p w14:paraId="31E79451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C31B1A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397A3A47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4FC1AA7D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53B66795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27DA8FEC" w14:textId="3E2AD450" w:rsidR="000423C4" w:rsidRPr="00966FAB" w:rsidRDefault="000423C4" w:rsidP="000423C4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del w:id="212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3 </w:delText>
        </w:r>
      </w:del>
      <w:bookmarkStart w:id="213" w:name="_Toc389130170"/>
      <w:r w:rsidRPr="00966FAB">
        <w:rPr>
          <w:rFonts w:ascii="Times New Roman" w:hAnsi="Times New Roman" w:cs="Times New Roman"/>
          <w:sz w:val="24"/>
          <w:szCs w:val="24"/>
        </w:rPr>
        <w:t>Этап построения</w:t>
      </w:r>
      <w:bookmarkEnd w:id="213"/>
    </w:p>
    <w:p w14:paraId="06D02A0D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</w:t>
      </w:r>
    </w:p>
    <w:p w14:paraId="7AE9FBFA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Модуль таблицы [ Table Modyle ] это объект, охватывающий логику обработки всех записей хранимой или виртуальной таблицы базы данных.</w:t>
      </w:r>
    </w:p>
    <w:p w14:paraId="7D749C0E" w14:textId="77777777" w:rsidR="00044C58" w:rsidRPr="00966FAB" w:rsidRDefault="00044C58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3EDD4" wp14:editId="4457A56C">
            <wp:extent cx="3390900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B733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сущность обрабатывает всю бизнес-логику для всех строк таблице БД или виде.</w:t>
      </w:r>
    </w:p>
    <w:p w14:paraId="26E811F2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Один из основополагающих принципов в ООП - сочетание данных и методов обработки этих данных. Традиционный объектно-ориентированный подход основан на объектах с соответствием, как, например, в паттерне Domain Model. Таким образом, если есть класс Employee, люой экземпляр этого класса соответствует конкретному работнику. Эта структура работает хорошо, потому что, имея связь, можно выполнять операции, использователь отношения, и собирать данные о работнике</w:t>
      </w:r>
    </w:p>
    <w:p w14:paraId="3005327A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Одна из проблем в паттерне Domain Model заключается в интерфейсе к БД. Этот подход относится к БД, как к сумашедшей тётушке, запертой на чердаке, с которой никто не хочет говорить. Частенько, приходится сильно постараться, чтобы записать или считать данные из БД, преобразуя их между двумя представлениями.</w:t>
      </w:r>
    </w:p>
    <w:p w14:paraId="526E49B0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 Table Module разделяет логику области определения (домена) на отдельные классы для каждой таблицы в БД и один экземпляр класса содержит различные процедуры, работающие с данными. Основное отличие от Domain Model заключается в том, что если есть несколько заказов, то Domain Model будет создавать для каждого из заказов свой объект, а Table Module будет управлять всем заказами при помощи одного объекта.</w:t>
      </w:r>
    </w:p>
    <w:p w14:paraId="6C0DB6D5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BF7AC" w14:textId="77777777" w:rsidR="000423C4" w:rsidRPr="00966FAB" w:rsidRDefault="000423C4" w:rsidP="000423C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4" w:name="_Toc389130171"/>
      <w:r w:rsidRPr="00966FAB">
        <w:rPr>
          <w:rFonts w:ascii="Times New Roman" w:hAnsi="Times New Roman" w:cs="Times New Roman"/>
          <w:sz w:val="24"/>
          <w:szCs w:val="24"/>
        </w:rPr>
        <w:t>1 Студент</w:t>
      </w:r>
      <w:bookmarkEnd w:id="214"/>
    </w:p>
    <w:p w14:paraId="62C969B5" w14:textId="77777777" w:rsidR="000423C4" w:rsidRPr="00966FAB" w:rsidRDefault="000423C4" w:rsidP="000423C4">
      <w:pPr>
        <w:pStyle w:val="3"/>
        <w:numPr>
          <w:ilvl w:val="0"/>
          <w:numId w:val="9"/>
        </w:numPr>
        <w:rPr>
          <w:rFonts w:ascii="Times New Roman" w:hAnsi="Times New Roman" w:cs="Times New Roman"/>
        </w:rPr>
      </w:pPr>
      <w:bookmarkStart w:id="215" w:name="_Toc389130172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15"/>
    </w:p>
    <w:p w14:paraId="63E937FE" w14:textId="77777777" w:rsidR="000423C4" w:rsidRPr="00966FAB" w:rsidRDefault="00E0090C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</w:t>
      </w:r>
      <w:r w:rsidR="00D6699D" w:rsidRPr="00966FAB">
        <w:rPr>
          <w:rFonts w:ascii="Times New Roman" w:hAnsi="Times New Roman" w:cs="Times New Roman"/>
          <w:sz w:val="24"/>
        </w:rPr>
        <w:t xml:space="preserve"> прецедентов для 1 студента.</w:t>
      </w:r>
    </w:p>
    <w:p w14:paraId="0515F30E" w14:textId="77777777" w:rsidR="00186AD7" w:rsidRPr="00966FAB" w:rsidRDefault="00186AD7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71FE0B" wp14:editId="3D2BD5B8">
            <wp:extent cx="5905500" cy="596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0327" w14:textId="77777777" w:rsidR="00E0090C" w:rsidRPr="00966FAB" w:rsidRDefault="00FF467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</w:t>
      </w:r>
    </w:p>
    <w:p w14:paraId="1EF7C94F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22F2A2E2" w14:textId="77777777" w:rsidR="00FF467C" w:rsidRPr="00966FAB" w:rsidRDefault="00260C5B" w:rsidP="00FF467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B2D912" wp14:editId="493E7097">
            <wp:extent cx="4819650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102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57E4F973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064294C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 для основных функций программы,</w:t>
      </w:r>
    </w:p>
    <w:p w14:paraId="43538F7B" w14:textId="77777777" w:rsidR="00660229" w:rsidRPr="00966FAB" w:rsidRDefault="00660229" w:rsidP="005F11A2">
      <w:pPr>
        <w:pStyle w:val="a7"/>
        <w:rPr>
          <w:rFonts w:ascii="Times New Roman" w:hAnsi="Times New Roman" w:cs="Times New Roman"/>
          <w:sz w:val="24"/>
        </w:rPr>
      </w:pPr>
    </w:p>
    <w:p w14:paraId="77B44A0E" w14:textId="77777777" w:rsidR="00EB0D3E" w:rsidRPr="00966FAB" w:rsidRDefault="00660229" w:rsidP="00EB0D3E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721DA7" wp14:editId="63E896D6">
            <wp:extent cx="59436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FC43" w14:textId="77777777" w:rsidR="00EB0D3E" w:rsidRPr="00966FAB" w:rsidRDefault="00EB0D3E" w:rsidP="00EB0D3E">
      <w:pPr>
        <w:pStyle w:val="a7"/>
        <w:rPr>
          <w:rFonts w:ascii="Times New Roman" w:hAnsi="Times New Roman" w:cs="Times New Roman"/>
          <w:sz w:val="24"/>
        </w:rPr>
      </w:pPr>
    </w:p>
    <w:p w14:paraId="7A9F75D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5279DC8E" w14:textId="77777777" w:rsidR="00553855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модуль таблицы</w:t>
      </w:r>
      <w:r w:rsidR="004E4C12" w:rsidRPr="00966FAB">
        <w:rPr>
          <w:rFonts w:ascii="Times New Roman" w:hAnsi="Times New Roman" w:cs="Times New Roman"/>
          <w:sz w:val="24"/>
        </w:rPr>
        <w:t xml:space="preserve"> (описан выше)</w:t>
      </w:r>
    </w:p>
    <w:p w14:paraId="280F06D5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6385EBA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преобразователь данных (обращение к БД)</w:t>
      </w:r>
    </w:p>
    <w:p w14:paraId="23AE2A14" w14:textId="77777777" w:rsidR="002E15E8" w:rsidRPr="00966FAB" w:rsidRDefault="002E15E8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CEF83A7" wp14:editId="3B9A9DCC">
            <wp:extent cx="467677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14E2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Data Mapper</w:t>
      </w:r>
    </w:p>
    <w:p w14:paraId="37DB1737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Объектные и реляционные БД используют разные способы структурирования данных. Множество составляющих объектов, например коллекции и наследование, не представлены в реляционных БД. Когда проектируется объектная модель с большим количеством бизнес-логики, полезно применять такие механизмы для улучшения организации хранения данных и логики, которая работает c ними. Это приводит к различиям в организации. Так что объектная и реляционная схемы не идентичны.</w:t>
      </w:r>
    </w:p>
    <w:p w14:paraId="6B166F38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Тем не менее, необходимость в обмене данными между двумя схемами не отпадает, и этот обмен становится, в свою очередь, сложным. Если же объект знает о реляционной структуре — изменения в одной из структур приведёт к проблемам в другой.</w:t>
      </w:r>
    </w:p>
    <w:p w14:paraId="56B5BA2B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Data Mapper — это программная прослойка, разделяющая объект и БД. Его обязанность — пересылать данные между ними и изолировать их друг от друга. При использовании Data Mapper'а объекты не нуждаются в знании о существовании БД. Они не нуждаются в SQL-коде, и (естественно) в информации о структуре БД. Так как Data Mapper - это разновидность паттерна Mapper, сам объект-Mapper неизвестен объекту.</w:t>
      </w:r>
    </w:p>
    <w:p w14:paraId="14B3E328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</w:p>
    <w:p w14:paraId="541E3FB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мост (gof)</w:t>
      </w:r>
    </w:p>
    <w:p w14:paraId="277EFC37" w14:textId="77777777" w:rsidR="002E15E8" w:rsidRPr="00966FAB" w:rsidRDefault="00E07F91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Когда абстракция и реализация разделены, они могут изменяться независимо. Другими словами, при реализации через паттерн мост, изменение структуры интерфейса не мешает изменению структуры реализации.</w:t>
      </w:r>
    </w:p>
    <w:p w14:paraId="4D9E8E51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56C68614" w14:textId="77777777" w:rsidR="007C46C3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</w:p>
    <w:p w14:paraId="19128024" w14:textId="77777777" w:rsidR="00E0090C" w:rsidRPr="00966FAB" w:rsidRDefault="00BB66BB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Оценка качества проекта</w:t>
      </w:r>
      <w:r w:rsidR="00E0090C" w:rsidRPr="00966FAB">
        <w:rPr>
          <w:rFonts w:ascii="Times New Roman" w:hAnsi="Times New Roman" w:cs="Times New Roman"/>
          <w:sz w:val="24"/>
        </w:rPr>
        <w:t>.</w:t>
      </w:r>
    </w:p>
    <w:p w14:paraId="75CA9481" w14:textId="77777777" w:rsidR="00BB66BB" w:rsidRPr="00966FAB" w:rsidRDefault="00735A96" w:rsidP="00BB66BB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 1</w:t>
      </w:r>
    </w:p>
    <w:p w14:paraId="77B0183D" w14:textId="77777777" w:rsidR="00BB66BB" w:rsidRPr="00966FAB" w:rsidRDefault="00BB66BB" w:rsidP="00BB66BB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99ED445" w14:textId="77777777" w:rsidR="00E0090C" w:rsidRPr="00966FAB" w:rsidRDefault="00BF13D4" w:rsidP="00E0090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BF13D4" w:rsidRPr="00966FAB" w14:paraId="3F4115FA" w14:textId="77777777" w:rsidTr="00EE4AFC">
        <w:tc>
          <w:tcPr>
            <w:tcW w:w="1870" w:type="dxa"/>
          </w:tcPr>
          <w:p w14:paraId="1D423B80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40" w:type="dxa"/>
          </w:tcPr>
          <w:p w14:paraId="10F16E93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815" w:type="dxa"/>
          </w:tcPr>
          <w:p w14:paraId="192BC569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F13D4" w:rsidRPr="00966FAB" w14:paraId="18158DAC" w14:textId="77777777" w:rsidTr="00EE4AFC">
        <w:trPr>
          <w:trHeight w:val="42"/>
        </w:trPr>
        <w:tc>
          <w:tcPr>
            <w:tcW w:w="1870" w:type="dxa"/>
            <w:vMerge w:val="restart"/>
          </w:tcPr>
          <w:p w14:paraId="3EF4E093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Form1</w:t>
            </w:r>
          </w:p>
        </w:tc>
        <w:tc>
          <w:tcPr>
            <w:tcW w:w="2940" w:type="dxa"/>
          </w:tcPr>
          <w:p w14:paraId="53584F8D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lib.WinHistory history;</w:t>
            </w:r>
          </w:p>
        </w:tc>
        <w:tc>
          <w:tcPr>
            <w:tcW w:w="3815" w:type="dxa"/>
          </w:tcPr>
          <w:p w14:paraId="7DF0C07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Form1()</w:t>
            </w:r>
          </w:p>
        </w:tc>
      </w:tr>
      <w:tr w:rsidR="00BF13D4" w:rsidRPr="005116F7" w14:paraId="262524CE" w14:textId="77777777" w:rsidTr="00BF13D4">
        <w:trPr>
          <w:trHeight w:val="38"/>
        </w:trPr>
        <w:tc>
          <w:tcPr>
            <w:tcW w:w="2872" w:type="dxa"/>
            <w:vMerge/>
          </w:tcPr>
          <w:p w14:paraId="0DE8C88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60" w:type="dxa"/>
          </w:tcPr>
          <w:p w14:paraId="366233C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List&lt;lib.Models.Message&gt; messages;</w:t>
            </w:r>
          </w:p>
        </w:tc>
        <w:tc>
          <w:tcPr>
            <w:tcW w:w="2893" w:type="dxa"/>
          </w:tcPr>
          <w:p w14:paraId="7069CE88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E4AFC" w:rsidRPr="005116F7" w14:paraId="1FE90F2F" w14:textId="77777777" w:rsidTr="00BF13D4">
        <w:trPr>
          <w:trHeight w:val="38"/>
        </w:trPr>
        <w:tc>
          <w:tcPr>
            <w:tcW w:w="2872" w:type="dxa"/>
            <w:vMerge/>
          </w:tcPr>
          <w:p w14:paraId="7A01ADCD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  <w:vMerge w:val="restart"/>
          </w:tcPr>
          <w:p w14:paraId="2D758FCE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List&lt;lib.Models.ClientInfo&gt; clients;</w:t>
            </w:r>
          </w:p>
        </w:tc>
        <w:tc>
          <w:tcPr>
            <w:tcW w:w="2893" w:type="dxa"/>
          </w:tcPr>
          <w:p w14:paraId="121A8EE8" w14:textId="077A1D58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E4AFC" w:rsidRPr="005116F7" w14:paraId="39519418" w14:textId="77777777" w:rsidTr="00EE4AFC">
        <w:trPr>
          <w:trHeight w:val="38"/>
        </w:trPr>
        <w:tc>
          <w:tcPr>
            <w:tcW w:w="1870" w:type="dxa"/>
            <w:vMerge/>
          </w:tcPr>
          <w:p w14:paraId="4AF83AB1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FF0701E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0A043E" w14:textId="16BED252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E4AFC" w:rsidRPr="005116F7" w14:paraId="388F2997" w14:textId="77777777" w:rsidTr="00EE4AFC">
        <w:trPr>
          <w:trHeight w:val="38"/>
        </w:trPr>
        <w:tc>
          <w:tcPr>
            <w:tcW w:w="1870" w:type="dxa"/>
            <w:vMerge/>
          </w:tcPr>
          <w:p w14:paraId="09AB20D5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05174321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687701DB" w14:textId="3DF5356C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E4AFC" w:rsidRPr="005116F7" w14:paraId="218FE483" w14:textId="77777777" w:rsidTr="00BF128C">
        <w:trPr>
          <w:trHeight w:val="838"/>
        </w:trPr>
        <w:tc>
          <w:tcPr>
            <w:tcW w:w="1870" w:type="dxa"/>
            <w:vMerge/>
          </w:tcPr>
          <w:p w14:paraId="673B696F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D48B085" w14:textId="77777777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8A8DF6C" w14:textId="0A09DD40" w:rsidR="00EE4AFC" w:rsidRPr="00966FAB" w:rsidRDefault="00EE4AFC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D9517FE" w14:textId="77777777" w:rsidR="00BF13D4" w:rsidRPr="00966FAB" w:rsidRDefault="00BF13D4" w:rsidP="00E0090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46C4DAF5" w14:textId="77777777" w:rsidR="004B6463" w:rsidRPr="00EE4AFC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EE4AFC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0910B296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609FE634" w14:textId="281A2803" w:rsidR="004B6463" w:rsidRP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 Form1=</w:t>
      </w:r>
      <w:r w:rsidRPr="004B6463">
        <w:rPr>
          <w:rFonts w:ascii="Times New Roman" w:hAnsi="Times New Roman" w:cs="Times New Roman"/>
          <w:sz w:val="24"/>
          <w:lang w:val="en-US"/>
        </w:rPr>
        <w:t>6</w:t>
      </w:r>
    </w:p>
    <w:p w14:paraId="20AD17B7" w14:textId="06EC5EDC" w:rsidR="004B6463" w:rsidRP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4B6463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4B6463">
        <w:rPr>
          <w:rFonts w:ascii="Times New Roman" w:hAnsi="Times New Roman" w:cs="Times New Roman"/>
          <w:sz w:val="24"/>
          <w:lang w:val="en-US"/>
        </w:rPr>
        <w:t>=</w:t>
      </w:r>
      <w:r w:rsidRPr="004B6463">
        <w:rPr>
          <w:rFonts w:ascii="Times New Roman" w:hAnsi="Times New Roman" w:cs="Times New Roman"/>
          <w:sz w:val="24"/>
          <w:lang w:val="en-US"/>
        </w:rPr>
        <w:t>6</w:t>
      </w:r>
    </w:p>
    <w:p w14:paraId="2B738D17" w14:textId="77777777" w:rsidR="004B6463" w:rsidRP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4B6463">
        <w:rPr>
          <w:rFonts w:ascii="Times New Roman" w:hAnsi="Times New Roman" w:cs="Times New Roman"/>
          <w:b/>
          <w:sz w:val="24"/>
        </w:rPr>
        <w:lastRenderedPageBreak/>
        <w:t xml:space="preserve">Метрика 2: Количество детей </w:t>
      </w:r>
      <w:r w:rsidRPr="004B6463">
        <w:rPr>
          <w:rFonts w:ascii="Times New Roman" w:hAnsi="Times New Roman" w:cs="Times New Roman"/>
          <w:b/>
          <w:sz w:val="24"/>
          <w:lang w:val="en-US"/>
        </w:rPr>
        <w:t>NOC</w:t>
      </w:r>
      <w:r w:rsidRPr="004B6463">
        <w:rPr>
          <w:rFonts w:ascii="Times New Roman" w:hAnsi="Times New Roman" w:cs="Times New Roman"/>
          <w:b/>
          <w:sz w:val="24"/>
        </w:rPr>
        <w:t xml:space="preserve"> (</w:t>
      </w:r>
      <w:r w:rsidRPr="004B6463">
        <w:rPr>
          <w:rFonts w:ascii="Times New Roman" w:hAnsi="Times New Roman" w:cs="Times New Roman"/>
          <w:b/>
          <w:sz w:val="24"/>
          <w:lang w:val="en-US"/>
        </w:rPr>
        <w:t>Number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of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children</w:t>
      </w:r>
      <w:r w:rsidRPr="004B6463">
        <w:rPr>
          <w:rFonts w:ascii="Times New Roman" w:hAnsi="Times New Roman" w:cs="Times New Roman"/>
          <w:b/>
          <w:sz w:val="24"/>
        </w:rPr>
        <w:t>)</w:t>
      </w:r>
    </w:p>
    <w:p w14:paraId="0AF87B62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79A211C6" w14:textId="559261E8" w:rsidR="004B6463" w:rsidRP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NOC</w:t>
      </w:r>
      <w:r w:rsidRPr="004B64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=0</w:t>
      </w:r>
    </w:p>
    <w:p w14:paraId="253FDB2B" w14:textId="77777777" w:rsidR="004B6463" w:rsidRP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4B6463">
        <w:rPr>
          <w:rFonts w:ascii="Times New Roman" w:hAnsi="Times New Roman" w:cs="Times New Roman"/>
          <w:b/>
          <w:sz w:val="24"/>
        </w:rPr>
        <w:t>Метрика 3: Сцепление между классами объектов СВО (</w:t>
      </w:r>
      <w:r w:rsidRPr="004B6463">
        <w:rPr>
          <w:rFonts w:ascii="Times New Roman" w:hAnsi="Times New Roman" w:cs="Times New Roman"/>
          <w:b/>
          <w:sz w:val="24"/>
          <w:lang w:val="en-US"/>
        </w:rPr>
        <w:t>Coupling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between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object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classes</w:t>
      </w:r>
      <w:r w:rsidRPr="004B6463">
        <w:rPr>
          <w:rFonts w:ascii="Times New Roman" w:hAnsi="Times New Roman" w:cs="Times New Roman"/>
          <w:b/>
          <w:sz w:val="24"/>
        </w:rPr>
        <w:t xml:space="preserve">) </w:t>
      </w:r>
    </w:p>
    <w:p w14:paraId="1DC7B4EC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11749356" w14:textId="2E401BB8" w:rsidR="004B6463" w:rsidRP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>
        <w:rPr>
          <w:rFonts w:ascii="Times New Roman" w:hAnsi="Times New Roman" w:cs="Times New Roman"/>
          <w:sz w:val="24"/>
        </w:rPr>
        <w:t>3</w:t>
      </w:r>
    </w:p>
    <w:p w14:paraId="1D893077" w14:textId="0AFF651B" w:rsidR="004B6463" w:rsidRPr="00971106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 w:rsidR="00971106">
        <w:rPr>
          <w:rFonts w:ascii="Times New Roman" w:hAnsi="Times New Roman" w:cs="Times New Roman"/>
          <w:sz w:val="24"/>
        </w:rPr>
        <w:t>3</w:t>
      </w:r>
    </w:p>
    <w:p w14:paraId="3314F88F" w14:textId="77777777" w:rsidR="004B6463" w:rsidRPr="000D2F9A" w:rsidRDefault="004B6463" w:rsidP="004B646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469049AF" w14:textId="77777777" w:rsidR="004B6463" w:rsidRPr="000D2F9A" w:rsidRDefault="004B6463" w:rsidP="004B64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867A035" w14:textId="77777777" w:rsidR="004B6463" w:rsidRPr="00966FAB" w:rsidRDefault="004B6463" w:rsidP="004B6463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2A79DEBB" w14:textId="77777777" w:rsidR="004B6463" w:rsidRPr="00966FAB" w:rsidRDefault="004B6463" w:rsidP="004B6463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20627EBB" w14:textId="77777777" w:rsidR="004B6463" w:rsidRPr="00966FAB" w:rsidRDefault="004B6463" w:rsidP="004B6463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7DA49AC1" w14:textId="77777777" w:rsidR="004B6463" w:rsidRPr="00966FAB" w:rsidRDefault="004B6463" w:rsidP="004B6463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2ED1E19D" w14:textId="6AA49B80" w:rsid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971106" w:rsidRPr="00971106">
        <w:rPr>
          <w:rFonts w:ascii="Times New Roman" w:hAnsi="Times New Roman" w:cs="Times New Roman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971106" w:rsidRPr="00971106">
        <w:rPr>
          <w:rFonts w:ascii="Times New Roman" w:hAnsi="Times New Roman" w:cs="Times New Roman"/>
          <w:sz w:val="24"/>
        </w:rPr>
        <w:t>5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71106" w:rsidRPr="00971106">
        <w:rPr>
          <w:rFonts w:ascii="Times New Roman" w:hAnsi="Times New Roman" w:cs="Times New Roman"/>
          <w:sz w:val="24"/>
          <w:lang w:val="en-US"/>
        </w:rPr>
        <w:t>11</w:t>
      </w:r>
    </w:p>
    <w:p w14:paraId="4B2330E3" w14:textId="3F9FA91D" w:rsidR="00971106" w:rsidRPr="00971106" w:rsidRDefault="00971106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71106">
        <w:rPr>
          <w:rFonts w:ascii="Times New Roman" w:hAnsi="Times New Roman" w:cs="Times New Roman"/>
          <w:sz w:val="24"/>
          <w:lang w:val="en-US"/>
        </w:rPr>
        <w:t>RFC</w:t>
      </w:r>
      <w:r>
        <w:rPr>
          <w:rFonts w:ascii="Times New Roman" w:hAnsi="Times New Roman" w:cs="Times New Roman"/>
          <w:sz w:val="24"/>
        </w:rPr>
        <w:t>=11</w:t>
      </w:r>
    </w:p>
    <w:p w14:paraId="2D4641C0" w14:textId="77777777" w:rsidR="004B6463" w:rsidRPr="00971106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71106">
        <w:rPr>
          <w:rFonts w:ascii="Times New Roman" w:hAnsi="Times New Roman" w:cs="Times New Roman"/>
          <w:b/>
          <w:sz w:val="24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71106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71106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71106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71106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>OM</w:t>
      </w:r>
      <w:r w:rsidRPr="00971106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Lack</w:t>
      </w:r>
      <w:r w:rsidRPr="00971106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971106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Cohesion</w:t>
      </w:r>
      <w:r w:rsidRPr="00971106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</w:t>
      </w:r>
      <w:r w:rsidRPr="00971106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Methods</w:t>
      </w:r>
      <w:r w:rsidRPr="00971106">
        <w:rPr>
          <w:rFonts w:ascii="Times New Roman" w:hAnsi="Times New Roman" w:cs="Times New Roman"/>
          <w:b/>
          <w:sz w:val="24"/>
        </w:rPr>
        <w:t xml:space="preserve">) </w:t>
      </w:r>
    </w:p>
    <w:p w14:paraId="7B553219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0E6FD0A3" w14:textId="40A46B95" w:rsidR="004B6463" w:rsidRPr="00971106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Form1=3</w:t>
      </w:r>
      <w:r w:rsidR="00971106" w:rsidRPr="00971106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-6=</w:t>
      </w:r>
      <w:r w:rsidR="00971106" w:rsidRPr="00971106">
        <w:rPr>
          <w:rFonts w:ascii="Times New Roman" w:hAnsi="Times New Roman" w:cs="Times New Roman"/>
          <w:sz w:val="24"/>
          <w:lang w:val="en-US"/>
        </w:rPr>
        <w:t>24</w:t>
      </w:r>
    </w:p>
    <w:p w14:paraId="61490FE3" w14:textId="26CA2E45" w:rsidR="004B6463" w:rsidRPr="00971106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71106" w:rsidRPr="00971106">
        <w:rPr>
          <w:rFonts w:ascii="Times New Roman" w:hAnsi="Times New Roman" w:cs="Times New Roman"/>
          <w:sz w:val="24"/>
          <w:lang w:val="en-US"/>
        </w:rPr>
        <w:t>24</w:t>
      </w:r>
    </w:p>
    <w:p w14:paraId="382B9F82" w14:textId="77777777" w:rsidR="004B6463" w:rsidRPr="00971106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CS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Class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Size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) </w:t>
      </w:r>
    </w:p>
    <w:p w14:paraId="7C9318F6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231944C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3312F60F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79767E1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1D0B7C9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4F277C1A" w14:textId="2150A706" w:rsidR="004B6463" w:rsidRPr="000D2F9A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</w:t>
      </w:r>
      <w:r w:rsidR="00971106">
        <w:rPr>
          <w:rFonts w:ascii="Times New Roman" w:hAnsi="Times New Roman" w:cs="Times New Roman"/>
          <w:sz w:val="24"/>
        </w:rPr>
        <w:t>6</w:t>
      </w:r>
      <w:r w:rsidRPr="000D2F9A">
        <w:rPr>
          <w:rFonts w:ascii="Times New Roman" w:hAnsi="Times New Roman" w:cs="Times New Roman"/>
          <w:sz w:val="24"/>
        </w:rPr>
        <w:t>+</w:t>
      </w:r>
      <w:r w:rsidR="00971106">
        <w:rPr>
          <w:rFonts w:ascii="Times New Roman" w:hAnsi="Times New Roman" w:cs="Times New Roman"/>
          <w:sz w:val="24"/>
        </w:rPr>
        <w:t>2</w:t>
      </w:r>
      <w:r w:rsidRPr="000D2F9A">
        <w:rPr>
          <w:rFonts w:ascii="Times New Roman" w:hAnsi="Times New Roman" w:cs="Times New Roman"/>
          <w:sz w:val="24"/>
        </w:rPr>
        <w:t>=</w:t>
      </w:r>
      <w:r w:rsidR="00971106">
        <w:rPr>
          <w:rFonts w:ascii="Times New Roman" w:hAnsi="Times New Roman" w:cs="Times New Roman"/>
          <w:sz w:val="24"/>
        </w:rPr>
        <w:t>8</w:t>
      </w:r>
    </w:p>
    <w:p w14:paraId="55708775" w14:textId="417BC66B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971106">
        <w:rPr>
          <w:rFonts w:ascii="Times New Roman" w:hAnsi="Times New Roman" w:cs="Times New Roman"/>
          <w:sz w:val="24"/>
        </w:rPr>
        <w:t>8</w:t>
      </w:r>
    </w:p>
    <w:p w14:paraId="5DF060E3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69C1C80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A243732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A6653E6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2AD9D7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717071CF" w14:textId="424F9625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>=</w:t>
      </w:r>
      <w:r w:rsidR="00971106">
        <w:rPr>
          <w:rFonts w:ascii="Times New Roman" w:hAnsi="Times New Roman" w:cs="Times New Roman"/>
          <w:sz w:val="24"/>
        </w:rPr>
        <w:t>0</w:t>
      </w:r>
    </w:p>
    <w:p w14:paraId="670C4579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5CD21DCE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03CE596E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нижних уровнях иерархии. Для рекомендуемых значений CS = 20 и DIT = 6 рекомендуемое значение NOA ≤ 4 методов (для класса-листа). </w:t>
      </w:r>
    </w:p>
    <w:p w14:paraId="1E499287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316F37E9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12C0A782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03E6F31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E091438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4D599823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012E50DC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253F0AA7" w14:textId="677DB8A5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71106">
        <w:rPr>
          <w:rFonts w:ascii="Times New Roman" w:hAnsi="Times New Roman" w:cs="Times New Roman"/>
          <w:sz w:val="24"/>
        </w:rPr>
        <w:t>0</w:t>
      </w:r>
    </w:p>
    <w:p w14:paraId="5097255D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18135D4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64FAE612" w14:textId="4080D864" w:rsidR="004B6463" w:rsidRPr="00D1130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D11303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D11303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D11303">
        <w:rPr>
          <w:rFonts w:ascii="Times New Roman" w:hAnsi="Times New Roman" w:cs="Times New Roman"/>
          <w:sz w:val="24"/>
        </w:rPr>
        <w:t>1=4</w:t>
      </w:r>
      <w:r w:rsidR="00D11303">
        <w:rPr>
          <w:rFonts w:ascii="Times New Roman" w:hAnsi="Times New Roman" w:cs="Times New Roman"/>
          <w:sz w:val="24"/>
        </w:rPr>
        <w:t>0</w:t>
      </w:r>
      <w:r w:rsidRPr="00D11303">
        <w:rPr>
          <w:rFonts w:ascii="Times New Roman" w:hAnsi="Times New Roman" w:cs="Times New Roman"/>
          <w:sz w:val="24"/>
        </w:rPr>
        <w:t>/</w:t>
      </w:r>
      <w:r w:rsidR="00D11303">
        <w:rPr>
          <w:rFonts w:ascii="Times New Roman" w:hAnsi="Times New Roman" w:cs="Times New Roman"/>
          <w:sz w:val="24"/>
        </w:rPr>
        <w:t>6</w:t>
      </w:r>
      <w:r w:rsidRPr="00D11303">
        <w:rPr>
          <w:rFonts w:ascii="Times New Roman" w:hAnsi="Times New Roman" w:cs="Times New Roman"/>
          <w:sz w:val="24"/>
        </w:rPr>
        <w:t>=6</w:t>
      </w:r>
    </w:p>
    <w:p w14:paraId="5103B7FC" w14:textId="027E9A55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</w:t>
      </w:r>
      <w:r w:rsidR="00D11303">
        <w:rPr>
          <w:rFonts w:ascii="Times New Roman" w:hAnsi="Times New Roman" w:cs="Times New Roman"/>
          <w:sz w:val="24"/>
        </w:rPr>
        <w:t>6.66</w:t>
      </w:r>
    </w:p>
    <w:p w14:paraId="642E2FFD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5AF3D660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5773F611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6B3D82C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0C78DC57" w14:textId="57F847DC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D11303">
        <w:rPr>
          <w:rFonts w:ascii="Times New Roman" w:hAnsi="Times New Roman" w:cs="Times New Roman"/>
          <w:sz w:val="24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/</w:t>
      </w:r>
      <w:r w:rsidR="00D11303">
        <w:rPr>
          <w:rFonts w:ascii="Times New Roman" w:hAnsi="Times New Roman" w:cs="Times New Roman"/>
          <w:sz w:val="24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=0.5</w:t>
      </w:r>
    </w:p>
    <w:p w14:paraId="4D86562F" w14:textId="1E1EA2CD" w:rsidR="004B6463" w:rsidRPr="00D1130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=0.</w:t>
      </w:r>
      <w:r w:rsidR="00D11303">
        <w:rPr>
          <w:rFonts w:ascii="Times New Roman" w:hAnsi="Times New Roman" w:cs="Times New Roman"/>
          <w:sz w:val="24"/>
        </w:rPr>
        <w:t>5</w:t>
      </w:r>
    </w:p>
    <w:p w14:paraId="35A5320D" w14:textId="77777777" w:rsidR="004B6463" w:rsidRPr="000D2F9A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D7DE28F" w14:textId="77777777" w:rsidR="004B6463" w:rsidRPr="000D2F9A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01694685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3EC30321" w14:textId="21963CBC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D11303">
        <w:rPr>
          <w:rFonts w:ascii="Times New Roman" w:hAnsi="Times New Roman" w:cs="Times New Roman"/>
          <w:sz w:val="24"/>
        </w:rPr>
        <w:t>0</w:t>
      </w:r>
    </w:p>
    <w:p w14:paraId="129DF635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50FAFC83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47B5FC57" w14:textId="408F4D9D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 = </w:t>
      </w:r>
      <w:r w:rsidR="00D11303">
        <w:rPr>
          <w:rFonts w:ascii="Times New Roman" w:hAnsi="Times New Roman" w:cs="Times New Roman"/>
          <w:sz w:val="24"/>
        </w:rPr>
        <w:t>6</w:t>
      </w:r>
    </w:p>
    <w:p w14:paraId="2B9E6BC6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799606B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lastRenderedPageBreak/>
        <w:t>Метрика 14: Общее количество классов в системе – NC (Numberofclasses)</w:t>
      </w:r>
    </w:p>
    <w:p w14:paraId="5214F2BD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08B11EE5" w14:textId="30946945" w:rsidR="004B6463" w:rsidRPr="00966FAB" w:rsidRDefault="00D1130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NC</w:t>
      </w:r>
      <w:r w:rsidR="004B6463" w:rsidRPr="00966FAB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1</w:t>
      </w:r>
    </w:p>
    <w:p w14:paraId="6ECA0B20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5819C2CF" w14:textId="77777777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6F536686" w14:textId="64964492" w:rsidR="004B6463" w:rsidRPr="00966FAB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 =</w:t>
      </w:r>
      <w:r w:rsidR="00D11303">
        <w:rPr>
          <w:rFonts w:ascii="Times New Roman" w:hAnsi="Times New Roman" w:cs="Times New Roman"/>
          <w:sz w:val="24"/>
        </w:rPr>
        <w:t>40</w:t>
      </w:r>
    </w:p>
    <w:p w14:paraId="28BBD18C" w14:textId="77777777" w:rsidR="00086691" w:rsidRPr="00EE4AFC" w:rsidRDefault="00086691" w:rsidP="00A9141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p w14:paraId="48629E2F" w14:textId="77777777" w:rsidR="00086691" w:rsidRPr="00EE4AFC" w:rsidRDefault="00086691" w:rsidP="00A9141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p w14:paraId="67E06363" w14:textId="21665961" w:rsidR="00A91415" w:rsidRPr="00966FAB" w:rsidRDefault="00A91415" w:rsidP="00A91415">
      <w:pPr>
        <w:pStyle w:val="a7"/>
        <w:rPr>
          <w:ins w:id="216" w:author="I TIX" w:date="2014-05-27T23:43:00Z"/>
          <w:rFonts w:ascii="Times New Roman" w:hAnsi="Times New Roman" w:cs="Times New Roman"/>
          <w:b/>
          <w:sz w:val="24"/>
        </w:rPr>
      </w:pPr>
      <w:ins w:id="217" w:author="I TIX" w:date="2014-05-27T23:43:00Z">
        <w:r w:rsidRPr="00966FAB">
          <w:rPr>
            <w:rFonts w:ascii="Times New Roman" w:hAnsi="Times New Roman" w:cs="Times New Roman"/>
            <w:b/>
            <w:sz w:val="24"/>
          </w:rPr>
          <w:t>Итерация 2</w:t>
        </w:r>
      </w:ins>
    </w:p>
    <w:p w14:paraId="28E2D732" w14:textId="77777777" w:rsidR="00A91415" w:rsidRPr="00966FAB" w:rsidRDefault="00A91415" w:rsidP="00A91415">
      <w:pPr>
        <w:pStyle w:val="a7"/>
        <w:rPr>
          <w:ins w:id="218" w:author="I TIX" w:date="2014-05-27T23:43:00Z"/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EC3DC3" w:rsidRPr="00966FAB" w14:paraId="5001CE7E" w14:textId="77777777" w:rsidTr="00EC3DC3">
        <w:trPr>
          <w:ins w:id="219" w:author="I TIX" w:date="2014-05-27T23:43:00Z"/>
        </w:trPr>
        <w:tc>
          <w:tcPr>
            <w:tcW w:w="1870" w:type="dxa"/>
          </w:tcPr>
          <w:p w14:paraId="61DAB918" w14:textId="3819E057" w:rsidR="00A91415" w:rsidRPr="00966FAB" w:rsidRDefault="00E85982" w:rsidP="00A91415">
            <w:pPr>
              <w:pStyle w:val="a7"/>
              <w:ind w:left="0"/>
              <w:rPr>
                <w:ins w:id="220" w:author="I TIX" w:date="2014-05-27T23:43:00Z"/>
                <w:rFonts w:ascii="Times New Roman" w:hAnsi="Times New Roman" w:cs="Times New Roman"/>
                <w:sz w:val="24"/>
              </w:rPr>
            </w:pPr>
            <w:ins w:id="221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Класс </w:t>
              </w:r>
            </w:ins>
          </w:p>
        </w:tc>
        <w:tc>
          <w:tcPr>
            <w:tcW w:w="2940" w:type="dxa"/>
          </w:tcPr>
          <w:p w14:paraId="1EFBBF50" w14:textId="03AADB10" w:rsidR="00A91415" w:rsidRPr="00966FAB" w:rsidRDefault="00E85982" w:rsidP="00A91415">
            <w:pPr>
              <w:pStyle w:val="a7"/>
              <w:ind w:left="0"/>
              <w:rPr>
                <w:ins w:id="222" w:author="I TIX" w:date="2014-05-27T23:43:00Z"/>
                <w:rFonts w:ascii="Times New Roman" w:hAnsi="Times New Roman" w:cs="Times New Roman"/>
                <w:sz w:val="24"/>
              </w:rPr>
            </w:pPr>
            <w:ins w:id="223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Поля </w:t>
              </w:r>
            </w:ins>
          </w:p>
        </w:tc>
        <w:tc>
          <w:tcPr>
            <w:tcW w:w="3815" w:type="dxa"/>
          </w:tcPr>
          <w:p w14:paraId="3AE721A0" w14:textId="6DB25A49" w:rsidR="00A91415" w:rsidRPr="00966FAB" w:rsidRDefault="00E85982" w:rsidP="00A91415">
            <w:pPr>
              <w:pStyle w:val="a7"/>
              <w:ind w:left="0"/>
              <w:rPr>
                <w:ins w:id="224" w:author="I TIX" w:date="2014-05-27T23:43:00Z"/>
                <w:rFonts w:ascii="Times New Roman" w:hAnsi="Times New Roman" w:cs="Times New Roman"/>
                <w:sz w:val="24"/>
              </w:rPr>
            </w:pPr>
            <w:ins w:id="225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Методы </w:t>
              </w:r>
            </w:ins>
          </w:p>
        </w:tc>
      </w:tr>
      <w:tr w:rsidR="00EC3DC3" w:rsidRPr="00966FAB" w14:paraId="1487862E" w14:textId="77777777" w:rsidTr="00EC3DC3">
        <w:trPr>
          <w:trHeight w:val="165"/>
          <w:ins w:id="226" w:author="I TIX" w:date="2014-05-27T23:43:00Z"/>
        </w:trPr>
        <w:tc>
          <w:tcPr>
            <w:tcW w:w="1870" w:type="dxa"/>
            <w:vMerge w:val="restart"/>
          </w:tcPr>
          <w:p w14:paraId="705B89AB" w14:textId="2CBC0947" w:rsidR="00EC3DC3" w:rsidRPr="00966FAB" w:rsidRDefault="00EC3DC3" w:rsidP="00A91415">
            <w:pPr>
              <w:pStyle w:val="a7"/>
              <w:ind w:left="0"/>
              <w:rPr>
                <w:ins w:id="227" w:author="I TIX" w:date="2014-05-27T23:43:00Z"/>
                <w:rFonts w:ascii="Times New Roman" w:hAnsi="Times New Roman" w:cs="Times New Roman"/>
                <w:sz w:val="24"/>
              </w:rPr>
            </w:pPr>
            <w:ins w:id="228" w:author="I TIX" w:date="2014-05-27T23:52:00Z">
              <w:r w:rsidRPr="00966FAB">
                <w:rPr>
                  <w:rFonts w:ascii="Times New Roman" w:hAnsi="Times New Roman" w:cs="Times New Roman"/>
                  <w:sz w:val="24"/>
                </w:rPr>
                <w:t>class Form1</w:t>
              </w:r>
            </w:ins>
          </w:p>
        </w:tc>
        <w:tc>
          <w:tcPr>
            <w:tcW w:w="2940" w:type="dxa"/>
          </w:tcPr>
          <w:p w14:paraId="1C1C66E5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ins w:id="229" w:author="I TIX" w:date="2014-05-27T23:53:00Z">
              <w:r w:rsidRPr="00966FAB">
                <w:rPr>
                  <w:rFonts w:ascii="Times New Roman" w:hAnsi="Times New Roman" w:cs="Times New Roman"/>
                  <w:sz w:val="24"/>
                  <w:lang w:val="en-US"/>
                </w:rPr>
                <w:t>lib.WinHistory history</w:t>
              </w:r>
            </w:ins>
          </w:p>
          <w:p w14:paraId="08A41BD0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2BD536B" w14:textId="5AEB9E15" w:rsidR="00EC3DC3" w:rsidRPr="00966FAB" w:rsidRDefault="00EC3DC3" w:rsidP="00A91415">
            <w:pPr>
              <w:pStyle w:val="a7"/>
              <w:ind w:left="0"/>
              <w:rPr>
                <w:ins w:id="230" w:author="I TIX" w:date="2014-05-27T23:43:00Z"/>
                <w:rFonts w:ascii="Times New Roman" w:hAnsi="Times New Roman" w:cs="Times New Roman"/>
                <w:sz w:val="24"/>
                <w:lang w:val="en-US"/>
                <w:rPrChange w:id="231" w:author="I TIX" w:date="2014-05-27T23:52:00Z">
                  <w:rPr>
                    <w:ins w:id="232" w:author="I TIX" w:date="2014-05-27T23:43:00Z"/>
                    <w:rFonts w:ascii="Times New Roman" w:hAnsi="Times New Roman" w:cs="Times New Roman"/>
                    <w:sz w:val="24"/>
                  </w:rPr>
                </w:rPrChange>
              </w:rPr>
            </w:pPr>
          </w:p>
        </w:tc>
        <w:tc>
          <w:tcPr>
            <w:tcW w:w="3815" w:type="dxa"/>
          </w:tcPr>
          <w:p w14:paraId="360702BD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</w:t>
            </w:r>
          </w:p>
          <w:p w14:paraId="4600E7C6" w14:textId="323510FD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Form1()</w:t>
            </w:r>
          </w:p>
          <w:p w14:paraId="3435F1BC" w14:textId="198247BE" w:rsidR="00EC3DC3" w:rsidRPr="00966FAB" w:rsidRDefault="00EC3DC3" w:rsidP="00A91415">
            <w:pPr>
              <w:pStyle w:val="a7"/>
              <w:ind w:left="0"/>
              <w:rPr>
                <w:ins w:id="233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5116F7" w14:paraId="2F20E321" w14:textId="77777777" w:rsidTr="00EC3DC3">
        <w:trPr>
          <w:trHeight w:val="165"/>
          <w:ins w:id="234" w:author="I TIX" w:date="2014-05-27T23:43:00Z"/>
        </w:trPr>
        <w:tc>
          <w:tcPr>
            <w:tcW w:w="1870" w:type="dxa"/>
            <w:vMerge/>
          </w:tcPr>
          <w:p w14:paraId="0D50FC53" w14:textId="77777777" w:rsidR="00EC3DC3" w:rsidRPr="00966FAB" w:rsidRDefault="00EC3DC3" w:rsidP="00A91415">
            <w:pPr>
              <w:pStyle w:val="a7"/>
              <w:ind w:left="0"/>
              <w:rPr>
                <w:ins w:id="235" w:author="I TIX" w:date="2014-05-27T23:52:00Z"/>
                <w:rFonts w:ascii="Times New Roman" w:hAnsi="Times New Roman" w:cs="Times New Roman"/>
                <w:sz w:val="24"/>
              </w:rPr>
            </w:pPr>
          </w:p>
        </w:tc>
        <w:tc>
          <w:tcPr>
            <w:tcW w:w="2940" w:type="dxa"/>
          </w:tcPr>
          <w:p w14:paraId="76ECB3E5" w14:textId="77C2FD7C" w:rsidR="00EC3DC3" w:rsidRPr="00966FAB" w:rsidRDefault="00EC3DC3" w:rsidP="00A91415">
            <w:pPr>
              <w:pStyle w:val="a7"/>
              <w:ind w:left="0"/>
              <w:rPr>
                <w:ins w:id="236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List&lt;lib.Models.Message&gt; messages</w:t>
            </w:r>
          </w:p>
        </w:tc>
        <w:tc>
          <w:tcPr>
            <w:tcW w:w="3815" w:type="dxa"/>
          </w:tcPr>
          <w:p w14:paraId="71BE5DC9" w14:textId="02DA50D3" w:rsidR="00EC3DC3" w:rsidRPr="00966FAB" w:rsidRDefault="00EC3DC3" w:rsidP="00A91415">
            <w:pPr>
              <w:pStyle w:val="a7"/>
              <w:ind w:left="0"/>
              <w:rPr>
                <w:ins w:id="237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C3DC3" w:rsidRPr="005116F7" w14:paraId="13D3EF59" w14:textId="77777777" w:rsidTr="00EC3DC3">
        <w:trPr>
          <w:trHeight w:val="165"/>
          <w:ins w:id="238" w:author="I TIX" w:date="2014-05-27T23:43:00Z"/>
        </w:trPr>
        <w:tc>
          <w:tcPr>
            <w:tcW w:w="1870" w:type="dxa"/>
            <w:vMerge/>
          </w:tcPr>
          <w:p w14:paraId="1BB62D40" w14:textId="77777777" w:rsidR="00EC3DC3" w:rsidRPr="00966FAB" w:rsidRDefault="00EC3DC3" w:rsidP="00A91415">
            <w:pPr>
              <w:pStyle w:val="a7"/>
              <w:ind w:left="0"/>
              <w:rPr>
                <w:ins w:id="239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36F2B5EF" w14:textId="4A6AFA0A" w:rsidR="00EC3DC3" w:rsidRPr="00966FAB" w:rsidRDefault="00EC3DC3" w:rsidP="00A91415">
            <w:pPr>
              <w:pStyle w:val="a7"/>
              <w:ind w:left="0"/>
              <w:rPr>
                <w:ins w:id="240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List&lt;lib.Models.ClientInfo&gt; clients</w:t>
            </w:r>
          </w:p>
        </w:tc>
        <w:tc>
          <w:tcPr>
            <w:tcW w:w="3815" w:type="dxa"/>
          </w:tcPr>
          <w:p w14:paraId="183A68D2" w14:textId="670FF9B2" w:rsidR="00EC3DC3" w:rsidRPr="00966FAB" w:rsidRDefault="00EC3DC3" w:rsidP="00A91415">
            <w:pPr>
              <w:pStyle w:val="a7"/>
              <w:ind w:left="0"/>
              <w:rPr>
                <w:ins w:id="241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EC3DC3" w:rsidRPr="00966FAB" w14:paraId="4AE08AF1" w14:textId="77777777" w:rsidTr="00EC3DC3">
        <w:trPr>
          <w:trHeight w:val="165"/>
          <w:ins w:id="242" w:author="I TIX" w:date="2014-05-27T23:43:00Z"/>
        </w:trPr>
        <w:tc>
          <w:tcPr>
            <w:tcW w:w="1870" w:type="dxa"/>
            <w:vMerge/>
          </w:tcPr>
          <w:p w14:paraId="4491DF81" w14:textId="77777777" w:rsidR="00EC3DC3" w:rsidRPr="00966FAB" w:rsidRDefault="00EC3DC3" w:rsidP="00A91415">
            <w:pPr>
              <w:pStyle w:val="a7"/>
              <w:ind w:left="0"/>
              <w:rPr>
                <w:ins w:id="243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2B383E38" w14:textId="77777777" w:rsidR="00EC3DC3" w:rsidRPr="00966FAB" w:rsidRDefault="00EC3DC3" w:rsidP="00A91415">
            <w:pPr>
              <w:pStyle w:val="a7"/>
              <w:ind w:left="0"/>
              <w:rPr>
                <w:ins w:id="244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27B7A278" w14:textId="4F229C97" w:rsidR="00EC3DC3" w:rsidRPr="00966FAB" w:rsidRDefault="00EC3DC3" w:rsidP="00A91415">
            <w:pPr>
              <w:pStyle w:val="a7"/>
              <w:ind w:left="0"/>
              <w:rPr>
                <w:ins w:id="245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C3DC3" w:rsidRPr="005116F7" w14:paraId="19BF7C9F" w14:textId="77777777" w:rsidTr="00EC3DC3">
        <w:trPr>
          <w:trHeight w:val="550"/>
          <w:ins w:id="246" w:author="I TIX" w:date="2014-05-27T23:43:00Z"/>
        </w:trPr>
        <w:tc>
          <w:tcPr>
            <w:tcW w:w="1870" w:type="dxa"/>
            <w:vMerge/>
          </w:tcPr>
          <w:p w14:paraId="233F25FB" w14:textId="77777777" w:rsidR="00EC3DC3" w:rsidRPr="00966FAB" w:rsidRDefault="00EC3DC3" w:rsidP="00A91415">
            <w:pPr>
              <w:pStyle w:val="a7"/>
              <w:ind w:left="0"/>
              <w:rPr>
                <w:ins w:id="247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 w:val="restart"/>
          </w:tcPr>
          <w:p w14:paraId="48A0CD46" w14:textId="77777777" w:rsidR="00EC3DC3" w:rsidRPr="00966FAB" w:rsidRDefault="00EC3DC3" w:rsidP="00A91415">
            <w:pPr>
              <w:pStyle w:val="a7"/>
              <w:ind w:left="0"/>
              <w:rPr>
                <w:ins w:id="248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114FCA5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ClientView_CellEndEdit(object sender, DataGridViewCellEventArgs e)</w:t>
            </w:r>
          </w:p>
          <w:p w14:paraId="5BEFCE05" w14:textId="5DCA330A" w:rsidR="00EC3DC3" w:rsidRPr="00966FAB" w:rsidRDefault="00EC3DC3" w:rsidP="00A91415">
            <w:pPr>
              <w:pStyle w:val="a7"/>
              <w:ind w:left="0"/>
              <w:rPr>
                <w:ins w:id="249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5116F7" w14:paraId="2E77A929" w14:textId="77777777" w:rsidTr="00EC3DC3">
        <w:trPr>
          <w:trHeight w:val="550"/>
          <w:ins w:id="250" w:author="I TIX" w:date="2014-05-27T23:43:00Z"/>
        </w:trPr>
        <w:tc>
          <w:tcPr>
            <w:tcW w:w="1870" w:type="dxa"/>
            <w:vMerge/>
          </w:tcPr>
          <w:p w14:paraId="788C9339" w14:textId="77777777" w:rsidR="00EC3DC3" w:rsidRPr="00966FAB" w:rsidRDefault="00EC3DC3" w:rsidP="00A91415">
            <w:pPr>
              <w:pStyle w:val="a7"/>
              <w:ind w:left="0"/>
              <w:rPr>
                <w:ins w:id="251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43F8E5D9" w14:textId="77777777" w:rsidR="00EC3DC3" w:rsidRPr="00966FAB" w:rsidRDefault="00EC3DC3" w:rsidP="00A91415">
            <w:pPr>
              <w:pStyle w:val="a7"/>
              <w:ind w:left="0"/>
              <w:rPr>
                <w:ins w:id="252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E967E4A" w14:textId="6DF393A3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C3DC3" w:rsidRPr="005116F7" w14:paraId="167CA4F3" w14:textId="77777777" w:rsidTr="00EC3DC3">
        <w:trPr>
          <w:trHeight w:val="413"/>
          <w:ins w:id="253" w:author="I TIX" w:date="2014-05-27T23:43:00Z"/>
        </w:trPr>
        <w:tc>
          <w:tcPr>
            <w:tcW w:w="1870" w:type="dxa"/>
            <w:vMerge/>
          </w:tcPr>
          <w:p w14:paraId="3FA1604A" w14:textId="77777777" w:rsidR="00EC3DC3" w:rsidRPr="00966FAB" w:rsidRDefault="00EC3DC3" w:rsidP="00A91415">
            <w:pPr>
              <w:pStyle w:val="a7"/>
              <w:ind w:left="0"/>
              <w:rPr>
                <w:ins w:id="254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CF7BAEB" w14:textId="77777777" w:rsidR="00EC3DC3" w:rsidRPr="00966FAB" w:rsidRDefault="00EC3DC3" w:rsidP="00A91415">
            <w:pPr>
              <w:pStyle w:val="a7"/>
              <w:ind w:left="0"/>
              <w:rPr>
                <w:ins w:id="255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CAA083" w14:textId="6AD4610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C3DC3" w:rsidRPr="005116F7" w14:paraId="28C80B66" w14:textId="77777777" w:rsidTr="00EC3DC3">
        <w:trPr>
          <w:trHeight w:val="412"/>
          <w:ins w:id="256" w:author="I TIX" w:date="2014-05-27T23:43:00Z"/>
        </w:trPr>
        <w:tc>
          <w:tcPr>
            <w:tcW w:w="1870" w:type="dxa"/>
            <w:vMerge/>
          </w:tcPr>
          <w:p w14:paraId="25484B07" w14:textId="77777777" w:rsidR="00EC3DC3" w:rsidRPr="00966FAB" w:rsidRDefault="00EC3DC3" w:rsidP="00A91415">
            <w:pPr>
              <w:pStyle w:val="a7"/>
              <w:ind w:left="0"/>
              <w:rPr>
                <w:ins w:id="257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1730576" w14:textId="77777777" w:rsidR="00EC3DC3" w:rsidRPr="00966FAB" w:rsidRDefault="00EC3DC3" w:rsidP="00A91415">
            <w:pPr>
              <w:pStyle w:val="a7"/>
              <w:ind w:left="0"/>
              <w:rPr>
                <w:ins w:id="258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4A5695F" w14:textId="77D35EF6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E7FAB43" w14:textId="77777777" w:rsidR="00A91415" w:rsidRPr="00966FAB" w:rsidRDefault="00A91415" w:rsidP="00A91415">
      <w:pPr>
        <w:pStyle w:val="a7"/>
        <w:rPr>
          <w:ins w:id="259" w:author="I TIX" w:date="2014-05-27T23:43:00Z"/>
          <w:rFonts w:ascii="Times New Roman" w:hAnsi="Times New Roman" w:cs="Times New Roman"/>
          <w:sz w:val="24"/>
          <w:lang w:val="en-US"/>
          <w:rPrChange w:id="260" w:author="I TIX" w:date="2014-05-27T23:43:00Z">
            <w:rPr>
              <w:ins w:id="261" w:author="I TIX" w:date="2014-05-27T23:43:00Z"/>
              <w:rFonts w:ascii="Times New Roman" w:hAnsi="Times New Roman" w:cs="Times New Roman"/>
              <w:b/>
              <w:sz w:val="24"/>
            </w:rPr>
          </w:rPrChange>
        </w:rPr>
      </w:pPr>
    </w:p>
    <w:p w14:paraId="0BC6548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3DC3" w:rsidRPr="00966FAB" w14:paraId="48050FC9" w14:textId="77777777" w:rsidTr="00EC3DC3">
        <w:tc>
          <w:tcPr>
            <w:tcW w:w="3115" w:type="dxa"/>
          </w:tcPr>
          <w:p w14:paraId="761EF386" w14:textId="62B2BC0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7146D4" w14:textId="4293977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40B70344" w14:textId="646C2CAC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C3DC3" w:rsidRPr="005116F7" w14:paraId="58FC3BBA" w14:textId="77777777" w:rsidTr="00EC3DC3">
        <w:tc>
          <w:tcPr>
            <w:tcW w:w="3115" w:type="dxa"/>
          </w:tcPr>
          <w:p w14:paraId="053B61D2" w14:textId="71BF11F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interface ILogExport</w:t>
            </w:r>
          </w:p>
        </w:tc>
        <w:tc>
          <w:tcPr>
            <w:tcW w:w="3115" w:type="dxa"/>
          </w:tcPr>
          <w:p w14:paraId="522479EC" w14:textId="0C8485C4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FilterName</w:t>
            </w:r>
          </w:p>
        </w:tc>
        <w:tc>
          <w:tcPr>
            <w:tcW w:w="3115" w:type="dxa"/>
          </w:tcPr>
          <w:p w14:paraId="5C663B42" w14:textId="7037085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ExportToFile(string path, IEnumerable&lt;Message&gt; messages);</w:t>
            </w:r>
          </w:p>
        </w:tc>
      </w:tr>
    </w:tbl>
    <w:p w14:paraId="52A660A4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0"/>
        <w:gridCol w:w="2979"/>
        <w:gridCol w:w="3316"/>
      </w:tblGrid>
      <w:tr w:rsidR="00EC3DC3" w:rsidRPr="00966FAB" w14:paraId="47937D49" w14:textId="77777777" w:rsidTr="00C87CF8">
        <w:tc>
          <w:tcPr>
            <w:tcW w:w="3050" w:type="dxa"/>
          </w:tcPr>
          <w:p w14:paraId="2456F591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9" w:type="dxa"/>
          </w:tcPr>
          <w:p w14:paraId="3717840F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1C320FC3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87CF8" w:rsidRPr="005116F7" w14:paraId="60EF48CF" w14:textId="77777777" w:rsidTr="00C87CF8">
        <w:trPr>
          <w:trHeight w:val="370"/>
        </w:trPr>
        <w:tc>
          <w:tcPr>
            <w:tcW w:w="3050" w:type="dxa"/>
            <w:vMerge w:val="restart"/>
          </w:tcPr>
          <w:p w14:paraId="003A445F" w14:textId="17EF5102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  class LogExportToTXT </w:t>
            </w:r>
          </w:p>
        </w:tc>
        <w:tc>
          <w:tcPr>
            <w:tcW w:w="2979" w:type="dxa"/>
            <w:vMerge w:val="restart"/>
          </w:tcPr>
          <w:p w14:paraId="565DA4BC" w14:textId="38775F40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185B14A" w14:textId="1ABCA611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void ILogExport.ExportToFile(string </w:t>
            </w: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path, IEnumerable&lt;Message&gt; messages)</w:t>
            </w:r>
          </w:p>
        </w:tc>
      </w:tr>
      <w:tr w:rsidR="00C87CF8" w:rsidRPr="00966FAB" w14:paraId="6004EC7F" w14:textId="77777777" w:rsidTr="00C87CF8">
        <w:trPr>
          <w:trHeight w:val="370"/>
        </w:trPr>
        <w:tc>
          <w:tcPr>
            <w:tcW w:w="3050" w:type="dxa"/>
            <w:vMerge/>
          </w:tcPr>
          <w:p w14:paraId="78DC96A4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18C18D3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36A12B3F" w14:textId="72F5D5E0" w:rsidR="00C87CF8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  <w:tr w:rsidR="00C87CF8" w:rsidRPr="00966FAB" w14:paraId="77E01633" w14:textId="77777777" w:rsidTr="00C87CF8">
        <w:trPr>
          <w:trHeight w:val="370"/>
        </w:trPr>
        <w:tc>
          <w:tcPr>
            <w:tcW w:w="3050" w:type="dxa"/>
            <w:vMerge/>
          </w:tcPr>
          <w:p w14:paraId="37F1B175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E31AFD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334B3B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3D64EF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3"/>
        <w:gridCol w:w="2976"/>
        <w:gridCol w:w="3316"/>
      </w:tblGrid>
      <w:tr w:rsidR="00C87CF8" w:rsidRPr="00966FAB" w14:paraId="042C4D34" w14:textId="77777777" w:rsidTr="00C9410E">
        <w:tc>
          <w:tcPr>
            <w:tcW w:w="3053" w:type="dxa"/>
          </w:tcPr>
          <w:p w14:paraId="4617A458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6" w:type="dxa"/>
          </w:tcPr>
          <w:p w14:paraId="1408A36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2A72762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9410E" w:rsidRPr="005116F7" w14:paraId="2081ED1F" w14:textId="77777777" w:rsidTr="00C9410E">
        <w:trPr>
          <w:trHeight w:val="825"/>
        </w:trPr>
        <w:tc>
          <w:tcPr>
            <w:tcW w:w="3053" w:type="dxa"/>
            <w:vMerge w:val="restart"/>
          </w:tcPr>
          <w:p w14:paraId="329A87DA" w14:textId="03D073B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LogExportToXML</w:t>
            </w:r>
          </w:p>
        </w:tc>
        <w:tc>
          <w:tcPr>
            <w:tcW w:w="2976" w:type="dxa"/>
            <w:vMerge w:val="restart"/>
          </w:tcPr>
          <w:p w14:paraId="6D5A865E" w14:textId="2851DA75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7369072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  <w:p w14:paraId="61DA8538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E1ABA0" w14:textId="39FF3E5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9410E" w:rsidRPr="00966FAB" w14:paraId="0A30C5CE" w14:textId="77777777" w:rsidTr="00C9410E">
        <w:trPr>
          <w:trHeight w:val="825"/>
        </w:trPr>
        <w:tc>
          <w:tcPr>
            <w:tcW w:w="3053" w:type="dxa"/>
            <w:vMerge/>
          </w:tcPr>
          <w:p w14:paraId="5826AFC3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6" w:type="dxa"/>
            <w:vMerge/>
          </w:tcPr>
          <w:p w14:paraId="5F31BC15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12094F38" w14:textId="789194B8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</w:tbl>
    <w:p w14:paraId="16AB563A" w14:textId="77777777" w:rsidR="00C87CF8" w:rsidRPr="00966FAB" w:rsidRDefault="00C87CF8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96"/>
        <w:gridCol w:w="2927"/>
        <w:gridCol w:w="3822"/>
      </w:tblGrid>
      <w:tr w:rsidR="00F017F1" w:rsidRPr="00966FAB" w14:paraId="1288E763" w14:textId="77777777" w:rsidTr="000D2F9A">
        <w:tc>
          <w:tcPr>
            <w:tcW w:w="3013" w:type="dxa"/>
          </w:tcPr>
          <w:p w14:paraId="3948129A" w14:textId="00F6104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046" w:type="dxa"/>
          </w:tcPr>
          <w:p w14:paraId="1CFE8247" w14:textId="7ADB5353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286" w:type="dxa"/>
          </w:tcPr>
          <w:p w14:paraId="6AD89995" w14:textId="4B1887B2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F017F1" w:rsidRPr="005116F7" w14:paraId="7C1270B3" w14:textId="77777777" w:rsidTr="000D2F9A">
        <w:trPr>
          <w:trHeight w:val="185"/>
        </w:trPr>
        <w:tc>
          <w:tcPr>
            <w:tcW w:w="3013" w:type="dxa"/>
            <w:vMerge w:val="restart"/>
          </w:tcPr>
          <w:p w14:paraId="292176FD" w14:textId="4F70271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LogExporter</w:t>
            </w:r>
          </w:p>
        </w:tc>
        <w:tc>
          <w:tcPr>
            <w:tcW w:w="3046" w:type="dxa"/>
            <w:vMerge w:val="restart"/>
          </w:tcPr>
          <w:p w14:paraId="03DEA054" w14:textId="4AF7E8F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List&lt;ILogExport&gt; typesOfExport</w:t>
            </w:r>
          </w:p>
        </w:tc>
        <w:tc>
          <w:tcPr>
            <w:tcW w:w="3286" w:type="dxa"/>
          </w:tcPr>
          <w:p w14:paraId="0EB976E2" w14:textId="67E08B1E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public LogExporter(List&lt;ILogExport&gt; types) </w:t>
            </w:r>
          </w:p>
        </w:tc>
      </w:tr>
      <w:tr w:rsidR="00F017F1" w:rsidRPr="005116F7" w14:paraId="48E2CA5D" w14:textId="77777777" w:rsidTr="000D2F9A">
        <w:trPr>
          <w:trHeight w:val="185"/>
        </w:trPr>
        <w:tc>
          <w:tcPr>
            <w:tcW w:w="3013" w:type="dxa"/>
            <w:vMerge/>
          </w:tcPr>
          <w:p w14:paraId="738B257E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3C2A36A7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3A7F8374" w14:textId="4B1FF28B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Export(string path, int index, IEnumerable&lt;Message&gt; messages)</w:t>
            </w:r>
          </w:p>
        </w:tc>
      </w:tr>
      <w:tr w:rsidR="00F017F1" w:rsidRPr="00966FAB" w14:paraId="4F04CB2E" w14:textId="77777777" w:rsidTr="000D2F9A">
        <w:trPr>
          <w:trHeight w:val="185"/>
        </w:trPr>
        <w:tc>
          <w:tcPr>
            <w:tcW w:w="3013" w:type="dxa"/>
            <w:vMerge/>
          </w:tcPr>
          <w:p w14:paraId="3F7A27BA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4C52F185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25086B30" w14:textId="2A350A2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public string Filter</w:t>
            </w:r>
          </w:p>
        </w:tc>
      </w:tr>
      <w:tr w:rsidR="000D2F9A" w:rsidRPr="00966FAB" w14:paraId="4DAD32A1" w14:textId="77777777" w:rsidTr="000D2F9A">
        <w:tc>
          <w:tcPr>
            <w:tcW w:w="9345" w:type="dxa"/>
            <w:gridSpan w:val="3"/>
          </w:tcPr>
          <w:p w14:paraId="7B141D19" w14:textId="77777777" w:rsidR="000D2F9A" w:rsidRPr="00966FAB" w:rsidRDefault="000D2F9A" w:rsidP="0008669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0D2F9A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87C2FB8" wp14:editId="1F3F6888">
                  <wp:extent cx="6219825" cy="61245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612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AF2D5" w14:textId="4969CE17" w:rsidR="00F017F1" w:rsidRPr="00966FAB" w:rsidRDefault="00F017F1" w:rsidP="000423C4">
      <w:pPr>
        <w:rPr>
          <w:rFonts w:ascii="Times New Roman" w:hAnsi="Times New Roman" w:cs="Times New Roman"/>
          <w:sz w:val="24"/>
          <w:lang w:val="en-US"/>
        </w:rPr>
      </w:pPr>
    </w:p>
    <w:p w14:paraId="64A0B241" w14:textId="7BCBEE6D" w:rsidR="00C3678E" w:rsidRPr="000D2F9A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Pr="00966FAB">
        <w:rPr>
          <w:rFonts w:ascii="Times New Roman" w:hAnsi="Times New Roman" w:cs="Times New Roman"/>
          <w:sz w:val="24"/>
          <w:lang w:val="en-US"/>
        </w:rPr>
        <w:t>client</w:t>
      </w:r>
      <w:r w:rsidRPr="000D2F9A">
        <w:rPr>
          <w:rFonts w:ascii="Times New Roman" w:hAnsi="Times New Roman" w:cs="Times New Roman"/>
          <w:sz w:val="24"/>
        </w:rPr>
        <w:t xml:space="preserve"> </w:t>
      </w:r>
    </w:p>
    <w:p w14:paraId="59CF2BB0" w14:textId="77777777" w:rsidR="00C3678E" w:rsidRPr="00966FAB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5D04ADE1" w14:textId="77777777" w:rsidR="000F45AA" w:rsidRPr="000D2F9A" w:rsidRDefault="000F45AA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0D2F9A">
        <w:rPr>
          <w:rFonts w:ascii="Times New Roman" w:hAnsi="Times New Roman" w:cs="Times New Roman"/>
          <w:sz w:val="24"/>
        </w:rPr>
        <w:t>Оценка качества проекта:</w:t>
      </w:r>
    </w:p>
    <w:p w14:paraId="6940B8FF" w14:textId="77777777" w:rsidR="000F45AA" w:rsidRPr="00EE4AFC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EE4AFC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5FA130D3" w14:textId="6088A540" w:rsidR="00D6699D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равняться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количеству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методов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в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классе.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Подсчитываются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только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текущего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Унаследованные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игнорируются.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Метрика</w:t>
      </w:r>
      <w:r w:rsidR="00360E32" w:rsidRPr="00966FAB">
        <w:rPr>
          <w:rFonts w:ascii="Times New Roman" w:hAnsi="Times New Roman" w:cs="Times New Roman"/>
          <w:sz w:val="24"/>
        </w:rPr>
        <w:t xml:space="preserve">   </w:t>
      </w:r>
      <w:r w:rsidRPr="00966FAB">
        <w:rPr>
          <w:rFonts w:ascii="Times New Roman" w:hAnsi="Times New Roman" w:cs="Times New Roman"/>
          <w:sz w:val="24"/>
        </w:rPr>
        <w:t> WMC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дает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относительную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меру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сложности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Считаем,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что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все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методы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класса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имеют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одинаковую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209FD9B0" w14:textId="297EF852" w:rsidR="00360E32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Form1=8</w:t>
      </w:r>
    </w:p>
    <w:p w14:paraId="2954EF0D" w14:textId="52665316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interface ILogExport=1</w:t>
      </w:r>
    </w:p>
    <w:p w14:paraId="6BD59AD7" w14:textId="25B8F6FF" w:rsidR="00360E32" w:rsidRPr="002C7B43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LogExportToTXT=</w:t>
      </w:r>
      <w:r w:rsidR="002C7B43">
        <w:rPr>
          <w:rFonts w:ascii="Times New Roman" w:hAnsi="Times New Roman" w:cs="Times New Roman"/>
          <w:sz w:val="24"/>
        </w:rPr>
        <w:t>1</w:t>
      </w:r>
    </w:p>
    <w:p w14:paraId="54D52D89" w14:textId="2E0D7A78" w:rsidR="00360E32" w:rsidRPr="002C7B43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LogExportToXML=</w:t>
      </w:r>
      <w:r w:rsidR="002C7B43">
        <w:rPr>
          <w:rFonts w:ascii="Times New Roman" w:hAnsi="Times New Roman" w:cs="Times New Roman"/>
          <w:sz w:val="24"/>
        </w:rPr>
        <w:t>1</w:t>
      </w:r>
    </w:p>
    <w:p w14:paraId="1C97919E" w14:textId="284A3EE4" w:rsidR="00F017F1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F017F1" w:rsidRPr="00966FAB">
        <w:rPr>
          <w:rFonts w:ascii="Times New Roman" w:hAnsi="Times New Roman" w:cs="Times New Roman"/>
          <w:sz w:val="24"/>
          <w:lang w:val="en-US"/>
        </w:rPr>
        <w:t>class LogExporter =3</w:t>
      </w:r>
    </w:p>
    <w:p w14:paraId="7BE9531A" w14:textId="37C5E28B" w:rsidR="00360E32" w:rsidRPr="005116F7" w:rsidRDefault="00360E32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5116F7">
        <w:rPr>
          <w:rFonts w:ascii="Times New Roman" w:hAnsi="Times New Roman" w:cs="Times New Roman"/>
          <w:sz w:val="24"/>
        </w:rPr>
        <w:t>=</w:t>
      </w:r>
      <w:r w:rsidR="002C7B43">
        <w:rPr>
          <w:rFonts w:ascii="Times New Roman" w:hAnsi="Times New Roman" w:cs="Times New Roman"/>
          <w:sz w:val="24"/>
        </w:rPr>
        <w:t>2.8</w:t>
      </w:r>
    </w:p>
    <w:p w14:paraId="432895EC" w14:textId="77777777" w:rsidR="00F017F1" w:rsidRPr="002C7B43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2C7B43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2C7B43">
        <w:rPr>
          <w:rFonts w:ascii="Times New Roman" w:hAnsi="Times New Roman" w:cs="Times New Roman"/>
          <w:b/>
          <w:sz w:val="24"/>
          <w:lang w:val="en-US"/>
        </w:rPr>
        <w:t>NOC</w:t>
      </w:r>
      <w:r w:rsidRPr="002C7B43">
        <w:rPr>
          <w:rFonts w:ascii="Times New Roman" w:hAnsi="Times New Roman" w:cs="Times New Roman"/>
          <w:b/>
          <w:sz w:val="24"/>
        </w:rPr>
        <w:t xml:space="preserve"> (</w:t>
      </w:r>
      <w:r w:rsidRPr="002C7B43">
        <w:rPr>
          <w:rFonts w:ascii="Times New Roman" w:hAnsi="Times New Roman" w:cs="Times New Roman"/>
          <w:b/>
          <w:sz w:val="24"/>
          <w:lang w:val="en-US"/>
        </w:rPr>
        <w:t>Number</w:t>
      </w:r>
      <w:r w:rsidRPr="002C7B43">
        <w:rPr>
          <w:rFonts w:ascii="Times New Roman" w:hAnsi="Times New Roman" w:cs="Times New Roman"/>
          <w:b/>
          <w:sz w:val="24"/>
        </w:rPr>
        <w:t xml:space="preserve"> </w:t>
      </w:r>
      <w:r w:rsidRPr="002C7B43">
        <w:rPr>
          <w:rFonts w:ascii="Times New Roman" w:hAnsi="Times New Roman" w:cs="Times New Roman"/>
          <w:b/>
          <w:sz w:val="24"/>
          <w:lang w:val="en-US"/>
        </w:rPr>
        <w:t>of</w:t>
      </w:r>
      <w:r w:rsidRPr="002C7B43">
        <w:rPr>
          <w:rFonts w:ascii="Times New Roman" w:hAnsi="Times New Roman" w:cs="Times New Roman"/>
          <w:b/>
          <w:sz w:val="24"/>
        </w:rPr>
        <w:t xml:space="preserve"> </w:t>
      </w:r>
      <w:r w:rsidRPr="002C7B43">
        <w:rPr>
          <w:rFonts w:ascii="Times New Roman" w:hAnsi="Times New Roman" w:cs="Times New Roman"/>
          <w:b/>
          <w:sz w:val="24"/>
          <w:lang w:val="en-US"/>
        </w:rPr>
        <w:t>children</w:t>
      </w:r>
      <w:r w:rsidRPr="002C7B43">
        <w:rPr>
          <w:rFonts w:ascii="Times New Roman" w:hAnsi="Times New Roman" w:cs="Times New Roman"/>
          <w:b/>
          <w:sz w:val="24"/>
        </w:rPr>
        <w:t>)</w:t>
      </w:r>
    </w:p>
    <w:p w14:paraId="070C69D0" w14:textId="77777777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74D3A72" w14:textId="7634AD34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F3FFAAC" w14:textId="24E33699" w:rsidR="00360E32" w:rsidRPr="002C7B43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2C7B43">
        <w:rPr>
          <w:rFonts w:ascii="Times New Roman" w:hAnsi="Times New Roman" w:cs="Times New Roman"/>
          <w:sz w:val="24"/>
          <w:lang w:val="en-US"/>
        </w:rPr>
        <w:t>NOC=</w:t>
      </w:r>
      <w:r w:rsidR="00C3678E" w:rsidRPr="002C7B43">
        <w:rPr>
          <w:rFonts w:ascii="Times New Roman" w:hAnsi="Times New Roman" w:cs="Times New Roman"/>
          <w:sz w:val="24"/>
          <w:lang w:val="en-US"/>
        </w:rPr>
        <w:t>0.4</w:t>
      </w:r>
    </w:p>
    <w:p w14:paraId="42F4BC8A" w14:textId="77777777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Метрика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3: </w:t>
      </w:r>
      <w:r w:rsidRPr="00966FAB">
        <w:rPr>
          <w:rFonts w:ascii="Times New Roman" w:hAnsi="Times New Roman" w:cs="Times New Roman"/>
          <w:sz w:val="24"/>
        </w:rPr>
        <w:t>Сцепление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между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классами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объектов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(Coupling between object classes) </w:t>
      </w:r>
    </w:p>
    <w:p w14:paraId="02606251" w14:textId="6D4E732B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0273953C" w14:textId="12FD3015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BE372A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170DF876" w14:textId="71B3266A" w:rsidR="00CE0680" w:rsidRPr="000D2F9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BE372A" w:rsidRPr="000D2F9A">
        <w:rPr>
          <w:rFonts w:ascii="Times New Roman" w:hAnsi="Times New Roman" w:cs="Times New Roman"/>
          <w:sz w:val="24"/>
          <w:lang w:val="en-US"/>
        </w:rPr>
        <w:t>0</w:t>
      </w:r>
    </w:p>
    <w:p w14:paraId="0E017C4B" w14:textId="340B017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6A0A1047" w14:textId="5DA19A5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430BFA26" w14:textId="21ACC71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</w:t>
      </w:r>
    </w:p>
    <w:p w14:paraId="4D753D67" w14:textId="1F0EBD48" w:rsidR="00CE0680" w:rsidRPr="000D2F9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="00D062AD" w:rsidRPr="000D2F9A">
        <w:rPr>
          <w:rFonts w:ascii="Times New Roman" w:hAnsi="Times New Roman" w:cs="Times New Roman"/>
          <w:sz w:val="24"/>
          <w:lang w:val="en-US"/>
        </w:rPr>
        <w:t>=1,</w:t>
      </w:r>
      <w:r w:rsidR="00BE372A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738FF840" w14:textId="77777777" w:rsidR="00D062AD" w:rsidRPr="000D2F9A" w:rsidRDefault="00D062AD" w:rsidP="00D062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7533B54B" w14:textId="77777777" w:rsidR="00D062AD" w:rsidRPr="000D2F9A" w:rsidRDefault="00D062AD" w:rsidP="00D062AD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BBEFCCC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8F5165E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</w:t>
      </w: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Данная метрика характеризует динамическую составляющую внешних связей классов. </w:t>
      </w:r>
    </w:p>
    <w:p w14:paraId="7D680271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A329147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09B97B53" w14:textId="72807A07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C3678E" w:rsidRPr="00966FAB">
        <w:rPr>
          <w:rFonts w:ascii="Times New Roman" w:hAnsi="Times New Roman" w:cs="Times New Roman"/>
          <w:sz w:val="24"/>
          <w:lang w:val="en-US"/>
        </w:rPr>
        <w:t>8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C3678E" w:rsidRPr="00966FAB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C3678E" w:rsidRPr="00966FAB">
        <w:rPr>
          <w:rFonts w:ascii="Times New Roman" w:hAnsi="Times New Roman" w:cs="Times New Roman"/>
          <w:sz w:val="24"/>
          <w:lang w:val="en-US"/>
        </w:rPr>
        <w:t>14</w:t>
      </w:r>
    </w:p>
    <w:p w14:paraId="08841E29" w14:textId="36E2EA8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+0=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4F85C0EB" w14:textId="17268A6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7</w:t>
      </w:r>
    </w:p>
    <w:p w14:paraId="5946CFC9" w14:textId="3B5C2474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+1=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0C9E38C0" w14:textId="5477E74C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020A77" w:rsidRPr="00966FAB">
        <w:rPr>
          <w:rFonts w:ascii="Times New Roman" w:hAnsi="Times New Roman" w:cs="Times New Roman"/>
          <w:sz w:val="24"/>
          <w:lang w:val="en-US"/>
        </w:rPr>
        <w:t>3+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="00020A77"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</w:t>
      </w:r>
    </w:p>
    <w:p w14:paraId="269A1BC4" w14:textId="0A68DD42" w:rsidR="00D062AD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6.6</w:t>
      </w:r>
    </w:p>
    <w:p w14:paraId="315453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235CF774" w14:textId="695DF54F" w:rsidR="00020A77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2E7E1B8F" w14:textId="1E241B1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38-</w:t>
      </w:r>
      <w:r w:rsidRPr="00966FAB">
        <w:rPr>
          <w:rFonts w:ascii="Times New Roman" w:hAnsi="Times New Roman" w:cs="Times New Roman"/>
          <w:sz w:val="24"/>
          <w:lang w:val="en-US"/>
        </w:rPr>
        <w:t>6=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32</w:t>
      </w:r>
    </w:p>
    <w:p w14:paraId="36F4154A" w14:textId="0A17156D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interface ILogExport=2</w:t>
      </w:r>
      <w:r w:rsidR="009C68C9" w:rsidRPr="00966FAB">
        <w:rPr>
          <w:rFonts w:ascii="Times New Roman" w:hAnsi="Times New Roman" w:cs="Times New Roman"/>
          <w:sz w:val="24"/>
          <w:lang w:val="en-US"/>
        </w:rPr>
        <w:t>-</w:t>
      </w:r>
      <w:r w:rsidRPr="00966FAB">
        <w:rPr>
          <w:rFonts w:ascii="Times New Roman" w:hAnsi="Times New Roman" w:cs="Times New Roman"/>
          <w:sz w:val="24"/>
          <w:lang w:val="en-US"/>
        </w:rPr>
        <w:t>0=2</w:t>
      </w:r>
    </w:p>
    <w:p w14:paraId="4CE197A4" w14:textId="060B182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="009C68C9" w:rsidRPr="00966FAB">
        <w:rPr>
          <w:rFonts w:ascii="Times New Roman" w:hAnsi="Times New Roman" w:cs="Times New Roman"/>
          <w:sz w:val="24"/>
          <w:lang w:val="en-US"/>
        </w:rPr>
        <w:t xml:space="preserve"> class LogExportToTXT=3-0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05834DAB" w14:textId="1D395FC9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LogExportToXML=3</w:t>
      </w:r>
      <w:r w:rsidR="009C68C9" w:rsidRPr="00966FAB">
        <w:rPr>
          <w:rFonts w:ascii="Times New Roman" w:hAnsi="Times New Roman" w:cs="Times New Roman"/>
          <w:sz w:val="24"/>
          <w:lang w:val="en-US"/>
        </w:rPr>
        <w:t>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28CCAA96" w14:textId="50F28D8B" w:rsidR="00E617F0" w:rsidRPr="000D2F9A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LogExporter =</w:t>
      </w:r>
      <w:r w:rsidR="009C68C9" w:rsidRPr="00966FAB">
        <w:rPr>
          <w:rFonts w:ascii="Times New Roman" w:hAnsi="Times New Roman" w:cs="Times New Roman"/>
          <w:sz w:val="24"/>
          <w:lang w:val="en-US"/>
        </w:rPr>
        <w:t>6-</w:t>
      </w:r>
      <w:r w:rsidR="009C68C9" w:rsidRPr="000D2F9A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5498D2BB" w14:textId="485D8F4E" w:rsidR="0003671E" w:rsidRPr="000D2F9A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C68C9" w:rsidRPr="000D2F9A">
        <w:rPr>
          <w:rFonts w:ascii="Times New Roman" w:hAnsi="Times New Roman" w:cs="Times New Roman"/>
          <w:sz w:val="24"/>
          <w:lang w:val="en-US"/>
        </w:rPr>
        <w:t>8.8</w:t>
      </w:r>
    </w:p>
    <w:p w14:paraId="5A41C919" w14:textId="77777777" w:rsidR="00E617F0" w:rsidRPr="00966FAB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5D9338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7F5A648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05F8FC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C03A2D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7289F77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1E6FA9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7F0076E6" w14:textId="0527C6BA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Рекомендуемое значение CS ≤ 20 методов.</w:t>
      </w:r>
    </w:p>
    <w:p w14:paraId="0F7E8508" w14:textId="5733D505" w:rsidR="00D5137E" w:rsidRPr="000D2F9A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1=8+</w:t>
      </w:r>
      <w:r w:rsidR="00865393" w:rsidRPr="000D2F9A">
        <w:rPr>
          <w:rFonts w:ascii="Times New Roman" w:hAnsi="Times New Roman" w:cs="Times New Roman"/>
          <w:sz w:val="24"/>
        </w:rPr>
        <w:t>3</w:t>
      </w:r>
      <w:r w:rsidRPr="000D2F9A">
        <w:rPr>
          <w:rFonts w:ascii="Times New Roman" w:hAnsi="Times New Roman" w:cs="Times New Roman"/>
          <w:sz w:val="24"/>
        </w:rPr>
        <w:t>=1</w:t>
      </w:r>
      <w:r w:rsidR="00865393" w:rsidRPr="000D2F9A">
        <w:rPr>
          <w:rFonts w:ascii="Times New Roman" w:hAnsi="Times New Roman" w:cs="Times New Roman"/>
          <w:sz w:val="24"/>
        </w:rPr>
        <w:t>1</w:t>
      </w:r>
    </w:p>
    <w:p w14:paraId="03C235BD" w14:textId="4EC171BF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interface ILogExport=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1+1=2</w:t>
      </w:r>
    </w:p>
    <w:p w14:paraId="4C943F1E" w14:textId="2AFF8AD9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LogExportToTXT=</w:t>
      </w:r>
      <w:r w:rsidR="002C7B43">
        <w:rPr>
          <w:rFonts w:ascii="Times New Roman" w:hAnsi="Times New Roman" w:cs="Times New Roman"/>
          <w:sz w:val="24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+</w:t>
      </w:r>
      <w:r w:rsidR="002C7B43">
        <w:rPr>
          <w:rFonts w:ascii="Times New Roman" w:hAnsi="Times New Roman" w:cs="Times New Roman"/>
          <w:sz w:val="24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6E464939" w14:textId="20C197AE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LogExportToXML=</w:t>
      </w:r>
      <w:r w:rsidR="002C7B43">
        <w:rPr>
          <w:rFonts w:ascii="Times New Roman" w:hAnsi="Times New Roman" w:cs="Times New Roman"/>
          <w:sz w:val="24"/>
        </w:rPr>
        <w:t>1</w:t>
      </w:r>
      <w:bookmarkStart w:id="262" w:name="_GoBack"/>
      <w:bookmarkEnd w:id="262"/>
      <w:r w:rsidR="00865393" w:rsidRPr="00966FAB">
        <w:rPr>
          <w:rFonts w:ascii="Times New Roman" w:hAnsi="Times New Roman" w:cs="Times New Roman"/>
          <w:sz w:val="24"/>
          <w:lang w:val="en-US"/>
        </w:rPr>
        <w:t>+</w:t>
      </w:r>
      <w:r w:rsidR="002C7B43">
        <w:rPr>
          <w:rFonts w:ascii="Times New Roman" w:hAnsi="Times New Roman" w:cs="Times New Roman"/>
          <w:sz w:val="24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973FC0E" w14:textId="7C9C4167" w:rsidR="00D5137E" w:rsidRPr="000D2F9A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LogExporter 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</w:t>
      </w:r>
      <w:r w:rsidR="00865393" w:rsidRPr="000D2F9A">
        <w:rPr>
          <w:rFonts w:ascii="Times New Roman" w:hAnsi="Times New Roman" w:cs="Times New Roman"/>
          <w:sz w:val="24"/>
          <w:lang w:val="en-US"/>
        </w:rPr>
        <w:t>+1=3</w:t>
      </w:r>
    </w:p>
    <w:p w14:paraId="550193FB" w14:textId="19790D91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865393" w:rsidRPr="00966FAB">
        <w:rPr>
          <w:rFonts w:ascii="Times New Roman" w:hAnsi="Times New Roman" w:cs="Times New Roman"/>
          <w:sz w:val="24"/>
        </w:rPr>
        <w:t>4</w:t>
      </w:r>
    </w:p>
    <w:p w14:paraId="60F6524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8295A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556F70BE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2F451DB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990BBA9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64BE6127" w14:textId="107C0A4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405D4EB9" w14:textId="448873DC" w:rsidR="0027338B" w:rsidRPr="000D2F9A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0D2F9A">
        <w:rPr>
          <w:rFonts w:ascii="Times New Roman" w:hAnsi="Times New Roman" w:cs="Times New Roman"/>
          <w:sz w:val="24"/>
        </w:rPr>
        <w:t>=1</w:t>
      </w:r>
    </w:p>
    <w:p w14:paraId="74014C6D" w14:textId="41D1A3C7" w:rsidR="0027338B" w:rsidRPr="000D2F9A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0D2F9A">
        <w:rPr>
          <w:rFonts w:ascii="Times New Roman" w:hAnsi="Times New Roman" w:cs="Times New Roman"/>
          <w:sz w:val="24"/>
        </w:rPr>
        <w:t>=1</w:t>
      </w:r>
    </w:p>
    <w:p w14:paraId="13B9A297" w14:textId="2284CF81" w:rsidR="0003671E" w:rsidRPr="00966FAB" w:rsidRDefault="00A25E7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="0027338B" w:rsidRPr="000D2F9A">
        <w:rPr>
          <w:rFonts w:ascii="Times New Roman" w:hAnsi="Times New Roman" w:cs="Times New Roman"/>
          <w:sz w:val="24"/>
        </w:rPr>
        <w:t>=</w:t>
      </w:r>
      <w:r w:rsidR="0027338B" w:rsidRPr="00966FAB">
        <w:rPr>
          <w:rFonts w:ascii="Times New Roman" w:hAnsi="Times New Roman" w:cs="Times New Roman"/>
          <w:sz w:val="24"/>
        </w:rPr>
        <w:t>0.4</w:t>
      </w:r>
    </w:p>
    <w:p w14:paraId="713FE6FB" w14:textId="77777777" w:rsidR="0027338B" w:rsidRPr="000D2F9A" w:rsidRDefault="0027338B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359DA0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90F1C7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11B9C664" w14:textId="068E4672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539F3B38" w14:textId="1EFC953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B31467A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1C6D79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1000C0B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79DAB40C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63A171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SI = (NOO * уровень) /Mобщ, </w:t>
      </w:r>
    </w:p>
    <w:p w14:paraId="0D948D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1707E71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25ECF402" w14:textId="253846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3AA25873" w14:textId="75CFEC7A" w:rsidR="00CF18DF" w:rsidRPr="000D2F9A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2D3E10C8" w14:textId="2CCA7B89" w:rsidR="00CF18DF" w:rsidRPr="000D2F9A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0E74272E" w14:textId="71175C3F" w:rsidR="0003671E" w:rsidRPr="00966FAB" w:rsidRDefault="004114D6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/Mобщ=0.2</w:t>
      </w:r>
    </w:p>
    <w:p w14:paraId="3CBD5E80" w14:textId="77777777" w:rsidR="00CF18DF" w:rsidRPr="00966FAB" w:rsidRDefault="00CF18D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7327F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190FB8B3" w14:textId="5754E10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E1CD3CF" w14:textId="2C4CEED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470391" w:rsidRPr="00966FAB">
        <w:rPr>
          <w:rFonts w:ascii="Times New Roman" w:hAnsi="Times New Roman" w:cs="Times New Roman"/>
          <w:sz w:val="24"/>
          <w:lang w:val="en-US"/>
        </w:rPr>
        <w:t>48/8=6</w:t>
      </w:r>
    </w:p>
    <w:p w14:paraId="52F6660B" w14:textId="7657A985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</w:t>
      </w:r>
      <w:r w:rsidR="00470391" w:rsidRPr="00966FAB">
        <w:rPr>
          <w:rFonts w:ascii="Times New Roman" w:hAnsi="Times New Roman" w:cs="Times New Roman"/>
          <w:sz w:val="24"/>
          <w:lang w:val="en-US"/>
        </w:rPr>
        <w:t>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</w:t>
      </w:r>
    </w:p>
    <w:p w14:paraId="51B59687" w14:textId="759B2ACC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10/2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</w:t>
      </w:r>
    </w:p>
    <w:p w14:paraId="3E5C8D6A" w14:textId="29E2501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11/2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5.5</w:t>
      </w:r>
    </w:p>
    <w:p w14:paraId="3D50A875" w14:textId="35E5C367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0D2F9A">
        <w:rPr>
          <w:rFonts w:ascii="Times New Roman" w:hAnsi="Times New Roman" w:cs="Times New Roman"/>
          <w:sz w:val="24"/>
        </w:rPr>
        <w:t xml:space="preserve"> =</w:t>
      </w:r>
      <w:r w:rsidR="00470391" w:rsidRPr="00966FAB">
        <w:rPr>
          <w:rFonts w:ascii="Times New Roman" w:hAnsi="Times New Roman" w:cs="Times New Roman"/>
          <w:sz w:val="24"/>
        </w:rPr>
        <w:t>15/3</w:t>
      </w:r>
      <w:r w:rsidRPr="000D2F9A">
        <w:rPr>
          <w:rFonts w:ascii="Times New Roman" w:hAnsi="Times New Roman" w:cs="Times New Roman"/>
          <w:sz w:val="24"/>
        </w:rPr>
        <w:t>=</w:t>
      </w:r>
      <w:r w:rsidR="00470391" w:rsidRPr="00966FAB">
        <w:rPr>
          <w:rFonts w:ascii="Times New Roman" w:hAnsi="Times New Roman" w:cs="Times New Roman"/>
          <w:sz w:val="24"/>
        </w:rPr>
        <w:t>5</w:t>
      </w:r>
    </w:p>
    <w:p w14:paraId="6CE92FC1" w14:textId="471942A5" w:rsidR="0003671E" w:rsidRPr="00966FAB" w:rsidRDefault="00470391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=4.5</w:t>
      </w:r>
    </w:p>
    <w:p w14:paraId="48D9FE44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15BAC5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04EF24C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6562AF59" w14:textId="53EBE2AC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больше параметров у операции, тем сложнее сотрудничество между объектами. Поэтому значение </w:t>
      </w:r>
      <w:r w:rsidR="00470391" w:rsidRPr="00966FAB">
        <w:rPr>
          <w:rFonts w:ascii="Times New Roman" w:hAnsi="Times New Roman" w:cs="Times New Roman"/>
          <w:sz w:val="24"/>
        </w:rPr>
        <w:t>NP</w:t>
      </w:r>
      <w:r w:rsidR="00470391"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6DFC59FB" w14:textId="15EDC6FF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79317B01" w14:textId="0BFF6D9B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8E47EC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/8=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7A48DE2E" w14:textId="5FDFB346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58807EA0" w14:textId="574FB0F3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548699F7" w14:textId="00002405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4ACD6A67" w14:textId="661BCA24" w:rsidR="00470391" w:rsidRPr="000D2F9A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1</w:t>
      </w:r>
      <w:r w:rsidRPr="000D2F9A">
        <w:rPr>
          <w:rFonts w:ascii="Times New Roman" w:hAnsi="Times New Roman" w:cs="Times New Roman"/>
          <w:sz w:val="24"/>
          <w:lang w:val="en-US"/>
        </w:rPr>
        <w:t>/</w:t>
      </w:r>
      <w:r w:rsidR="008E47EC" w:rsidRPr="000D2F9A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</w:t>
      </w:r>
      <w:r w:rsidRPr="000D2F9A">
        <w:rPr>
          <w:rFonts w:ascii="Times New Roman" w:hAnsi="Times New Roman" w:cs="Times New Roman"/>
          <w:sz w:val="24"/>
          <w:lang w:val="en-US"/>
        </w:rPr>
        <w:t>5</w:t>
      </w:r>
    </w:p>
    <w:p w14:paraId="4577CACF" w14:textId="0D5C9903" w:rsidR="00470391" w:rsidRPr="000D2F9A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0.2666</w:t>
      </w:r>
    </w:p>
    <w:p w14:paraId="1E824171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6AD4BF0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6146F10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061548F9" w14:textId="5BCFC144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DITАИС = </w:t>
      </w:r>
      <w:r w:rsidR="00A178AA" w:rsidRPr="00966FAB">
        <w:rPr>
          <w:rFonts w:ascii="Times New Roman" w:hAnsi="Times New Roman" w:cs="Times New Roman"/>
          <w:sz w:val="24"/>
        </w:rPr>
        <w:t>1</w:t>
      </w:r>
    </w:p>
    <w:p w14:paraId="367322F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F6B91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6CA7825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5B84334D" w14:textId="53D459F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NOMАИС = </w:t>
      </w:r>
      <w:r w:rsidR="00D753A2" w:rsidRPr="00966FAB">
        <w:rPr>
          <w:rFonts w:ascii="Times New Roman" w:hAnsi="Times New Roman" w:cs="Times New Roman"/>
          <w:sz w:val="24"/>
        </w:rPr>
        <w:t>1</w:t>
      </w:r>
      <w:r w:rsidR="00A178AA" w:rsidRPr="00966FAB">
        <w:rPr>
          <w:rFonts w:ascii="Times New Roman" w:hAnsi="Times New Roman" w:cs="Times New Roman"/>
          <w:sz w:val="24"/>
        </w:rPr>
        <w:t>6</w:t>
      </w:r>
    </w:p>
    <w:p w14:paraId="05B56E7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77A3E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ED7BB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523FA4EF" w14:textId="6AE027B8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NCАИС = </w:t>
      </w:r>
      <w:r w:rsidR="00D753A2" w:rsidRPr="00966FAB">
        <w:rPr>
          <w:rFonts w:ascii="Times New Roman" w:hAnsi="Times New Roman" w:cs="Times New Roman"/>
          <w:sz w:val="24"/>
        </w:rPr>
        <w:t>5</w:t>
      </w:r>
    </w:p>
    <w:p w14:paraId="72394D0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1525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2C54ACD5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5279E9B8" w14:textId="5D6C4B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A178AA" w:rsidRPr="00966FAB">
        <w:rPr>
          <w:rFonts w:ascii="Times New Roman" w:hAnsi="Times New Roman" w:cs="Times New Roman"/>
          <w:sz w:val="24"/>
        </w:rPr>
        <w:t>76</w:t>
      </w:r>
    </w:p>
    <w:p w14:paraId="45DB0497" w14:textId="77777777" w:rsidR="00D6699D" w:rsidRPr="00966FAB" w:rsidRDefault="00D6699D" w:rsidP="00D6699D">
      <w:pPr>
        <w:pStyle w:val="2"/>
        <w:rPr>
          <w:rFonts w:ascii="Times New Roman" w:hAnsi="Times New Roman" w:cs="Times New Roman"/>
          <w:sz w:val="24"/>
          <w:lang w:val="en-US"/>
        </w:rPr>
      </w:pPr>
      <w:bookmarkStart w:id="263" w:name="_Toc389130173"/>
      <w:r w:rsidRPr="00966FAB">
        <w:rPr>
          <w:rFonts w:ascii="Times New Roman" w:hAnsi="Times New Roman" w:cs="Times New Roman"/>
          <w:sz w:val="24"/>
          <w:lang w:val="en-US"/>
        </w:rPr>
        <w:t xml:space="preserve">2 </w:t>
      </w:r>
      <w:r w:rsidRPr="00966FAB">
        <w:rPr>
          <w:rFonts w:ascii="Times New Roman" w:hAnsi="Times New Roman" w:cs="Times New Roman"/>
          <w:sz w:val="24"/>
        </w:rPr>
        <w:t>Студент</w:t>
      </w:r>
      <w:bookmarkEnd w:id="263"/>
    </w:p>
    <w:p w14:paraId="7E4BEAF2" w14:textId="77777777" w:rsidR="002922EF" w:rsidRPr="00966FAB" w:rsidRDefault="002922EF" w:rsidP="002922EF">
      <w:pPr>
        <w:pStyle w:val="3"/>
        <w:numPr>
          <w:ilvl w:val="0"/>
          <w:numId w:val="11"/>
        </w:numPr>
        <w:rPr>
          <w:rFonts w:ascii="Times New Roman" w:hAnsi="Times New Roman" w:cs="Times New Roman"/>
        </w:rPr>
      </w:pPr>
      <w:bookmarkStart w:id="264" w:name="_Toc389130174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64"/>
    </w:p>
    <w:p w14:paraId="41813ACD" w14:textId="77777777" w:rsidR="002922EF" w:rsidRPr="00966FAB" w:rsidRDefault="002922EF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 прецедентов для 2 студента.</w:t>
      </w:r>
    </w:p>
    <w:p w14:paraId="15B9B21A" w14:textId="77777777" w:rsidR="00186AD7" w:rsidRPr="00966FAB" w:rsidRDefault="00186AD7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465F7" wp14:editId="7EE879D0">
            <wp:extent cx="590550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4AF1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подсистемы,</w:t>
      </w:r>
    </w:p>
    <w:p w14:paraId="5D31BB91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БД системы журнала сообщений</w:t>
      </w:r>
    </w:p>
    <w:p w14:paraId="57F59678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7960C89" wp14:editId="126BB3DF">
            <wp:extent cx="5934075" cy="365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6FE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56C3E9D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</w:t>
      </w:r>
      <w:r w:rsidR="005F11A2" w:rsidRPr="00966FAB">
        <w:rPr>
          <w:rFonts w:ascii="Times New Roman" w:hAnsi="Times New Roman" w:cs="Times New Roman"/>
          <w:sz w:val="24"/>
        </w:rPr>
        <w:t xml:space="preserve"> для основных функций программы</w:t>
      </w:r>
    </w:p>
    <w:p w14:paraId="34EF307B" w14:textId="77777777" w:rsidR="005F11A2" w:rsidRPr="00966FAB" w:rsidRDefault="005F11A2" w:rsidP="005F11A2">
      <w:pPr>
        <w:pStyle w:val="a7"/>
        <w:rPr>
          <w:rFonts w:ascii="Times New Roman" w:hAnsi="Times New Roman" w:cs="Times New Roman"/>
          <w:sz w:val="24"/>
        </w:rPr>
      </w:pPr>
    </w:p>
    <w:p w14:paraId="5723A1D1" w14:textId="77777777" w:rsidR="005F11A2" w:rsidRPr="00966FAB" w:rsidRDefault="00C27D5C" w:rsidP="005F11A2">
      <w:pPr>
        <w:pStyle w:val="a7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8E02C28" wp14:editId="5B0AD292">
            <wp:extent cx="5934075" cy="2247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C58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64BE073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модуль таблицы (описано выше) </w:t>
      </w:r>
    </w:p>
    <w:p w14:paraId="692798C7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</w:p>
    <w:p w14:paraId="2F1CF54B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шлюз записи данных (обращение к БД)</w:t>
      </w:r>
    </w:p>
    <w:p w14:paraId="04FB0069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Row Data Gateway</w:t>
      </w:r>
    </w:p>
    <w:p w14:paraId="2C4B7E88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93D154A" wp14:editId="47668116">
            <wp:extent cx="551497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FEB2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выступает в роли шлюза к отдельной записи в источнике данных. Один экземпляр на одну запись.</w:t>
      </w:r>
    </w:p>
    <w:p w14:paraId="69D4E3F4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Встраивание кода доступа к БД в объекты, хранящиеся в памяти, может привести в некоторым неудобствам. Во-первых, если ваши объекты содержат бизнес-логику, добавление взаимодействия с БД увеличит сложность. Вскоре тестирование станет неудобным, если объекты, хранящиеся в памяти, завязаны на БД. Тесты станут медленнее из-за доступа к БД.</w:t>
      </w:r>
    </w:p>
    <w:p w14:paraId="2739FA0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шлюза к записи представляется в точности, как запись в БД, но при этом даёт возможность доступа посредством штатных средств языка программирования. Все подробности доступа к БД скрыты за этим интерфейсом.</w:t>
      </w:r>
    </w:p>
    <w:p w14:paraId="763AD2EF" w14:textId="77777777" w:rsidR="005D7B4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Пример: объект шлюза PersonGateway, данные о записи из таблицы person и методы insert и update, которые позволяют прозрачно работать с записью.</w:t>
      </w:r>
    </w:p>
    <w:p w14:paraId="49BB1196" w14:textId="77777777" w:rsidR="00B5467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289E7D9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(gof).</w:t>
      </w:r>
    </w:p>
    <w:p w14:paraId="6344B20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- паттерн, структурирующий объекты таким образом, что появляется возможность унифицировано, одинаково обращаться с каждым из них.</w:t>
      </w:r>
    </w:p>
    <w:p w14:paraId="5D6E2B1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731497" wp14:editId="53E9B866">
            <wp:extent cx="5143500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801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Ключом к паттерну компоновщик является абстрактный класс, который является одновременно и примитивом, и контейнером. В графической системе этот класс может называться Graphic. В нем объявлены операции, специфичные для каждого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вида графического объекта (такие как Draw) и общие для всех составных объектов, например операции для доступа и управления потомками. Подклассы Line, Rectangle и Text определяют примитивные графические объекты. В них операция Draw реализована соответственно для рисования прямых, прямоугольников и текста. Поскольку у примитивных объектов нет потомков, то ни один из этих подклассов не реализует операции, относящиеся к управлению потомками(Add, Remove, GetChild). </w:t>
      </w:r>
    </w:p>
    <w:p w14:paraId="117B07A5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 Picture агрегирует, состоит из других более примитивных объектов Graphic. Реализованная в нем операция Draw вызывает одноименную функцию отрисовки для каждого потомка, а операции для работы с потомками уже не пусты. Поскольку интерфейс класса Picture соответствует интерфейсу Graphic, то в состав объекта Picture могут входить и другие такие же объекты.</w:t>
      </w:r>
    </w:p>
    <w:p w14:paraId="37E10B60" w14:textId="77777777" w:rsidR="00B1132F" w:rsidRPr="00966FAB" w:rsidRDefault="00B1132F" w:rsidP="00B1132F">
      <w:pPr>
        <w:rPr>
          <w:rFonts w:ascii="Times New Roman" w:hAnsi="Times New Roman" w:cs="Times New Roman"/>
          <w:sz w:val="24"/>
        </w:rPr>
      </w:pPr>
    </w:p>
    <w:p w14:paraId="4F7E31D3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374A3E3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Провести тестирование и отладку.</w:t>
      </w:r>
    </w:p>
    <w:p w14:paraId="3641F0F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1AC70369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Итерация1 </w:t>
      </w:r>
    </w:p>
    <w:p w14:paraId="5FDAA364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</w:p>
    <w:p w14:paraId="61BB21C5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1742A4" w:rsidRPr="00966FAB" w14:paraId="0DFDB648" w14:textId="77777777" w:rsidTr="001742A4">
        <w:tc>
          <w:tcPr>
            <w:tcW w:w="2914" w:type="dxa"/>
          </w:tcPr>
          <w:p w14:paraId="630B78B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236291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4A893D33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1742A4" w:rsidRPr="00966FAB" w14:paraId="2C882EDF" w14:textId="77777777" w:rsidTr="001742A4">
        <w:trPr>
          <w:trHeight w:val="90"/>
        </w:trPr>
        <w:tc>
          <w:tcPr>
            <w:tcW w:w="2914" w:type="dxa"/>
            <w:vMerge w:val="restart"/>
          </w:tcPr>
          <w:p w14:paraId="5946991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9468D85" w14:textId="77777777" w:rsidR="001742A4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WinHistoryDbContext db</w:t>
            </w:r>
          </w:p>
          <w:p w14:paraId="22B01397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57EC4D76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1F649E42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46BABED" w14:textId="4FAC960B" w:rsidR="00444489" w:rsidRPr="00966FAB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ClientInfo Client</w:t>
            </w:r>
          </w:p>
        </w:tc>
        <w:tc>
          <w:tcPr>
            <w:tcW w:w="2872" w:type="dxa"/>
          </w:tcPr>
          <w:p w14:paraId="31AF48C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1742A4" w:rsidRPr="005116F7" w14:paraId="41ACF84F" w14:textId="77777777" w:rsidTr="001742A4">
        <w:trPr>
          <w:trHeight w:val="90"/>
        </w:trPr>
        <w:tc>
          <w:tcPr>
            <w:tcW w:w="2914" w:type="dxa"/>
            <w:vMerge/>
          </w:tcPr>
          <w:p w14:paraId="7F7AF16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2A8C1F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C9455D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1742A4" w:rsidRPr="005116F7" w14:paraId="27B8EAFB" w14:textId="77777777" w:rsidTr="001742A4">
        <w:trPr>
          <w:trHeight w:val="45"/>
        </w:trPr>
        <w:tc>
          <w:tcPr>
            <w:tcW w:w="2914" w:type="dxa"/>
            <w:vMerge/>
          </w:tcPr>
          <w:p w14:paraId="23BED02F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A455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1B21414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1742A4" w:rsidRPr="005116F7" w14:paraId="2E2BF930" w14:textId="77777777" w:rsidTr="001742A4">
        <w:trPr>
          <w:trHeight w:val="45"/>
        </w:trPr>
        <w:tc>
          <w:tcPr>
            <w:tcW w:w="2914" w:type="dxa"/>
            <w:vMerge/>
          </w:tcPr>
          <w:p w14:paraId="7C1B5D0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0CBB43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1CDC5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1742A4" w:rsidRPr="005116F7" w14:paraId="34EC05FC" w14:textId="77777777" w:rsidTr="001742A4">
        <w:trPr>
          <w:trHeight w:val="45"/>
        </w:trPr>
        <w:tc>
          <w:tcPr>
            <w:tcW w:w="2914" w:type="dxa"/>
            <w:vMerge/>
          </w:tcPr>
          <w:p w14:paraId="68037AB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8883F0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DE713B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1742A4" w:rsidRPr="005116F7" w14:paraId="46C79FEC" w14:textId="77777777" w:rsidTr="001742A4">
        <w:trPr>
          <w:trHeight w:val="45"/>
        </w:trPr>
        <w:tc>
          <w:tcPr>
            <w:tcW w:w="2914" w:type="dxa"/>
            <w:vMerge/>
          </w:tcPr>
          <w:p w14:paraId="5DAE585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48083A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147B3C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1742A4" w:rsidRPr="00966FAB" w14:paraId="35CF3123" w14:textId="77777777" w:rsidTr="001742A4">
        <w:trPr>
          <w:trHeight w:val="45"/>
        </w:trPr>
        <w:tc>
          <w:tcPr>
            <w:tcW w:w="2914" w:type="dxa"/>
            <w:vMerge/>
          </w:tcPr>
          <w:p w14:paraId="734EEC0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5C204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F26928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1742A4" w:rsidRPr="005116F7" w14:paraId="27F5ADCA" w14:textId="77777777" w:rsidTr="001742A4">
        <w:trPr>
          <w:trHeight w:val="69"/>
        </w:trPr>
        <w:tc>
          <w:tcPr>
            <w:tcW w:w="2914" w:type="dxa"/>
            <w:vMerge/>
          </w:tcPr>
          <w:p w14:paraId="689CD04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2EEEEF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353266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1742A4" w:rsidRPr="005116F7" w14:paraId="57B2FA53" w14:textId="77777777" w:rsidTr="001742A4">
        <w:trPr>
          <w:trHeight w:val="67"/>
        </w:trPr>
        <w:tc>
          <w:tcPr>
            <w:tcW w:w="2914" w:type="dxa"/>
            <w:vMerge/>
          </w:tcPr>
          <w:p w14:paraId="1718ECD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2429F0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0DC1F8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1742A4" w:rsidRPr="005116F7" w14:paraId="39A9E430" w14:textId="77777777" w:rsidTr="001742A4">
        <w:trPr>
          <w:trHeight w:val="67"/>
        </w:trPr>
        <w:tc>
          <w:tcPr>
            <w:tcW w:w="2914" w:type="dxa"/>
            <w:vMerge/>
          </w:tcPr>
          <w:p w14:paraId="083A326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C2A4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6DEB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1742A4" w:rsidRPr="00966FAB" w14:paraId="4DA6D340" w14:textId="77777777" w:rsidTr="001742A4">
        <w:trPr>
          <w:trHeight w:val="135"/>
        </w:trPr>
        <w:tc>
          <w:tcPr>
            <w:tcW w:w="2914" w:type="dxa"/>
            <w:vMerge/>
          </w:tcPr>
          <w:p w14:paraId="45A3E66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CA8C2E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70923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1742A4" w:rsidRPr="005116F7" w14:paraId="7F9992EC" w14:textId="77777777" w:rsidTr="001742A4">
        <w:trPr>
          <w:trHeight w:val="135"/>
        </w:trPr>
        <w:tc>
          <w:tcPr>
            <w:tcW w:w="2914" w:type="dxa"/>
            <w:vMerge/>
          </w:tcPr>
          <w:p w14:paraId="140314B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553EA1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ED3D4D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41A65EDF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269263A9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31438D" w:rsidRPr="00966FAB" w14:paraId="42CA7D40" w14:textId="77777777" w:rsidTr="0031438D">
        <w:tc>
          <w:tcPr>
            <w:tcW w:w="2876" w:type="dxa"/>
          </w:tcPr>
          <w:p w14:paraId="59060B48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57EBAE88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оля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48" w:type="dxa"/>
          </w:tcPr>
          <w:p w14:paraId="07938E65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етоды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31438D" w:rsidRPr="00966FAB" w14:paraId="233E9AE2" w14:textId="77777777" w:rsidTr="0031438D">
        <w:trPr>
          <w:trHeight w:val="185"/>
        </w:trPr>
        <w:tc>
          <w:tcPr>
            <w:tcW w:w="2876" w:type="dxa"/>
            <w:vMerge w:val="restart"/>
          </w:tcPr>
          <w:p w14:paraId="6D33E1C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7A6A88B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640B5EB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31438D" w:rsidRPr="00966FAB" w14:paraId="0C53D7A7" w14:textId="77777777" w:rsidTr="0031438D">
        <w:trPr>
          <w:trHeight w:val="185"/>
        </w:trPr>
        <w:tc>
          <w:tcPr>
            <w:tcW w:w="2876" w:type="dxa"/>
            <w:vMerge/>
          </w:tcPr>
          <w:p w14:paraId="33C88D3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FDF65C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284F7BF9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31438D" w:rsidRPr="00966FAB" w14:paraId="4AE3C7A0" w14:textId="77777777" w:rsidTr="0031438D">
        <w:trPr>
          <w:trHeight w:val="185"/>
        </w:trPr>
        <w:tc>
          <w:tcPr>
            <w:tcW w:w="2876" w:type="dxa"/>
            <w:vMerge/>
          </w:tcPr>
          <w:p w14:paraId="0784CD2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0CBE2BF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6A8F59F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F6E308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BC11C7" w:rsidRPr="00966FAB" w14:paraId="2915D3B2" w14:textId="77777777" w:rsidTr="00335185">
        <w:tc>
          <w:tcPr>
            <w:tcW w:w="2872" w:type="dxa"/>
          </w:tcPr>
          <w:p w14:paraId="61475D23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09CD023A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18DB1DE0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0E35B276" w14:textId="77777777" w:rsidTr="00335185">
        <w:trPr>
          <w:trHeight w:val="69"/>
        </w:trPr>
        <w:tc>
          <w:tcPr>
            <w:tcW w:w="2872" w:type="dxa"/>
            <w:vMerge w:val="restart"/>
          </w:tcPr>
          <w:p w14:paraId="45672BC8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2076283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105B00AD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B22A53" w:rsidRPr="00966FAB" w14:paraId="0D892EC3" w14:textId="77777777" w:rsidTr="00335185">
        <w:trPr>
          <w:trHeight w:val="67"/>
        </w:trPr>
        <w:tc>
          <w:tcPr>
            <w:tcW w:w="2872" w:type="dxa"/>
            <w:vMerge/>
          </w:tcPr>
          <w:p w14:paraId="3D0C0287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0C9CE96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2907064B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6EB6DBB2" w14:textId="77777777" w:rsidTr="00335185">
        <w:trPr>
          <w:trHeight w:val="67"/>
        </w:trPr>
        <w:tc>
          <w:tcPr>
            <w:tcW w:w="2872" w:type="dxa"/>
            <w:vMerge/>
          </w:tcPr>
          <w:p w14:paraId="62D39534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A0FC5BA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7A21689A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B22A53" w:rsidRPr="00966FAB" w14:paraId="07C1E17A" w14:textId="77777777" w:rsidTr="00B22A53">
        <w:trPr>
          <w:trHeight w:val="135"/>
        </w:trPr>
        <w:tc>
          <w:tcPr>
            <w:tcW w:w="2872" w:type="dxa"/>
            <w:vMerge/>
          </w:tcPr>
          <w:p w14:paraId="7817305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CA5D950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718EA0F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785E9584" w14:textId="77777777" w:rsidTr="00335185">
        <w:trPr>
          <w:trHeight w:val="135"/>
        </w:trPr>
        <w:tc>
          <w:tcPr>
            <w:tcW w:w="2872" w:type="dxa"/>
            <w:vMerge/>
          </w:tcPr>
          <w:p w14:paraId="33F3AC3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622518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0D9DC36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F9AEB4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B22A53" w:rsidRPr="00966FAB" w14:paraId="377F9EE4" w14:textId="77777777" w:rsidTr="00B22A53">
        <w:tc>
          <w:tcPr>
            <w:tcW w:w="2974" w:type="dxa"/>
          </w:tcPr>
          <w:p w14:paraId="553FF1A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1269A1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10F238F4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26513051" w14:textId="77777777" w:rsidTr="00B22A53">
        <w:trPr>
          <w:trHeight w:val="465"/>
        </w:trPr>
        <w:tc>
          <w:tcPr>
            <w:tcW w:w="2974" w:type="dxa"/>
            <w:vMerge w:val="restart"/>
          </w:tcPr>
          <w:p w14:paraId="35FF57C9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1FD7946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2C644FB1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F51F5D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34ADECEA" w14:textId="77777777" w:rsidTr="00131C9C">
        <w:trPr>
          <w:trHeight w:val="465"/>
        </w:trPr>
        <w:tc>
          <w:tcPr>
            <w:tcW w:w="2974" w:type="dxa"/>
            <w:vMerge/>
          </w:tcPr>
          <w:p w14:paraId="13B76CE5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ED93C05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6EE079CF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B22A53" w:rsidRPr="00966FAB" w14:paraId="24B20FA6" w14:textId="77777777" w:rsidTr="00131C9C">
        <w:trPr>
          <w:trHeight w:val="465"/>
        </w:trPr>
        <w:tc>
          <w:tcPr>
            <w:tcW w:w="2974" w:type="dxa"/>
            <w:vMerge/>
          </w:tcPr>
          <w:p w14:paraId="0F66AA72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0A59E4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1CB69D02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5E0F1670" w14:textId="77777777" w:rsidR="00B22A53" w:rsidRPr="00966FAB" w:rsidRDefault="00B22A53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5B62DDA0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7ADD371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3983445" w14:textId="12A202D8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511A01B9" w14:textId="681F796D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1F6C5B06" w14:textId="2A64BA49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AECB04D" w14:textId="47C169D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05343984" w14:textId="25145E66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4.5</w:t>
      </w:r>
    </w:p>
    <w:p w14:paraId="3F8F31A1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0D2F9A">
        <w:rPr>
          <w:rFonts w:ascii="Times New Roman" w:hAnsi="Times New Roman" w:cs="Times New Roman"/>
          <w:b/>
          <w:sz w:val="24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0D2F9A">
        <w:rPr>
          <w:rFonts w:ascii="Times New Roman" w:hAnsi="Times New Roman" w:cs="Times New Roman"/>
          <w:b/>
          <w:sz w:val="24"/>
        </w:rPr>
        <w:t>)</w:t>
      </w:r>
    </w:p>
    <w:p w14:paraId="736FBB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393E2112" w14:textId="5B5CA7C2" w:rsidR="000D2F9A" w:rsidRPr="00887C01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="00887C01" w:rsidRPr="00887C01">
        <w:rPr>
          <w:rFonts w:ascii="Times New Roman" w:hAnsi="Times New Roman" w:cs="Times New Roman"/>
          <w:sz w:val="24"/>
        </w:rPr>
        <w:t>0</w:t>
      </w:r>
    </w:p>
    <w:p w14:paraId="1F877048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29EB2B3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7CB145CE" w14:textId="093C058E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37CFE03B" w14:textId="5400E7B1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3CD9FC98" w14:textId="49E32A1C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11BC1FCC" w14:textId="5776EEB9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5A59CA01" w14:textId="0F43CE2D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="00E23E4F" w:rsidRPr="005116F7">
        <w:rPr>
          <w:rFonts w:ascii="Times New Roman" w:hAnsi="Times New Roman" w:cs="Times New Roman"/>
          <w:sz w:val="24"/>
        </w:rPr>
        <w:t xml:space="preserve">СВО </w:t>
      </w:r>
      <w:r w:rsidRPr="005116F7">
        <w:rPr>
          <w:rFonts w:ascii="Times New Roman" w:hAnsi="Times New Roman" w:cs="Times New Roman"/>
          <w:sz w:val="24"/>
        </w:rPr>
        <w:t>=1.75</w:t>
      </w:r>
    </w:p>
    <w:p w14:paraId="4D4138A2" w14:textId="77777777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E5A4C3B" w14:textId="41A76101" w:rsidR="000D2F9A" w:rsidRPr="005116F7" w:rsidRDefault="000D2F9A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292B4DA6" w14:textId="77777777" w:rsidR="000D2F9A" w:rsidRPr="005116F7" w:rsidRDefault="000D2F9A" w:rsidP="000D2F9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4EA774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D7AF84A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0193FF23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25AF836F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5952091F" w14:textId="1019C49B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color w:val="F79646" w:themeColor="accent6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3B34E0C3" w14:textId="1DECA05B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769F699C" w14:textId="74C6BF21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5CA37E88" w14:textId="5004F812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573D6055" w14:textId="31F05238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E23E4F" w:rsidRPr="005116F7">
        <w:rPr>
          <w:rFonts w:ascii="Times New Roman" w:hAnsi="Times New Roman" w:cs="Times New Roman"/>
          <w:sz w:val="24"/>
          <w:lang w:val="en-US"/>
        </w:rPr>
        <w:t>5</w:t>
      </w:r>
    </w:p>
    <w:p w14:paraId="68A58EF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326B989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64CA9FEA" w14:textId="1BBE782A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11-4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7</w:t>
      </w:r>
    </w:p>
    <w:p w14:paraId="4C65CEE4" w14:textId="3FA8DA71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DD0FE0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-0=2</w:t>
      </w:r>
    </w:p>
    <w:p w14:paraId="78BED678" w14:textId="3CBC6CFC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5116F7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</w:t>
      </w:r>
      <w:r w:rsidR="003D000C">
        <w:rPr>
          <w:rFonts w:ascii="Times New Roman" w:hAnsi="Times New Roman" w:cs="Times New Roman"/>
          <w:sz w:val="24"/>
        </w:rPr>
        <w:t>=2</w:t>
      </w:r>
    </w:p>
    <w:p w14:paraId="4C36AB09" w14:textId="4A30D3E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53024D53" w14:textId="5F0F216C" w:rsidR="000D2F9A" w:rsidRPr="005116F7" w:rsidRDefault="00A718FE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LCOM</w:t>
      </w:r>
      <w:r w:rsidR="003D000C">
        <w:rPr>
          <w:rFonts w:ascii="Times New Roman" w:hAnsi="Times New Roman" w:cs="Times New Roman"/>
          <w:sz w:val="24"/>
        </w:rPr>
        <w:t xml:space="preserve"> = 3</w:t>
      </w:r>
      <w:r w:rsidRPr="005116F7">
        <w:rPr>
          <w:rFonts w:ascii="Times New Roman" w:hAnsi="Times New Roman" w:cs="Times New Roman"/>
          <w:sz w:val="24"/>
        </w:rPr>
        <w:t>.5</w:t>
      </w:r>
    </w:p>
    <w:p w14:paraId="1A5D586C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15F6F6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7AFF90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04F1948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2DCCD99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2BC841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C819F3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3C63E4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7BAAAA7A" w14:textId="52E83546" w:rsidR="00DD0FE0" w:rsidRPr="005116F7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=8+2=10</w:t>
      </w:r>
    </w:p>
    <w:p w14:paraId="5D5AFB03" w14:textId="04123C48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065C8320" w14:textId="34093EBD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261F1EB8" w14:textId="64271762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5116F7">
        <w:rPr>
          <w:rFonts w:ascii="Times New Roman" w:hAnsi="Times New Roman" w:cs="Times New Roman"/>
          <w:sz w:val="24"/>
        </w:rPr>
        <w:t xml:space="preserve"> =3</w:t>
      </w:r>
      <w:r>
        <w:rPr>
          <w:rFonts w:ascii="Times New Roman" w:hAnsi="Times New Roman" w:cs="Times New Roman"/>
          <w:sz w:val="24"/>
        </w:rPr>
        <w:t>+1</w:t>
      </w:r>
      <w:r w:rsidRPr="005116F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4</w:t>
      </w:r>
    </w:p>
    <w:p w14:paraId="239A13CC" w14:textId="4A9F4AAE" w:rsidR="000D2F9A" w:rsidRPr="00966FAB" w:rsidRDefault="000D2F9A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=4</w:t>
      </w:r>
      <w:r w:rsidR="00DD0FE0">
        <w:rPr>
          <w:rFonts w:ascii="Times New Roman" w:hAnsi="Times New Roman" w:cs="Times New Roman"/>
          <w:sz w:val="24"/>
        </w:rPr>
        <w:t>.5</w:t>
      </w:r>
    </w:p>
    <w:p w14:paraId="68F62B7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6EE2A1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39D2184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BFA977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792709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7F7784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6335A79B" w14:textId="3D2DE15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 w:rsidR="000A1099">
        <w:rPr>
          <w:rFonts w:ascii="Times New Roman" w:hAnsi="Times New Roman" w:cs="Times New Roman"/>
          <w:sz w:val="24"/>
        </w:rPr>
        <w:t>0</w:t>
      </w:r>
    </w:p>
    <w:p w14:paraId="1C6BE27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1DAC9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173823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775736D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67DFE5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377CC1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5DC657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32D76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2223FDC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9CA684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50FF24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0FCDFF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CD1D72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12188C6C" w14:textId="53779514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80DD8">
        <w:rPr>
          <w:rFonts w:ascii="Times New Roman" w:hAnsi="Times New Roman" w:cs="Times New Roman"/>
          <w:sz w:val="24"/>
        </w:rPr>
        <w:t>0</w:t>
      </w:r>
    </w:p>
    <w:p w14:paraId="52CFD8E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C2308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6CC6D8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26112C68" w14:textId="3AE9B0E5" w:rsidR="004F324E" w:rsidRPr="004F324E" w:rsidRDefault="000D2F9A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4F324E"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E161BA" w14:textId="5B396131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106F1582" w14:textId="7417B256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4F89D150" w14:textId="485A5C53" w:rsidR="000D2F9A" w:rsidRPr="005116F7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752FC266" w14:textId="5F164BEC" w:rsidR="000D2F9A" w:rsidRPr="004F324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>=</w:t>
      </w:r>
      <w:r w:rsidR="004F324E">
        <w:rPr>
          <w:rFonts w:ascii="Times New Roman" w:hAnsi="Times New Roman" w:cs="Times New Roman"/>
          <w:sz w:val="24"/>
        </w:rPr>
        <w:t>6.2</w:t>
      </w:r>
    </w:p>
    <w:p w14:paraId="4441C92D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ACFA295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A9D02C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74812F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B0F5C3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5CC6CF4B" w14:textId="6E1ED6EB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520B6A9A" w14:textId="18E85B84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3</w:t>
      </w:r>
      <w:r w:rsidR="00444489"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="00444489"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1B05878A" w14:textId="2E256770" w:rsidR="00727926" w:rsidRPr="00444489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 w:rsidR="00444489"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="00444489"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3E2D7AB2" w14:textId="47FA3363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092F3169" w14:textId="593BE3C6" w:rsidR="000D2F9A" w:rsidRPr="005116F7" w:rsidRDefault="000D2F9A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444489">
        <w:rPr>
          <w:rFonts w:ascii="Times New Roman" w:hAnsi="Times New Roman" w:cs="Times New Roman"/>
          <w:sz w:val="24"/>
        </w:rPr>
        <w:t>1</w:t>
      </w:r>
      <w:r w:rsidRPr="005116F7">
        <w:rPr>
          <w:rFonts w:ascii="Times New Roman" w:hAnsi="Times New Roman" w:cs="Times New Roman"/>
          <w:sz w:val="24"/>
        </w:rPr>
        <w:t>.2666</w:t>
      </w:r>
    </w:p>
    <w:p w14:paraId="72874157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9E2894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2B997E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75053F59" w14:textId="60E7F36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225367">
        <w:rPr>
          <w:rFonts w:ascii="Times New Roman" w:hAnsi="Times New Roman" w:cs="Times New Roman"/>
          <w:sz w:val="24"/>
        </w:rPr>
        <w:t>0</w:t>
      </w:r>
    </w:p>
    <w:p w14:paraId="655C2FA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C9C9F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3FA324B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70C57266" w14:textId="3D72666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NOM = 1</w:t>
      </w:r>
      <w:r w:rsidR="00287C51">
        <w:rPr>
          <w:rFonts w:ascii="Times New Roman" w:hAnsi="Times New Roman" w:cs="Times New Roman"/>
          <w:sz w:val="24"/>
        </w:rPr>
        <w:t>8</w:t>
      </w:r>
    </w:p>
    <w:p w14:paraId="61C2AA0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4022C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274252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1CC1C2F4" w14:textId="12760066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287C51">
        <w:rPr>
          <w:rFonts w:ascii="Times New Roman" w:hAnsi="Times New Roman" w:cs="Times New Roman"/>
          <w:sz w:val="24"/>
        </w:rPr>
        <w:t>4</w:t>
      </w:r>
    </w:p>
    <w:p w14:paraId="5060BB32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9FA3B9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7FCDD6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6B22A48" w14:textId="39F7AC7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287C51">
        <w:rPr>
          <w:rFonts w:ascii="Times New Roman" w:hAnsi="Times New Roman" w:cs="Times New Roman"/>
          <w:sz w:val="24"/>
        </w:rPr>
        <w:t>102</w:t>
      </w:r>
    </w:p>
    <w:p w14:paraId="03DCBD4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7FB21FE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399EB6D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2E97E2E" w14:textId="53F60FAA" w:rsidR="001E797A" w:rsidRDefault="001E797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Итерация2</w:t>
      </w:r>
    </w:p>
    <w:p w14:paraId="4376FFCF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4740821D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10CC6B2E" w14:textId="647D2C28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113F84D" wp14:editId="66296435">
            <wp:extent cx="3857625" cy="6477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07A0" w14:textId="55D858A7" w:rsidR="00AC335A" w:rsidRPr="00AC335A" w:rsidRDefault="00AC335A" w:rsidP="00AC335A">
      <w:pPr>
        <w:pStyle w:val="a7"/>
        <w:jc w:val="center"/>
        <w:rPr>
          <w:rFonts w:ascii="Times New Roman" w:hAnsi="Times New Roman" w:cs="Times New Roman"/>
          <w:sz w:val="24"/>
        </w:rPr>
      </w:pPr>
      <w:r w:rsidRPr="00AC335A">
        <w:rPr>
          <w:rFonts w:ascii="Times New Roman" w:hAnsi="Times New Roman" w:cs="Times New Roman"/>
          <w:sz w:val="24"/>
        </w:rPr>
        <w:t>рисунок</w:t>
      </w:r>
    </w:p>
    <w:p w14:paraId="6949F8BD" w14:textId="77777777" w:rsidR="00AC335A" w:rsidRPr="00966FAB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EA291C" w:rsidRPr="00966FAB" w14:paraId="68913764" w14:textId="77777777" w:rsidTr="007A712D">
        <w:tc>
          <w:tcPr>
            <w:tcW w:w="2914" w:type="dxa"/>
          </w:tcPr>
          <w:p w14:paraId="197C26F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EFDF0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6F4C98D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A291C" w:rsidRPr="00966FAB" w14:paraId="002B13B2" w14:textId="77777777" w:rsidTr="007A712D">
        <w:trPr>
          <w:trHeight w:val="90"/>
        </w:trPr>
        <w:tc>
          <w:tcPr>
            <w:tcW w:w="2914" w:type="dxa"/>
            <w:vMerge w:val="restart"/>
          </w:tcPr>
          <w:p w14:paraId="2606E0C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0E91564" w14:textId="4DA1928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static WinHistoryDbContext db</w:t>
            </w:r>
          </w:p>
        </w:tc>
        <w:tc>
          <w:tcPr>
            <w:tcW w:w="2872" w:type="dxa"/>
          </w:tcPr>
          <w:p w14:paraId="38E68FE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EA291C" w:rsidRPr="005116F7" w14:paraId="1110219B" w14:textId="77777777" w:rsidTr="007A712D">
        <w:trPr>
          <w:trHeight w:val="90"/>
        </w:trPr>
        <w:tc>
          <w:tcPr>
            <w:tcW w:w="2914" w:type="dxa"/>
            <w:vMerge/>
          </w:tcPr>
          <w:p w14:paraId="0F9F3C6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6ADDF43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FEFE42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EA291C" w:rsidRPr="005116F7" w14:paraId="741531E0" w14:textId="77777777" w:rsidTr="007A712D">
        <w:trPr>
          <w:trHeight w:val="45"/>
        </w:trPr>
        <w:tc>
          <w:tcPr>
            <w:tcW w:w="2914" w:type="dxa"/>
            <w:vMerge/>
          </w:tcPr>
          <w:p w14:paraId="32E5F9B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8F8F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C6399E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EA291C" w:rsidRPr="005116F7" w14:paraId="457F963E" w14:textId="77777777" w:rsidTr="007A712D">
        <w:trPr>
          <w:trHeight w:val="45"/>
        </w:trPr>
        <w:tc>
          <w:tcPr>
            <w:tcW w:w="2914" w:type="dxa"/>
            <w:vMerge/>
          </w:tcPr>
          <w:p w14:paraId="6C27463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9BDEF9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69E646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EA291C" w:rsidRPr="005116F7" w14:paraId="5103D6C1" w14:textId="77777777" w:rsidTr="007A712D">
        <w:trPr>
          <w:trHeight w:val="45"/>
        </w:trPr>
        <w:tc>
          <w:tcPr>
            <w:tcW w:w="2914" w:type="dxa"/>
            <w:vMerge/>
          </w:tcPr>
          <w:p w14:paraId="4AB3B0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6A96425E" w14:textId="5CF2C04D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readonly ClientInfo Client;</w:t>
            </w:r>
          </w:p>
        </w:tc>
        <w:tc>
          <w:tcPr>
            <w:tcW w:w="2872" w:type="dxa"/>
          </w:tcPr>
          <w:p w14:paraId="217CEF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EA291C" w:rsidRPr="005116F7" w14:paraId="5F283D1D" w14:textId="77777777" w:rsidTr="007A712D">
        <w:trPr>
          <w:trHeight w:val="45"/>
        </w:trPr>
        <w:tc>
          <w:tcPr>
            <w:tcW w:w="2914" w:type="dxa"/>
            <w:vMerge/>
          </w:tcPr>
          <w:p w14:paraId="1B527D3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69A44F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754114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EA291C" w:rsidRPr="00966FAB" w14:paraId="38EA816B" w14:textId="77777777" w:rsidTr="007A712D">
        <w:trPr>
          <w:trHeight w:val="45"/>
        </w:trPr>
        <w:tc>
          <w:tcPr>
            <w:tcW w:w="2914" w:type="dxa"/>
            <w:vMerge/>
          </w:tcPr>
          <w:p w14:paraId="25BD7DB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718BC85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1A909D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EA291C" w:rsidRPr="005116F7" w14:paraId="4257826E" w14:textId="77777777" w:rsidTr="007A712D">
        <w:trPr>
          <w:trHeight w:val="69"/>
        </w:trPr>
        <w:tc>
          <w:tcPr>
            <w:tcW w:w="2914" w:type="dxa"/>
            <w:vMerge/>
          </w:tcPr>
          <w:p w14:paraId="1773B6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D3E29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DB0B9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EA291C" w:rsidRPr="005116F7" w14:paraId="316E0956" w14:textId="77777777" w:rsidTr="007A712D">
        <w:trPr>
          <w:trHeight w:val="67"/>
        </w:trPr>
        <w:tc>
          <w:tcPr>
            <w:tcW w:w="2914" w:type="dxa"/>
            <w:vMerge/>
          </w:tcPr>
          <w:p w14:paraId="32339E1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0145847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2F6CE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EA291C" w:rsidRPr="005116F7" w14:paraId="16592F90" w14:textId="77777777" w:rsidTr="007A712D">
        <w:trPr>
          <w:trHeight w:val="67"/>
        </w:trPr>
        <w:tc>
          <w:tcPr>
            <w:tcW w:w="2914" w:type="dxa"/>
            <w:vMerge/>
          </w:tcPr>
          <w:p w14:paraId="6568EB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50C592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5C44A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EA291C" w:rsidRPr="00966FAB" w14:paraId="2BDB878F" w14:textId="77777777" w:rsidTr="007A712D">
        <w:trPr>
          <w:trHeight w:val="135"/>
        </w:trPr>
        <w:tc>
          <w:tcPr>
            <w:tcW w:w="2914" w:type="dxa"/>
            <w:vMerge/>
          </w:tcPr>
          <w:p w14:paraId="7682573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157CF4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0B71C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EA291C" w:rsidRPr="005116F7" w14:paraId="43C426A4" w14:textId="77777777" w:rsidTr="007A712D">
        <w:trPr>
          <w:trHeight w:val="135"/>
        </w:trPr>
        <w:tc>
          <w:tcPr>
            <w:tcW w:w="2914" w:type="dxa"/>
            <w:vMerge/>
          </w:tcPr>
          <w:p w14:paraId="1FEC312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327AB0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3DA2B8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570B4A8D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6737EF6B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EA291C" w:rsidRPr="00966FAB" w14:paraId="60CF562A" w14:textId="77777777" w:rsidTr="007A712D">
        <w:tc>
          <w:tcPr>
            <w:tcW w:w="2876" w:type="dxa"/>
          </w:tcPr>
          <w:p w14:paraId="67E8C0C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673945A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48" w:type="dxa"/>
          </w:tcPr>
          <w:p w14:paraId="1B31CE9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162A37F5" w14:textId="77777777" w:rsidTr="007A712D">
        <w:trPr>
          <w:trHeight w:val="185"/>
        </w:trPr>
        <w:tc>
          <w:tcPr>
            <w:tcW w:w="2876" w:type="dxa"/>
            <w:vMerge w:val="restart"/>
          </w:tcPr>
          <w:p w14:paraId="0D2964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081084A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7CBDBD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EA291C" w:rsidRPr="00966FAB" w14:paraId="4AE7FB6D" w14:textId="77777777" w:rsidTr="007A712D">
        <w:trPr>
          <w:trHeight w:val="185"/>
        </w:trPr>
        <w:tc>
          <w:tcPr>
            <w:tcW w:w="2876" w:type="dxa"/>
            <w:vMerge/>
          </w:tcPr>
          <w:p w14:paraId="6CB175F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6F0754E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0751098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EA291C" w:rsidRPr="00966FAB" w14:paraId="0C346DC4" w14:textId="77777777" w:rsidTr="007A712D">
        <w:trPr>
          <w:trHeight w:val="185"/>
        </w:trPr>
        <w:tc>
          <w:tcPr>
            <w:tcW w:w="2876" w:type="dxa"/>
            <w:vMerge/>
          </w:tcPr>
          <w:p w14:paraId="40A56D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577C59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EE402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2639D97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EA291C" w:rsidRPr="00966FAB" w14:paraId="3C685062" w14:textId="77777777" w:rsidTr="007A712D">
        <w:tc>
          <w:tcPr>
            <w:tcW w:w="2872" w:type="dxa"/>
          </w:tcPr>
          <w:p w14:paraId="52A19C3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1CF20B0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0C9E9FE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4D9CADD" w14:textId="77777777" w:rsidTr="007A712D">
        <w:trPr>
          <w:trHeight w:val="69"/>
        </w:trPr>
        <w:tc>
          <w:tcPr>
            <w:tcW w:w="2872" w:type="dxa"/>
            <w:vMerge w:val="restart"/>
          </w:tcPr>
          <w:p w14:paraId="08E08A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9350F3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7394F722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EA291C" w:rsidRPr="00966FAB" w14:paraId="7572E106" w14:textId="77777777" w:rsidTr="007A712D">
        <w:trPr>
          <w:trHeight w:val="67"/>
        </w:trPr>
        <w:tc>
          <w:tcPr>
            <w:tcW w:w="2872" w:type="dxa"/>
            <w:vMerge/>
          </w:tcPr>
          <w:p w14:paraId="22484F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4B1861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01715FB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39804A28" w14:textId="77777777" w:rsidTr="007A712D">
        <w:trPr>
          <w:trHeight w:val="67"/>
        </w:trPr>
        <w:tc>
          <w:tcPr>
            <w:tcW w:w="2872" w:type="dxa"/>
            <w:vMerge/>
          </w:tcPr>
          <w:p w14:paraId="532F9DB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4C14DB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66CF4B15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EA291C" w:rsidRPr="00966FAB" w14:paraId="002CD43C" w14:textId="77777777" w:rsidTr="007A712D">
        <w:trPr>
          <w:trHeight w:val="135"/>
        </w:trPr>
        <w:tc>
          <w:tcPr>
            <w:tcW w:w="2872" w:type="dxa"/>
            <w:vMerge/>
          </w:tcPr>
          <w:p w14:paraId="09A9BF1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5014B80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45E5139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66E33D86" w14:textId="77777777" w:rsidTr="007A712D">
        <w:trPr>
          <w:trHeight w:val="135"/>
        </w:trPr>
        <w:tc>
          <w:tcPr>
            <w:tcW w:w="2872" w:type="dxa"/>
            <w:vMerge/>
          </w:tcPr>
          <w:p w14:paraId="52D6AF8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117BA1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5649C3A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6BC1A71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EA291C" w:rsidRPr="00966FAB" w14:paraId="2AFAD4AC" w14:textId="77777777" w:rsidTr="007A712D">
        <w:tc>
          <w:tcPr>
            <w:tcW w:w="2974" w:type="dxa"/>
          </w:tcPr>
          <w:p w14:paraId="694F35F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ED557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7978D1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9AE71AE" w14:textId="77777777" w:rsidTr="007A712D">
        <w:trPr>
          <w:trHeight w:val="465"/>
        </w:trPr>
        <w:tc>
          <w:tcPr>
            <w:tcW w:w="2974" w:type="dxa"/>
            <w:vMerge w:val="restart"/>
          </w:tcPr>
          <w:p w14:paraId="73BD98A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4B956A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3E10524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33029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06607C58" w14:textId="77777777" w:rsidTr="007A712D">
        <w:trPr>
          <w:trHeight w:val="465"/>
        </w:trPr>
        <w:tc>
          <w:tcPr>
            <w:tcW w:w="2974" w:type="dxa"/>
            <w:vMerge/>
          </w:tcPr>
          <w:p w14:paraId="744BE4D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1E971AF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25F36B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EA291C" w:rsidRPr="00966FAB" w14:paraId="3FE7CD24" w14:textId="77777777" w:rsidTr="007A712D">
        <w:trPr>
          <w:trHeight w:val="465"/>
        </w:trPr>
        <w:tc>
          <w:tcPr>
            <w:tcW w:w="2974" w:type="dxa"/>
            <w:vMerge/>
          </w:tcPr>
          <w:p w14:paraId="3E8F02C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0F6A58B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7DDA6F2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15A296B4" w14:textId="77777777" w:rsidR="00EA291C" w:rsidRDefault="00EA291C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784F988D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992"/>
        <w:gridCol w:w="2554"/>
        <w:gridCol w:w="4079"/>
      </w:tblGrid>
      <w:tr w:rsidR="00086691" w14:paraId="13024EF0" w14:textId="77777777" w:rsidTr="00086691">
        <w:tc>
          <w:tcPr>
            <w:tcW w:w="2884" w:type="dxa"/>
          </w:tcPr>
          <w:p w14:paraId="0494F284" w14:textId="39DDAF23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61286FEB" w14:textId="3404847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675A6C86" w14:textId="3AA92E51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86691" w14:paraId="24AD659D" w14:textId="77777777" w:rsidTr="00086691">
        <w:trPr>
          <w:trHeight w:val="275"/>
        </w:trPr>
        <w:tc>
          <w:tcPr>
            <w:tcW w:w="2884" w:type="dxa"/>
            <w:vMerge w:val="restart"/>
          </w:tcPr>
          <w:p w14:paraId="5A9B0322" w14:textId="4318428E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abstract class SearchParametrs</w:t>
            </w:r>
          </w:p>
        </w:tc>
        <w:tc>
          <w:tcPr>
            <w:tcW w:w="2999" w:type="dxa"/>
            <w:vMerge w:val="restart"/>
          </w:tcPr>
          <w:p w14:paraId="07D4272A" w14:textId="11B1F73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public List&lt;SearchParametrs&gt; Children</w:t>
            </w:r>
          </w:p>
        </w:tc>
        <w:tc>
          <w:tcPr>
            <w:tcW w:w="2742" w:type="dxa"/>
          </w:tcPr>
          <w:p w14:paraId="70EF3ABD" w14:textId="587EA0AE" w:rsidR="00086691" w:rsidRPr="00086691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SearchParametrs()</w:t>
            </w:r>
          </w:p>
        </w:tc>
      </w:tr>
      <w:tr w:rsidR="00086691" w:rsidRPr="000D1B40" w14:paraId="08981B9A" w14:textId="77777777" w:rsidTr="00086691">
        <w:trPr>
          <w:trHeight w:val="275"/>
        </w:trPr>
        <w:tc>
          <w:tcPr>
            <w:tcW w:w="2884" w:type="dxa"/>
            <w:vMerge/>
          </w:tcPr>
          <w:p w14:paraId="7813636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1AD8DE5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0CD5FEAE" w14:textId="2A9AAE2C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void AddChild(SearchParametrs child)</w:t>
            </w:r>
          </w:p>
        </w:tc>
      </w:tr>
      <w:tr w:rsidR="00086691" w:rsidRPr="000D1B40" w14:paraId="6698E4E3" w14:textId="77777777" w:rsidTr="00086691">
        <w:trPr>
          <w:trHeight w:val="275"/>
        </w:trPr>
        <w:tc>
          <w:tcPr>
            <w:tcW w:w="2884" w:type="dxa"/>
            <w:vMerge/>
          </w:tcPr>
          <w:p w14:paraId="4E6793DF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76A0C34D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10715364" w14:textId="529853B4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abstract IEnumerable&lt;Models.Message&gt; Search(IEnumerable&lt;Models.Message&gt; raw_msgs);</w:t>
            </w:r>
          </w:p>
        </w:tc>
      </w:tr>
    </w:tbl>
    <w:p w14:paraId="320ABD24" w14:textId="77777777" w:rsidR="00086691" w:rsidRPr="000D1B40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1E73F8E2" w14:textId="77777777" w:rsidTr="00E34628">
        <w:tc>
          <w:tcPr>
            <w:tcW w:w="2884" w:type="dxa"/>
          </w:tcPr>
          <w:p w14:paraId="202C41DB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CE728ED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2B19F90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86691" w14:paraId="202EB97D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621FC06E" w14:textId="7F72170A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HasGuidParam</w:t>
            </w:r>
          </w:p>
        </w:tc>
        <w:tc>
          <w:tcPr>
            <w:tcW w:w="2999" w:type="dxa"/>
            <w:vMerge w:val="restart"/>
          </w:tcPr>
          <w:p w14:paraId="77261CFD" w14:textId="7423C7DA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0C331EBC" w14:textId="5420D082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HasGuidParam(Guid guid)</w:t>
            </w:r>
          </w:p>
        </w:tc>
      </w:tr>
      <w:tr w:rsidR="000D1B40" w:rsidRPr="000D1B40" w14:paraId="24CC76D5" w14:textId="77777777" w:rsidTr="0071798B">
        <w:trPr>
          <w:trHeight w:val="562"/>
        </w:trPr>
        <w:tc>
          <w:tcPr>
            <w:tcW w:w="2884" w:type="dxa"/>
            <w:vMerge/>
          </w:tcPr>
          <w:p w14:paraId="3B8EA3D0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6A2F2D4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2EE86737" w14:textId="72AA7F84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6106E3B8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773"/>
        <w:gridCol w:w="1773"/>
        <w:gridCol w:w="4079"/>
      </w:tblGrid>
      <w:tr w:rsidR="000D1B40" w:rsidRPr="00086691" w14:paraId="0C652148" w14:textId="77777777" w:rsidTr="00E34628">
        <w:tc>
          <w:tcPr>
            <w:tcW w:w="2884" w:type="dxa"/>
          </w:tcPr>
          <w:p w14:paraId="7FCF75A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4E24823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7F63BE9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797DCC57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1EBA6D26" w14:textId="3F34973F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HasMinimumLevelParam</w:t>
            </w:r>
          </w:p>
        </w:tc>
        <w:tc>
          <w:tcPr>
            <w:tcW w:w="2999" w:type="dxa"/>
            <w:vMerge w:val="restart"/>
          </w:tcPr>
          <w:p w14:paraId="70FA01CD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4223FBC0" w14:textId="497DB27F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  <w:tr w:rsidR="000D1B40" w:rsidRPr="000D1B40" w14:paraId="6DAF7BE7" w14:textId="77777777" w:rsidTr="00E34628">
        <w:trPr>
          <w:trHeight w:val="562"/>
        </w:trPr>
        <w:tc>
          <w:tcPr>
            <w:tcW w:w="2884" w:type="dxa"/>
            <w:vMerge/>
          </w:tcPr>
          <w:p w14:paraId="6A150C68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4489D3B6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768BD677" w14:textId="5D8F35A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HasMinimumLevelParam(int level)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</w:tbl>
    <w:p w14:paraId="38D00EFC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298"/>
        <w:gridCol w:w="2248"/>
        <w:gridCol w:w="4079"/>
      </w:tblGrid>
      <w:tr w:rsidR="000D1B40" w:rsidRPr="00086691" w14:paraId="34D4129B" w14:textId="77777777" w:rsidTr="000D1B40">
        <w:tc>
          <w:tcPr>
            <w:tcW w:w="2298" w:type="dxa"/>
          </w:tcPr>
          <w:p w14:paraId="18C62C97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248" w:type="dxa"/>
          </w:tcPr>
          <w:p w14:paraId="05A95E0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4079" w:type="dxa"/>
          </w:tcPr>
          <w:p w14:paraId="4D89A6E2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3E9F4CD0" w14:textId="77777777" w:rsidTr="00203F64">
        <w:trPr>
          <w:trHeight w:val="1676"/>
        </w:trPr>
        <w:tc>
          <w:tcPr>
            <w:tcW w:w="2884" w:type="dxa"/>
          </w:tcPr>
          <w:p w14:paraId="46DA8A5E" w14:textId="147C61F6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NoParam</w:t>
            </w:r>
          </w:p>
        </w:tc>
        <w:tc>
          <w:tcPr>
            <w:tcW w:w="2999" w:type="dxa"/>
          </w:tcPr>
          <w:p w14:paraId="48FB0B9E" w14:textId="02C6DA5C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61F99393" w14:textId="6C1D2FD9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180E462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7A1AA4EC" w14:textId="77777777" w:rsidTr="00E34628">
        <w:tc>
          <w:tcPr>
            <w:tcW w:w="2884" w:type="dxa"/>
          </w:tcPr>
          <w:p w14:paraId="120C4E92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7D2EFEE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EF5787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3A64BB8A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6B35E712" w14:textId="3837E3E6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ContainsParam</w:t>
            </w:r>
          </w:p>
        </w:tc>
        <w:tc>
          <w:tcPr>
            <w:tcW w:w="2999" w:type="dxa"/>
            <w:vMerge w:val="restart"/>
          </w:tcPr>
          <w:p w14:paraId="0DEE88C4" w14:textId="719A2273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string Contains</w:t>
            </w:r>
          </w:p>
        </w:tc>
        <w:tc>
          <w:tcPr>
            <w:tcW w:w="2742" w:type="dxa"/>
          </w:tcPr>
          <w:p w14:paraId="130177FC" w14:textId="7D420F33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ContainsParam(string str)</w:t>
            </w:r>
          </w:p>
        </w:tc>
      </w:tr>
      <w:tr w:rsidR="000D1B40" w:rsidRPr="000D1B40" w14:paraId="6DB4E775" w14:textId="77777777" w:rsidTr="00E34628">
        <w:trPr>
          <w:trHeight w:val="562"/>
        </w:trPr>
        <w:tc>
          <w:tcPr>
            <w:tcW w:w="2884" w:type="dxa"/>
            <w:vMerge/>
          </w:tcPr>
          <w:p w14:paraId="457B716D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2BBB49B3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4B072F78" w14:textId="4AE1E9CA" w:rsidR="000D1B40" w:rsidRPr="00772FDB" w:rsidRDefault="00032411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32411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5D1F3BE" w14:textId="77777777" w:rsidR="000D1B40" w:rsidRP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p w14:paraId="25F815E4" w14:textId="77777777" w:rsidR="00086691" w:rsidRPr="000D1B4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</w:t>
      </w:r>
      <w:r w:rsidRPr="000D1B40">
        <w:rPr>
          <w:rFonts w:ascii="Times New Roman" w:hAnsi="Times New Roman" w:cs="Times New Roman"/>
          <w:b/>
          <w:sz w:val="24"/>
        </w:rPr>
        <w:t> 1: </w:t>
      </w:r>
      <w:r w:rsidRPr="000D2F9A">
        <w:rPr>
          <w:rFonts w:ascii="Times New Roman" w:hAnsi="Times New Roman" w:cs="Times New Roman"/>
          <w:b/>
          <w:sz w:val="24"/>
        </w:rPr>
        <w:t>Взвешенные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методы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на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класс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1B40">
        <w:rPr>
          <w:rFonts w:ascii="Times New Roman" w:hAnsi="Times New Roman" w:cs="Times New Roman"/>
          <w:b/>
          <w:sz w:val="24"/>
          <w:lang w:val="en-US"/>
        </w:rPr>
        <w:t>WMC</w:t>
      </w:r>
      <w:r w:rsidRPr="000D1B40">
        <w:rPr>
          <w:rFonts w:ascii="Times New Roman" w:hAnsi="Times New Roman" w:cs="Times New Roman"/>
          <w:b/>
          <w:sz w:val="24"/>
        </w:rPr>
        <w:t> (</w:t>
      </w:r>
      <w:r w:rsidRPr="000D1B40">
        <w:rPr>
          <w:rFonts w:ascii="Times New Roman" w:hAnsi="Times New Roman" w:cs="Times New Roman"/>
          <w:b/>
          <w:sz w:val="24"/>
          <w:lang w:val="en-US"/>
        </w:rPr>
        <w:t>WeightedMethodsPerClass</w:t>
      </w:r>
      <w:r w:rsidRPr="000D1B40">
        <w:rPr>
          <w:rFonts w:ascii="Times New Roman" w:hAnsi="Times New Roman" w:cs="Times New Roman"/>
          <w:b/>
          <w:sz w:val="24"/>
        </w:rPr>
        <w:t>)</w:t>
      </w:r>
    </w:p>
    <w:p w14:paraId="396C9AC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67B958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1E24E4F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0871A2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0A755FCD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4DB1C246" w14:textId="25601576" w:rsidR="00772FDB" w:rsidRPr="00772FDB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772FDB">
        <w:rPr>
          <w:rFonts w:ascii="Times New Roman" w:hAnsi="Times New Roman" w:cs="Times New Roman"/>
          <w:sz w:val="24"/>
          <w:lang w:val="en-US"/>
        </w:rPr>
        <w:lastRenderedPageBreak/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SearchParametrs</w:t>
      </w:r>
      <w:r w:rsidRPr="00772FDB">
        <w:rPr>
          <w:rFonts w:ascii="Times New Roman" w:hAnsi="Times New Roman" w:cs="Times New Roman"/>
          <w:sz w:val="24"/>
          <w:lang w:val="en-US"/>
        </w:rPr>
        <w:t>=3</w:t>
      </w:r>
    </w:p>
    <w:p w14:paraId="670FF5AA" w14:textId="5351FD6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HasGuidParam</w:t>
      </w:r>
      <w:r w:rsidRPr="00772FDB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77F327FE" w14:textId="3F0BA592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HasMinimumLevelParam</w:t>
      </w:r>
      <w:r w:rsidRPr="00772FDB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07E34332" w14:textId="70660DA1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</w:t>
      </w:r>
      <w:r w:rsidRPr="001C40A4">
        <w:rPr>
          <w:rFonts w:ascii="Times New Roman" w:hAnsi="Times New Roman" w:cs="Times New Roman"/>
          <w:sz w:val="24"/>
          <w:lang w:val="en-US"/>
        </w:rPr>
        <w:t>NoParam</w:t>
      </w:r>
      <w:r w:rsidRPr="001C40A4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0</w:t>
      </w:r>
    </w:p>
    <w:p w14:paraId="674051E7" w14:textId="433762F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</w:t>
      </w:r>
      <w:r w:rsidRPr="001C40A4">
        <w:rPr>
          <w:rFonts w:ascii="Times New Roman" w:hAnsi="Times New Roman" w:cs="Times New Roman"/>
          <w:sz w:val="24"/>
          <w:lang w:val="en-US"/>
        </w:rPr>
        <w:t>ContainsParam</w:t>
      </w:r>
      <w:r w:rsidRPr="001C40A4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53E902E1" w14:textId="2FF7F67F" w:rsidR="00086691" w:rsidRPr="00023DB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2.6</w:t>
      </w:r>
    </w:p>
    <w:p w14:paraId="2D204F8D" w14:textId="77777777" w:rsidR="00086691" w:rsidRPr="000D2F9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0D2F9A">
        <w:rPr>
          <w:rFonts w:ascii="Times New Roman" w:hAnsi="Times New Roman" w:cs="Times New Roman"/>
          <w:b/>
          <w:sz w:val="24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0D2F9A">
        <w:rPr>
          <w:rFonts w:ascii="Times New Roman" w:hAnsi="Times New Roman" w:cs="Times New Roman"/>
          <w:b/>
          <w:sz w:val="24"/>
        </w:rPr>
        <w:t>)</w:t>
      </w:r>
    </w:p>
    <w:p w14:paraId="4B98979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4D823BE6" w14:textId="5DAF6867" w:rsidR="001C40A4" w:rsidRPr="001C40A4" w:rsidRDefault="001C40A4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NOC</w:t>
      </w:r>
      <w:r>
        <w:rPr>
          <w:rFonts w:ascii="Times New Roman" w:hAnsi="Times New Roman" w:cs="Times New Roman"/>
          <w:sz w:val="24"/>
        </w:rPr>
        <w:t xml:space="preserve"> </w:t>
      </w:r>
      <w:r w:rsidRPr="00772FDB">
        <w:rPr>
          <w:rFonts w:ascii="Times New Roman" w:hAnsi="Times New Roman" w:cs="Times New Roman"/>
          <w:sz w:val="24"/>
          <w:lang w:val="en-US"/>
        </w:rPr>
        <w:t>SearchParametrs</w:t>
      </w:r>
      <w:r>
        <w:rPr>
          <w:rFonts w:ascii="Times New Roman" w:hAnsi="Times New Roman" w:cs="Times New Roman"/>
          <w:sz w:val="24"/>
        </w:rPr>
        <w:t>=4</w:t>
      </w:r>
    </w:p>
    <w:p w14:paraId="37FC1448" w14:textId="4E325CF5" w:rsidR="00086691" w:rsidRPr="00887C0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Pr="00887C01">
        <w:rPr>
          <w:rFonts w:ascii="Times New Roman" w:hAnsi="Times New Roman" w:cs="Times New Roman"/>
          <w:sz w:val="24"/>
        </w:rPr>
        <w:t>0</w:t>
      </w:r>
      <w:r w:rsidR="001C40A4">
        <w:rPr>
          <w:rFonts w:ascii="Times New Roman" w:hAnsi="Times New Roman" w:cs="Times New Roman"/>
          <w:sz w:val="24"/>
        </w:rPr>
        <w:t>.444</w:t>
      </w:r>
    </w:p>
    <w:p w14:paraId="5CA2F03C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71E7251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4B867710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009271F7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0D2AB958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3B1529AE" w14:textId="77777777" w:rsidR="0008669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684F682E" w14:textId="573AECE6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SearchParametrs=</w:t>
      </w:r>
      <w:r w:rsidRPr="001C40A4">
        <w:rPr>
          <w:rFonts w:ascii="Times New Roman" w:hAnsi="Times New Roman" w:cs="Times New Roman"/>
          <w:sz w:val="24"/>
          <w:lang w:val="en-US"/>
        </w:rPr>
        <w:t>1</w:t>
      </w:r>
    </w:p>
    <w:p w14:paraId="495C9DC7" w14:textId="6992AC58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Pr="001C40A4">
        <w:rPr>
          <w:rFonts w:ascii="Times New Roman" w:hAnsi="Times New Roman" w:cs="Times New Roman"/>
          <w:sz w:val="24"/>
          <w:lang w:val="en-US"/>
        </w:rPr>
        <w:t>1</w:t>
      </w:r>
    </w:p>
    <w:p w14:paraId="011DB8CF" w14:textId="6AF2B195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Pr="001C40A4">
        <w:rPr>
          <w:rFonts w:ascii="Times New Roman" w:hAnsi="Times New Roman" w:cs="Times New Roman"/>
          <w:sz w:val="24"/>
          <w:lang w:val="en-US"/>
        </w:rPr>
        <w:t>1</w:t>
      </w:r>
    </w:p>
    <w:p w14:paraId="6C4784AF" w14:textId="4A6153FF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378381C4" w14:textId="7D94236E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 xml:space="preserve">СВО </w:t>
      </w:r>
      <w:r w:rsidRPr="001C40A4">
        <w:rPr>
          <w:rFonts w:ascii="Times New Roman" w:hAnsi="Times New Roman" w:cs="Times New Roman"/>
          <w:sz w:val="24"/>
          <w:lang w:val="en-US"/>
        </w:rPr>
        <w:t>ContainsParam=</w:t>
      </w:r>
      <w:r w:rsidRPr="001C40A4">
        <w:rPr>
          <w:rFonts w:ascii="Times New Roman" w:hAnsi="Times New Roman" w:cs="Times New Roman"/>
          <w:sz w:val="24"/>
          <w:lang w:val="en-US"/>
        </w:rPr>
        <w:t>1</w:t>
      </w:r>
    </w:p>
    <w:p w14:paraId="35ECCCD8" w14:textId="12D76D1C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</w:t>
      </w:r>
      <w:r w:rsidRPr="005116F7">
        <w:rPr>
          <w:rFonts w:ascii="Times New Roman" w:hAnsi="Times New Roman" w:cs="Times New Roman"/>
          <w:sz w:val="24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=1.</w:t>
      </w:r>
      <w:r w:rsidR="001C40A4" w:rsidRPr="001C40A4">
        <w:rPr>
          <w:rFonts w:ascii="Times New Roman" w:hAnsi="Times New Roman" w:cs="Times New Roman"/>
          <w:sz w:val="24"/>
          <w:lang w:val="en-US"/>
        </w:rPr>
        <w:t>3333</w:t>
      </w:r>
    </w:p>
    <w:p w14:paraId="587B4758" w14:textId="77777777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0C6CE2BF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484382D1" w14:textId="77777777" w:rsidR="00086691" w:rsidRPr="005116F7" w:rsidRDefault="00086691" w:rsidP="00086691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FE6610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1A9E615C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4909CF54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863993E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3FFA9D31" w14:textId="1D1EDABC" w:rsidR="00086691" w:rsidRPr="00E9346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9346C">
        <w:rPr>
          <w:rFonts w:ascii="Times New Roman" w:hAnsi="Times New Roman" w:cs="Times New Roman"/>
          <w:color w:val="F79646" w:themeColor="accent6"/>
          <w:sz w:val="24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9346C">
        <w:rPr>
          <w:rFonts w:ascii="Times New Roman" w:hAnsi="Times New Roman" w:cs="Times New Roman"/>
          <w:sz w:val="24"/>
        </w:rPr>
        <w:t>3</w:t>
      </w:r>
    </w:p>
    <w:p w14:paraId="0C6D271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52813901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4274B62D" w14:textId="2FC95CFD" w:rsidR="00086691" w:rsidRDefault="00DE444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="00086691"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086691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="00086691"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4D52A4C8" w14:textId="28217515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</w:t>
      </w:r>
      <w:r w:rsidRPr="00DE4441">
        <w:rPr>
          <w:rFonts w:ascii="Times New Roman" w:hAnsi="Times New Roman" w:cs="Times New Roman"/>
          <w:sz w:val="24"/>
          <w:lang w:val="en-US"/>
        </w:rPr>
        <w:t>SearchParametrs=</w:t>
      </w:r>
      <w:r w:rsidRPr="00DE4441">
        <w:rPr>
          <w:rFonts w:ascii="Times New Roman" w:hAnsi="Times New Roman" w:cs="Times New Roman"/>
          <w:sz w:val="24"/>
          <w:lang w:val="en-US"/>
        </w:rPr>
        <w:t>3+0=3</w:t>
      </w:r>
    </w:p>
    <w:p w14:paraId="76886BD0" w14:textId="04D5875B" w:rsidR="00DE4441" w:rsidRPr="00023DBA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023DBA">
        <w:rPr>
          <w:rFonts w:ascii="Times New Roman" w:hAnsi="Times New Roman" w:cs="Times New Roman"/>
          <w:sz w:val="24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>
        <w:rPr>
          <w:rFonts w:ascii="Times New Roman" w:hAnsi="Times New Roman" w:cs="Times New Roman"/>
          <w:sz w:val="24"/>
        </w:rPr>
        <w:t>2</w:t>
      </w:r>
    </w:p>
    <w:p w14:paraId="6A9CFEA0" w14:textId="1FA88CF1" w:rsidR="00DE4441" w:rsidRPr="003D000C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023DBA">
        <w:rPr>
          <w:rFonts w:ascii="Times New Roman" w:hAnsi="Times New Roman" w:cs="Times New Roman"/>
          <w:sz w:val="24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3D000C">
        <w:rPr>
          <w:rFonts w:ascii="Times New Roman" w:hAnsi="Times New Roman" w:cs="Times New Roman"/>
          <w:sz w:val="24"/>
        </w:rPr>
        <w:t>2</w:t>
      </w:r>
    </w:p>
    <w:p w14:paraId="23E127E7" w14:textId="7756B590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</w:t>
      </w:r>
      <w:r w:rsidRPr="00DE4441">
        <w:rPr>
          <w:rFonts w:ascii="Times New Roman" w:hAnsi="Times New Roman" w:cs="Times New Roman"/>
          <w:sz w:val="24"/>
          <w:lang w:val="en-US"/>
        </w:rPr>
        <w:t>NoParam=1</w:t>
      </w:r>
      <w:r w:rsidRPr="00DE4441">
        <w:rPr>
          <w:rFonts w:ascii="Times New Roman" w:hAnsi="Times New Roman" w:cs="Times New Roman"/>
          <w:sz w:val="24"/>
          <w:lang w:val="en-US"/>
        </w:rPr>
        <w:t>+0=1</w:t>
      </w:r>
    </w:p>
    <w:p w14:paraId="3346DA37" w14:textId="5C418DD6" w:rsidR="00DE4441" w:rsidRPr="00023DBA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023DBA">
        <w:rPr>
          <w:rFonts w:ascii="Times New Roman" w:hAnsi="Times New Roman" w:cs="Times New Roman"/>
          <w:sz w:val="24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>
        <w:rPr>
          <w:rFonts w:ascii="Times New Roman" w:hAnsi="Times New Roman" w:cs="Times New Roman"/>
          <w:sz w:val="24"/>
        </w:rPr>
        <w:t>2</w:t>
      </w:r>
    </w:p>
    <w:p w14:paraId="127DBBE2" w14:textId="7D198DD4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DE4441" w:rsidRPr="00DE4441">
        <w:rPr>
          <w:rFonts w:ascii="Times New Roman" w:hAnsi="Times New Roman" w:cs="Times New Roman"/>
          <w:sz w:val="24"/>
          <w:lang w:val="en-US"/>
        </w:rPr>
        <w:t>3.</w:t>
      </w:r>
      <w:r w:rsidR="003D000C">
        <w:rPr>
          <w:rFonts w:ascii="Times New Roman" w:hAnsi="Times New Roman" w:cs="Times New Roman"/>
          <w:sz w:val="24"/>
        </w:rPr>
        <w:t>444</w:t>
      </w:r>
    </w:p>
    <w:p w14:paraId="7C9D974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44C1784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4D2F1A06" w14:textId="32B55093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11</w:t>
      </w:r>
      <w:r w:rsidR="007472DC">
        <w:rPr>
          <w:rFonts w:ascii="Times New Roman" w:hAnsi="Times New Roman" w:cs="Times New Roman"/>
          <w:sz w:val="24"/>
        </w:rPr>
        <w:t>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7472DC">
        <w:rPr>
          <w:rFonts w:ascii="Times New Roman" w:hAnsi="Times New Roman" w:cs="Times New Roman"/>
          <w:sz w:val="24"/>
        </w:rPr>
        <w:t>7</w:t>
      </w:r>
    </w:p>
    <w:p w14:paraId="23062BCD" w14:textId="6143B71F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</w:t>
      </w:r>
      <w:r w:rsidR="007472DC">
        <w:rPr>
          <w:rFonts w:ascii="Times New Roman" w:hAnsi="Times New Roman" w:cs="Times New Roman"/>
          <w:sz w:val="24"/>
        </w:rPr>
        <w:t>=2</w:t>
      </w:r>
    </w:p>
    <w:p w14:paraId="3ECB2639" w14:textId="1FECFA1C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-0=2</w:t>
      </w:r>
    </w:p>
    <w:p w14:paraId="12862EE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219605E6" w14:textId="0F92F5CA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3D000C">
        <w:rPr>
          <w:rFonts w:ascii="Times New Roman" w:hAnsi="Times New Roman" w:cs="Times New Roman"/>
          <w:sz w:val="24"/>
          <w:lang w:val="en-US"/>
        </w:rPr>
        <w:t>SearchParametrs=</w:t>
      </w:r>
      <w:r w:rsidR="005078BD" w:rsidRPr="005078BD">
        <w:rPr>
          <w:rFonts w:ascii="Times New Roman" w:hAnsi="Times New Roman" w:cs="Times New Roman"/>
          <w:sz w:val="24"/>
          <w:lang w:val="en-US"/>
        </w:rPr>
        <w:t>3-0=3</w:t>
      </w:r>
    </w:p>
    <w:p w14:paraId="136D1163" w14:textId="36950FFC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HasGuidParam=1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5A40CBB8" w14:textId="609DAA6B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HasMinimumLevelParam=1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2D43A00" w14:textId="1B9FAD8E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NoParam=1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582BFC9" w14:textId="57D1DC87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ContainsParam=1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40C11CDE" w14:textId="78D246D2" w:rsidR="00086691" w:rsidRPr="005078BD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= </w:t>
      </w:r>
      <w:r w:rsidR="005078BD">
        <w:rPr>
          <w:rFonts w:ascii="Times New Roman" w:hAnsi="Times New Roman" w:cs="Times New Roman"/>
          <w:sz w:val="24"/>
        </w:rPr>
        <w:t>2.333</w:t>
      </w:r>
    </w:p>
    <w:p w14:paraId="4B7D542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2123E6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0F0ADEA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1C4CC23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7C2F0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1C8B6DA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2BFAB26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4B99FFB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6DF4E0F4" w14:textId="399B4426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821E7F">
        <w:rPr>
          <w:rFonts w:ascii="Times New Roman" w:hAnsi="Times New Roman" w:cs="Times New Roman"/>
          <w:sz w:val="24"/>
        </w:rPr>
        <w:t>11</w:t>
      </w:r>
      <w:r w:rsidRPr="005116F7">
        <w:rPr>
          <w:rFonts w:ascii="Times New Roman" w:hAnsi="Times New Roman" w:cs="Times New Roman"/>
          <w:sz w:val="24"/>
        </w:rPr>
        <w:t>+2=1</w:t>
      </w:r>
      <w:r w:rsidR="00821E7F">
        <w:rPr>
          <w:rFonts w:ascii="Times New Roman" w:hAnsi="Times New Roman" w:cs="Times New Roman"/>
          <w:sz w:val="24"/>
        </w:rPr>
        <w:t>3</w:t>
      </w:r>
    </w:p>
    <w:p w14:paraId="6666F509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16D358FA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45092837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5116F7">
        <w:rPr>
          <w:rFonts w:ascii="Times New Roman" w:hAnsi="Times New Roman" w:cs="Times New Roman"/>
          <w:sz w:val="24"/>
        </w:rPr>
        <w:t xml:space="preserve"> =3</w:t>
      </w:r>
      <w:r>
        <w:rPr>
          <w:rFonts w:ascii="Times New Roman" w:hAnsi="Times New Roman" w:cs="Times New Roman"/>
          <w:sz w:val="24"/>
        </w:rPr>
        <w:t>+1</w:t>
      </w:r>
      <w:r w:rsidRPr="005116F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4</w:t>
      </w:r>
    </w:p>
    <w:p w14:paraId="7AFDF4A0" w14:textId="67DF9F69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SearchParametrs=3+1=4</w:t>
      </w:r>
    </w:p>
    <w:p w14:paraId="7B9E8DD7" w14:textId="08F372B0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HasGuidParam=2+1=3</w:t>
      </w:r>
    </w:p>
    <w:p w14:paraId="0CB46AB8" w14:textId="7E8380DB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HasMinimumLevelParam=2+1=3</w:t>
      </w:r>
    </w:p>
    <w:p w14:paraId="006EC0D5" w14:textId="33664E12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NoParam=1+0=1</w:t>
      </w:r>
    </w:p>
    <w:p w14:paraId="33E85065" w14:textId="76CDE7FF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ContainsParam=2+1=3</w:t>
      </w:r>
    </w:p>
    <w:p w14:paraId="79E5ABD5" w14:textId="77777777" w:rsidR="00821E7F" w:rsidRPr="00821E7F" w:rsidRDefault="00821E7F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B58A511" w14:textId="379CEDE9" w:rsidR="00086691" w:rsidRPr="00821E7F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=</w:t>
      </w:r>
      <w:r w:rsidR="00821E7F" w:rsidRPr="00821E7F">
        <w:rPr>
          <w:rFonts w:ascii="Times New Roman" w:hAnsi="Times New Roman" w:cs="Times New Roman"/>
          <w:sz w:val="24"/>
          <w:lang w:val="en-US"/>
        </w:rPr>
        <w:t>3.8</w:t>
      </w:r>
    </w:p>
    <w:p w14:paraId="62C143E8" w14:textId="77777777" w:rsidR="00086691" w:rsidRPr="00821E7F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B57071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44B858E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6F372A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32786DD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511BCE9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198BAD07" w14:textId="3BE34C31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</w:t>
      </w:r>
      <w:r w:rsidRPr="00F6212D">
        <w:rPr>
          <w:rFonts w:ascii="Times New Roman" w:hAnsi="Times New Roman" w:cs="Times New Roman"/>
          <w:sz w:val="24"/>
          <w:lang w:val="en-US"/>
        </w:rPr>
        <w:t>HasGuidParam=</w:t>
      </w:r>
      <w:r w:rsidRPr="00F6212D">
        <w:rPr>
          <w:rFonts w:ascii="Times New Roman" w:hAnsi="Times New Roman" w:cs="Times New Roman"/>
          <w:sz w:val="24"/>
          <w:lang w:val="en-US"/>
        </w:rPr>
        <w:t>1</w:t>
      </w:r>
    </w:p>
    <w:p w14:paraId="1E79AB61" w14:textId="76C47BBC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Pr="00F6212D">
        <w:rPr>
          <w:rFonts w:ascii="Times New Roman" w:hAnsi="Times New Roman" w:cs="Times New Roman"/>
          <w:sz w:val="24"/>
          <w:lang w:val="en-US"/>
        </w:rPr>
        <w:t>1</w:t>
      </w:r>
    </w:p>
    <w:p w14:paraId="3CB066CE" w14:textId="26B3F1A6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</w:t>
      </w:r>
      <w:r w:rsidRPr="00F6212D">
        <w:rPr>
          <w:rFonts w:ascii="Times New Roman" w:hAnsi="Times New Roman" w:cs="Times New Roman"/>
          <w:sz w:val="24"/>
          <w:lang w:val="en-US"/>
        </w:rPr>
        <w:t>NoParam=</w:t>
      </w:r>
      <w:r w:rsidRPr="00F6212D">
        <w:rPr>
          <w:rFonts w:ascii="Times New Roman" w:hAnsi="Times New Roman" w:cs="Times New Roman"/>
          <w:sz w:val="24"/>
          <w:lang w:val="en-US"/>
        </w:rPr>
        <w:t>1</w:t>
      </w:r>
    </w:p>
    <w:p w14:paraId="608046F4" w14:textId="1B2278EE" w:rsidR="00F6212D" w:rsidRPr="00966FAB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</w:rPr>
        <w:t xml:space="preserve"> ContainsParam=</w:t>
      </w:r>
      <w:r>
        <w:rPr>
          <w:rFonts w:ascii="Times New Roman" w:hAnsi="Times New Roman" w:cs="Times New Roman"/>
          <w:sz w:val="24"/>
        </w:rPr>
        <w:t>1</w:t>
      </w:r>
    </w:p>
    <w:p w14:paraId="32D06040" w14:textId="310AE8F0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0</w:t>
      </w:r>
      <w:r w:rsidR="00F6212D">
        <w:rPr>
          <w:rFonts w:ascii="Times New Roman" w:hAnsi="Times New Roman" w:cs="Times New Roman"/>
          <w:sz w:val="24"/>
        </w:rPr>
        <w:t>.4444</w:t>
      </w:r>
    </w:p>
    <w:p w14:paraId="7F094D5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2E8F77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5E6B846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5DC31EE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10947E35" w14:textId="3D5CFED9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</w:t>
      </w:r>
      <w:r w:rsidRPr="00C544FA">
        <w:rPr>
          <w:rFonts w:ascii="Times New Roman" w:hAnsi="Times New Roman" w:cs="Times New Roman"/>
          <w:sz w:val="24"/>
          <w:lang w:val="en-US"/>
        </w:rPr>
        <w:t xml:space="preserve"> HasGuidParam=1</w:t>
      </w:r>
    </w:p>
    <w:p w14:paraId="2BBA6AA8" w14:textId="14FF8448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</w:t>
      </w:r>
      <w:r w:rsidRPr="00C544FA">
        <w:rPr>
          <w:rFonts w:ascii="Times New Roman" w:hAnsi="Times New Roman" w:cs="Times New Roman"/>
          <w:sz w:val="24"/>
          <w:lang w:val="en-US"/>
        </w:rPr>
        <w:t xml:space="preserve"> HasMinimumLevelParam=1</w:t>
      </w:r>
    </w:p>
    <w:p w14:paraId="299A79BD" w14:textId="5042AB02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</w:t>
      </w:r>
      <w:r w:rsidRPr="00C544FA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6DF367DC" w14:textId="694D8A6D" w:rsid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C544FA">
        <w:rPr>
          <w:rFonts w:ascii="Times New Roman" w:hAnsi="Times New Roman" w:cs="Times New Roman"/>
          <w:sz w:val="24"/>
        </w:rPr>
        <w:t>NOA</w:t>
      </w:r>
      <w:r w:rsidRPr="00C544FA">
        <w:rPr>
          <w:rFonts w:ascii="Times New Roman" w:hAnsi="Times New Roman" w:cs="Times New Roman"/>
          <w:sz w:val="24"/>
        </w:rPr>
        <w:t xml:space="preserve"> ContainsParam=1</w:t>
      </w:r>
    </w:p>
    <w:p w14:paraId="2185B307" w14:textId="0AB5D700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  <w:r w:rsidR="00C544FA">
        <w:rPr>
          <w:rFonts w:ascii="Times New Roman" w:hAnsi="Times New Roman" w:cs="Times New Roman"/>
          <w:sz w:val="24"/>
        </w:rPr>
        <w:t>.444</w:t>
      </w:r>
    </w:p>
    <w:p w14:paraId="2131D9FA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0841BC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72A272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672C49F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291FA52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3E0EFFF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607E6E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D6DF15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63C30D27" w14:textId="30FE6871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 xml:space="preserve">SI </w:t>
      </w:r>
      <w:r w:rsidRPr="003D1326">
        <w:rPr>
          <w:rFonts w:ascii="Times New Roman" w:hAnsi="Times New Roman" w:cs="Times New Roman"/>
          <w:sz w:val="24"/>
          <w:lang w:val="en-US"/>
        </w:rPr>
        <w:t>HasGuidParam=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CDC8289" w14:textId="4C927FDE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</w:t>
      </w:r>
      <w:r w:rsidRPr="003D1326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28894CA" w14:textId="59963BAB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</w:t>
      </w:r>
      <w:r w:rsidRPr="003D1326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D7454C5" w14:textId="77148F76" w:rsidR="003D1326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3D1326">
        <w:rPr>
          <w:rFonts w:ascii="Times New Roman" w:hAnsi="Times New Roman" w:cs="Times New Roman"/>
          <w:sz w:val="24"/>
        </w:rPr>
        <w:t>SI</w:t>
      </w:r>
      <w:r w:rsidRPr="003D1326">
        <w:rPr>
          <w:rFonts w:ascii="Times New Roman" w:hAnsi="Times New Roman" w:cs="Times New Roman"/>
          <w:sz w:val="24"/>
        </w:rPr>
        <w:t xml:space="preserve"> ContainsParam=</w:t>
      </w:r>
      <w:r w:rsidR="00544F08">
        <w:rPr>
          <w:rFonts w:ascii="Times New Roman" w:hAnsi="Times New Roman" w:cs="Times New Roman"/>
          <w:sz w:val="24"/>
        </w:rPr>
        <w:t>0.5</w:t>
      </w:r>
    </w:p>
    <w:p w14:paraId="2DD1416C" w14:textId="6192D68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</w:t>
      </w:r>
      <w:r w:rsidR="003D1326" w:rsidRPr="003D1326">
        <w:rPr>
          <w:rFonts w:ascii="Times New Roman" w:hAnsi="Times New Roman" w:cs="Times New Roman"/>
          <w:sz w:val="24"/>
        </w:rPr>
        <w:t>=0.</w:t>
      </w:r>
      <w:r w:rsidR="00544F08">
        <w:rPr>
          <w:rFonts w:ascii="Times New Roman" w:hAnsi="Times New Roman" w:cs="Times New Roman"/>
          <w:sz w:val="24"/>
        </w:rPr>
        <w:t>2222</w:t>
      </w:r>
    </w:p>
    <w:p w14:paraId="4FC78E6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5AEA17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077443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В качестве индикатора размера может использоваться количество строк программы.</w:t>
      </w:r>
    </w:p>
    <w:p w14:paraId="124851E6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7AB09B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2CD61229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2B837F72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591EBADB" w14:textId="193298A0" w:rsidR="00A7511E" w:rsidRPr="00997019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 xml:space="preserve">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997019" w:rsidRPr="00997019">
        <w:rPr>
          <w:rFonts w:ascii="Times New Roman" w:hAnsi="Times New Roman" w:cs="Times New Roman"/>
          <w:sz w:val="24"/>
          <w:lang w:val="en-US"/>
        </w:rPr>
        <w:t>9</w:t>
      </w:r>
      <w:r w:rsidR="00997019">
        <w:rPr>
          <w:rFonts w:ascii="Times New Roman" w:hAnsi="Times New Roman" w:cs="Times New Roman"/>
          <w:sz w:val="24"/>
          <w:lang w:val="en-US"/>
        </w:rPr>
        <w:t>/3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3</w:t>
      </w:r>
    </w:p>
    <w:p w14:paraId="0AF337A2" w14:textId="21973A58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FA9EDB0" w14:textId="08C337CB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5103661" w14:textId="7F75556C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</w:t>
      </w:r>
    </w:p>
    <w:p w14:paraId="7A02FEFA" w14:textId="244F89C6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3B5B2A">
        <w:rPr>
          <w:rFonts w:ascii="Times New Roman" w:hAnsi="Times New Roman" w:cs="Times New Roman"/>
          <w:sz w:val="24"/>
          <w:lang w:val="en-US"/>
        </w:rPr>
        <w:t>4</w:t>
      </w:r>
    </w:p>
    <w:p w14:paraId="262C2AB2" w14:textId="5C9891D0" w:rsidR="00A7511E" w:rsidRDefault="00A7511E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6EBCF601" w14:textId="1C7CA3A8" w:rsidR="00086691" w:rsidRPr="003B5B2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>=</w:t>
      </w:r>
      <w:r w:rsidR="00764B55" w:rsidRPr="003B5B2A">
        <w:rPr>
          <w:rFonts w:ascii="Times New Roman" w:hAnsi="Times New Roman" w:cs="Times New Roman"/>
          <w:sz w:val="24"/>
          <w:lang w:val="en-US"/>
        </w:rPr>
        <w:t>5</w:t>
      </w:r>
    </w:p>
    <w:p w14:paraId="62366A0A" w14:textId="77777777" w:rsidR="00086691" w:rsidRPr="00A7511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C8EEE34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97019">
        <w:rPr>
          <w:rFonts w:ascii="Times New Roman" w:hAnsi="Times New Roman" w:cs="Times New Roman"/>
          <w:b/>
          <w:sz w:val="24"/>
          <w:lang w:val="en-US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255224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47119C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09AF5FB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27F85D9B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7E2BC086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6F85BDE0" w14:textId="77777777" w:rsidR="00086691" w:rsidRPr="00444489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78D23B79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2E8D07E6" w14:textId="0A5F6047" w:rsidR="006E429C" w:rsidRPr="00997019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6E429C">
        <w:rPr>
          <w:rFonts w:ascii="Times New Roman" w:hAnsi="Times New Roman" w:cs="Times New Roman"/>
          <w:sz w:val="24"/>
          <w:lang w:val="en-US"/>
        </w:rPr>
        <w:t xml:space="preserve">NPAVG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>/3</w:t>
      </w:r>
    </w:p>
    <w:p w14:paraId="7374BD25" w14:textId="76893FBE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6089364A" w14:textId="4BEEAE58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AF4ACD9" w14:textId="66F28C31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  <w:r w:rsidRPr="00997019">
        <w:rPr>
          <w:rFonts w:ascii="Times New Roman" w:hAnsi="Times New Roman" w:cs="Times New Roman"/>
          <w:sz w:val="24"/>
          <w:lang w:val="en-US"/>
        </w:rPr>
        <w:t>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</w:p>
    <w:p w14:paraId="6797ACE3" w14:textId="7CB806BF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F137C0B" w14:textId="77777777" w:rsidR="006E429C" w:rsidRPr="005116F7" w:rsidRDefault="006E429C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4408FF6" w14:textId="6644AD92" w:rsidR="00086691" w:rsidRPr="00E371F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6E429C">
        <w:rPr>
          <w:rFonts w:ascii="Times New Roman" w:hAnsi="Times New Roman" w:cs="Times New Roman"/>
          <w:sz w:val="24"/>
          <w:lang w:val="en-US"/>
        </w:rPr>
        <w:t xml:space="preserve"> =</w:t>
      </w:r>
      <w:r w:rsidR="00E371F1">
        <w:rPr>
          <w:rFonts w:ascii="Times New Roman" w:hAnsi="Times New Roman" w:cs="Times New Roman"/>
          <w:sz w:val="24"/>
        </w:rPr>
        <w:t>0.742</w:t>
      </w:r>
    </w:p>
    <w:p w14:paraId="2BDFA5B6" w14:textId="77777777" w:rsidR="00086691" w:rsidRPr="006E429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DE50CB0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724800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6E512A78" w14:textId="4A0C96CD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9E5CEC">
        <w:rPr>
          <w:rFonts w:ascii="Times New Roman" w:hAnsi="Times New Roman" w:cs="Times New Roman"/>
          <w:sz w:val="24"/>
        </w:rPr>
        <w:t>1</w:t>
      </w:r>
    </w:p>
    <w:p w14:paraId="3AD71CD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979C5C2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7FA48E0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66E96142" w14:textId="1EC3577F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 = </w:t>
      </w:r>
      <w:r w:rsidR="00427994">
        <w:rPr>
          <w:rFonts w:ascii="Times New Roman" w:hAnsi="Times New Roman" w:cs="Times New Roman"/>
          <w:sz w:val="24"/>
        </w:rPr>
        <w:t>24</w:t>
      </w:r>
    </w:p>
    <w:p w14:paraId="2244FC2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B8AB34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230C3A0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271A0D55" w14:textId="7712682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427994">
        <w:rPr>
          <w:rFonts w:ascii="Times New Roman" w:hAnsi="Times New Roman" w:cs="Times New Roman"/>
          <w:sz w:val="24"/>
        </w:rPr>
        <w:t>9</w:t>
      </w:r>
    </w:p>
    <w:p w14:paraId="2D7E4E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1A858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1263D97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B99682B" w14:textId="5F915DBC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>
        <w:rPr>
          <w:rFonts w:ascii="Times New Roman" w:hAnsi="Times New Roman" w:cs="Times New Roman"/>
          <w:sz w:val="24"/>
        </w:rPr>
        <w:t>1</w:t>
      </w:r>
      <w:r w:rsidR="00427994">
        <w:rPr>
          <w:rFonts w:ascii="Times New Roman" w:hAnsi="Times New Roman" w:cs="Times New Roman"/>
          <w:sz w:val="24"/>
        </w:rPr>
        <w:t>40</w:t>
      </w:r>
    </w:p>
    <w:p w14:paraId="605AFB49" w14:textId="77777777" w:rsidR="00086691" w:rsidRPr="00966FAB" w:rsidRDefault="00086691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21C3D848" w14:textId="0D0E9B74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5156F728" w14:textId="297A1A29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="00801578" w:rsidRPr="00966FAB">
        <w:rPr>
          <w:rFonts w:ascii="Times New Roman" w:hAnsi="Times New Roman" w:cs="Times New Roman"/>
          <w:sz w:val="24"/>
          <w:lang w:val="en-US"/>
        </w:rPr>
        <w:t>lib</w: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10548789" w14:textId="77777777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048FB67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714D0EB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4656FB0E" w14:textId="77777777" w:rsidR="00553855" w:rsidRDefault="00553855" w:rsidP="00553855">
      <w:pPr>
        <w:pStyle w:val="a7"/>
        <w:outlineLvl w:val="1"/>
        <w:rPr>
          <w:rFonts w:ascii="Times New Roman" w:hAnsi="Times New Roman" w:cs="Times New Roman"/>
          <w:sz w:val="24"/>
        </w:rPr>
      </w:pPr>
      <w:bookmarkStart w:id="265" w:name="_Toc389130175"/>
      <w:r w:rsidRPr="00966FAB">
        <w:rPr>
          <w:rFonts w:ascii="Times New Roman" w:hAnsi="Times New Roman" w:cs="Times New Roman"/>
          <w:sz w:val="24"/>
        </w:rPr>
        <w:t>Тестирование и отладка</w:t>
      </w:r>
      <w:bookmarkEnd w:id="265"/>
    </w:p>
    <w:p w14:paraId="4BF58F36" w14:textId="77777777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20F80AD6" w14:textId="1A0BA63F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  <w:bookmarkStart w:id="266" w:name="_Toc389130176"/>
      <w:r>
        <w:rPr>
          <w:rFonts w:ascii="Times New Roman" w:hAnsi="Times New Roman" w:cs="Times New Roman"/>
          <w:sz w:val="24"/>
        </w:rPr>
        <w:t>структурное</w:t>
      </w:r>
      <w:bookmarkEnd w:id="266"/>
    </w:p>
    <w:p w14:paraId="2683D9AB" w14:textId="77777777" w:rsidR="0000273A" w:rsidRP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5CA32419" w14:textId="45839121" w:rsidR="00D6699D" w:rsidRDefault="0000273A" w:rsidP="0000273A">
      <w:pPr>
        <w:pStyle w:val="3"/>
        <w:rPr>
          <w:rFonts w:ascii="Times New Roman" w:hAnsi="Times New Roman" w:cs="Times New Roman"/>
        </w:rPr>
      </w:pPr>
      <w:bookmarkStart w:id="267" w:name="_Toc389130177"/>
      <w:r>
        <w:rPr>
          <w:rFonts w:ascii="Times New Roman" w:hAnsi="Times New Roman" w:cs="Times New Roman"/>
        </w:rPr>
        <w:t>Функциональное</w:t>
      </w:r>
      <w:bookmarkEnd w:id="267"/>
      <w:r>
        <w:rPr>
          <w:rFonts w:ascii="Times New Roman" w:hAnsi="Times New Roman" w:cs="Times New Roman"/>
        </w:rPr>
        <w:t xml:space="preserve"> </w:t>
      </w:r>
    </w:p>
    <w:p w14:paraId="63637B39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7A7B2A8C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621C2BD4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6DCA3E4D" w14:textId="5C55482A" w:rsidR="0000273A" w:rsidRDefault="0000273A" w:rsidP="0000273A">
      <w:pPr>
        <w:pStyle w:val="3"/>
        <w:rPr>
          <w:rFonts w:ascii="Times New Roman" w:hAnsi="Times New Roman" w:cs="Times New Roman"/>
        </w:rPr>
      </w:pPr>
      <w:bookmarkStart w:id="268" w:name="_Toc389130178"/>
      <w:r>
        <w:rPr>
          <w:rFonts w:ascii="Times New Roman" w:hAnsi="Times New Roman" w:cs="Times New Roman"/>
        </w:rPr>
        <w:t>Нагрузочное</w:t>
      </w:r>
      <w:bookmarkEnd w:id="268"/>
      <w:r>
        <w:rPr>
          <w:rFonts w:ascii="Times New Roman" w:hAnsi="Times New Roman" w:cs="Times New Roman"/>
        </w:rPr>
        <w:t xml:space="preserve"> </w:t>
      </w:r>
    </w:p>
    <w:p w14:paraId="40486CF7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35891BAB" w14:textId="77777777" w:rsidR="0000273A" w:rsidRPr="00966FAB" w:rsidRDefault="0000273A" w:rsidP="000423C4">
      <w:pPr>
        <w:rPr>
          <w:rFonts w:ascii="Times New Roman" w:hAnsi="Times New Roman" w:cs="Times New Roman"/>
          <w:sz w:val="24"/>
        </w:rPr>
      </w:pPr>
    </w:p>
    <w:p w14:paraId="79ACBB9B" w14:textId="37AFCB2B" w:rsidR="000423C4" w:rsidRDefault="00966FAB" w:rsidP="00966FAB">
      <w:pPr>
        <w:pStyle w:val="1"/>
        <w:rPr>
          <w:rFonts w:ascii="Times New Roman" w:hAnsi="Times New Roman" w:cs="Times New Roman"/>
        </w:rPr>
      </w:pPr>
      <w:bookmarkStart w:id="269" w:name="_Toc389130179"/>
      <w:r w:rsidRPr="00966FAB">
        <w:rPr>
          <w:rFonts w:ascii="Times New Roman" w:hAnsi="Times New Roman" w:cs="Times New Roman"/>
        </w:rPr>
        <w:t>Этап внедрения</w:t>
      </w:r>
      <w:bookmarkEnd w:id="269"/>
    </w:p>
    <w:p w14:paraId="74A5FFE0" w14:textId="69BF2730" w:rsidR="00966FAB" w:rsidRPr="00966FAB" w:rsidRDefault="00966FAB" w:rsidP="00966FAB">
      <w:pPr>
        <w:pStyle w:val="2"/>
      </w:pPr>
      <w:bookmarkStart w:id="270" w:name="_Toc389130180"/>
      <w:r w:rsidRPr="000D2F9A">
        <w:t>Системные требования</w:t>
      </w:r>
      <w:bookmarkEnd w:id="270"/>
    </w:p>
    <w:p w14:paraId="05375B22" w14:textId="441E2744" w:rsidR="00966FAB" w:rsidRDefault="00966FAB" w:rsidP="00966F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Требования для использования утилиты</w:t>
      </w:r>
      <w:r w:rsidRPr="000D2F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ОС Windows7 и новее, </w:t>
      </w:r>
      <w:r w:rsidRPr="000D2F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Fremework</w:t>
      </w:r>
      <w:r w:rsidRPr="000D2F9A">
        <w:rPr>
          <w:rFonts w:ascii="Times New Roman" w:hAnsi="Times New Roman" w:cs="Times New Roman"/>
        </w:rPr>
        <w:t xml:space="preserve"> 4.5, </w:t>
      </w:r>
      <w:r>
        <w:rPr>
          <w:rFonts w:ascii="Times New Roman" w:hAnsi="Times New Roman" w:cs="Times New Roman"/>
          <w:lang w:val="en-US"/>
        </w:rPr>
        <w:t>Microsoft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Sql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Compact</w:t>
      </w:r>
      <w:r>
        <w:rPr>
          <w:rFonts w:ascii="Times New Roman" w:hAnsi="Times New Roman" w:cs="Times New Roman"/>
        </w:rPr>
        <w:t>, наличие среды разработки 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приложений.</w:t>
      </w:r>
    </w:p>
    <w:p w14:paraId="30623F2B" w14:textId="7F18F39B" w:rsidR="00966FAB" w:rsidRDefault="00966FAB" w:rsidP="00966FAB">
      <w:pPr>
        <w:pStyle w:val="2"/>
      </w:pPr>
      <w:bookmarkStart w:id="271" w:name="_Toc389130181"/>
      <w:r>
        <w:lastRenderedPageBreak/>
        <w:t>Установка</w:t>
      </w:r>
      <w:bookmarkEnd w:id="271"/>
    </w:p>
    <w:p w14:paraId="55B44070" w14:textId="081CEF60" w:rsidR="00966FAB" w:rsidRPr="000D2F9A" w:rsidRDefault="00966FAB" w:rsidP="00966FAB">
      <w:r>
        <w:t xml:space="preserve">Необходимо скопировать папку с приложением целиком, после чего подключить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dll</w:t>
      </w:r>
      <w:r w:rsidRPr="000D2F9A">
        <w:t xml:space="preserve"> </w:t>
      </w:r>
      <w:r>
        <w:t xml:space="preserve">к проекту ,в котором предполагается использовать логировщик. После чего с помощью  функции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WinHistory</w:t>
      </w:r>
      <w:r w:rsidRPr="000D2F9A">
        <w:t>.</w:t>
      </w:r>
      <w:r>
        <w:rPr>
          <w:lang w:val="en-US"/>
        </w:rPr>
        <w:t>Login</w:t>
      </w:r>
      <w:r w:rsidRPr="000D2F9A">
        <w:t xml:space="preserve"> </w:t>
      </w:r>
      <w:r>
        <w:t xml:space="preserve">установить соединение с библиотекой. Для просмотра накопленной истории следует использовать утилиту </w:t>
      </w:r>
      <w:r>
        <w:rPr>
          <w:lang w:val="en-US"/>
        </w:rPr>
        <w:t>client</w:t>
      </w:r>
      <w:r w:rsidRPr="000D2F9A">
        <w:t>.</w:t>
      </w:r>
      <w:r>
        <w:rPr>
          <w:lang w:val="en-US"/>
        </w:rPr>
        <w:t>exe</w:t>
      </w:r>
      <w:r w:rsidRPr="000D2F9A">
        <w:t>.</w:t>
      </w:r>
    </w:p>
    <w:p w14:paraId="4486F2C9" w14:textId="65CD6086" w:rsidR="00966FAB" w:rsidRDefault="00966FAB" w:rsidP="00966FAB">
      <w:pPr>
        <w:pStyle w:val="2"/>
      </w:pPr>
      <w:bookmarkStart w:id="272" w:name="_Toc389130182"/>
      <w:r>
        <w:t>Документация</w:t>
      </w:r>
      <w:bookmarkEnd w:id="272"/>
    </w:p>
    <w:p w14:paraId="5EF1300E" w14:textId="37DCF9FD" w:rsidR="00966FAB" w:rsidRDefault="00966FAB" w:rsidP="00966FAB">
      <w:r>
        <w:t xml:space="preserve">В комплекте поставки включён </w:t>
      </w:r>
      <w:r>
        <w:rPr>
          <w:lang w:val="en-US"/>
        </w:rPr>
        <w:t>chm</w:t>
      </w:r>
      <w:r w:rsidRPr="000D2F9A">
        <w:t xml:space="preserve"> </w:t>
      </w:r>
      <w:r>
        <w:t xml:space="preserve">файл, содержаний в  себе полное описание методов, которые может использовать прикладной программист при работе с данной утилитой, основным документов описывающим работу утилиты является данный </w:t>
      </w:r>
      <w:r>
        <w:rPr>
          <w:lang w:val="en-US"/>
        </w:rPr>
        <w:t>chm</w:t>
      </w:r>
      <w:r w:rsidRPr="000D2F9A">
        <w:t xml:space="preserve"> </w:t>
      </w:r>
      <w:r>
        <w:t>файл.</w:t>
      </w:r>
    </w:p>
    <w:p w14:paraId="336F28F1" w14:textId="35851322" w:rsidR="00230183" w:rsidRDefault="00230183" w:rsidP="00230183">
      <w:pPr>
        <w:pStyle w:val="2"/>
      </w:pPr>
      <w:bookmarkStart w:id="273" w:name="_Toc389130183"/>
      <w:r>
        <w:t>Требования по внедрению</w:t>
      </w:r>
      <w:bookmarkEnd w:id="273"/>
    </w:p>
    <w:p w14:paraId="4675F000" w14:textId="7A27B0C2" w:rsidR="00230183" w:rsidRPr="000D2F9A" w:rsidRDefault="00230183" w:rsidP="00230183">
      <w:r w:rsidRPr="000D2F9A">
        <w:t>При внедрении следует учитывать факт,что целевой адиторией данного продукта являются программисты, поэтому предъявляется список требований к программисту:</w:t>
      </w:r>
      <w:r>
        <w:t xml:space="preserve"> знание </w:t>
      </w:r>
      <w:r>
        <w:rPr>
          <w:lang w:val="en-US"/>
        </w:rPr>
        <w:t>WinApi</w:t>
      </w:r>
      <w:r w:rsidRPr="000D2F9A">
        <w:t xml:space="preserve"> </w:t>
      </w:r>
      <w:r>
        <w:t xml:space="preserve">на базовом уровне, умение программировать на языка </w:t>
      </w:r>
      <w:r w:rsidRPr="000D2F9A">
        <w:t>.</w:t>
      </w:r>
      <w:r>
        <w:rPr>
          <w:lang w:val="en-US"/>
        </w:rPr>
        <w:t>NET</w:t>
      </w:r>
      <w:r w:rsidRPr="000D2F9A">
        <w:t xml:space="preserve"> </w:t>
      </w:r>
      <w:r>
        <w:t>платформы,</w:t>
      </w:r>
      <w:r w:rsidRPr="000D2F9A">
        <w:t xml:space="preserve"> </w:t>
      </w:r>
      <w:r>
        <w:t xml:space="preserve">знание технологии </w:t>
      </w:r>
      <w:r>
        <w:rPr>
          <w:lang w:val="en-US"/>
        </w:rPr>
        <w:t>LINQ</w:t>
      </w:r>
      <w:r w:rsidRPr="000D2F9A">
        <w:t>.</w:t>
      </w:r>
    </w:p>
    <w:p w14:paraId="4A093C91" w14:textId="77777777" w:rsidR="00230183" w:rsidRPr="00230183" w:rsidRDefault="00230183" w:rsidP="00230183"/>
    <w:p w14:paraId="21D74EC4" w14:textId="77777777" w:rsidR="00966FAB" w:rsidRPr="000D2F9A" w:rsidRDefault="00966FAB" w:rsidP="00966FAB">
      <w:pPr>
        <w:rPr>
          <w:rFonts w:ascii="Times New Roman" w:hAnsi="Times New Roman" w:cs="Times New Roman"/>
        </w:rPr>
      </w:pPr>
    </w:p>
    <w:sectPr w:rsidR="00966FAB" w:rsidRPr="000D2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I TIX" w:date="2014-05-25T18:18:00Z" w:initials="IT">
    <w:p w14:paraId="4FF510D7" w14:textId="77777777" w:rsidR="00086691" w:rsidRDefault="00086691">
      <w:pPr>
        <w:pStyle w:val="aa"/>
      </w:pPr>
      <w:r>
        <w:rPr>
          <w:rStyle w:val="a9"/>
        </w:rPr>
        <w:annotationRef/>
      </w:r>
    </w:p>
    <w:p w14:paraId="0793EADD" w14:textId="77777777" w:rsidR="00086691" w:rsidRDefault="00086691">
      <w:pPr>
        <w:pStyle w:val="aa"/>
      </w:pPr>
      <w:r>
        <w:rPr>
          <w:rFonts w:ascii="Times New Roman" w:eastAsia="Calibri" w:hAnsi="Times New Roman" w:cs="Times New Roman"/>
          <w:sz w:val="28"/>
          <w:szCs w:val="28"/>
        </w:rPr>
        <w:pict w14:anchorId="0709D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pt;height:.75pt" strokeweight="0">
            <v:stroke endcap="round"/>
            <v:imagedata r:id="rId1" o:title=""/>
            <v:path shadowok="f" fillok="f" insetpenok="f"/>
            <o:lock v:ext="edit" rotation="t" verticies="t" text="t" shapetype="t"/>
            <o:ink i="AAB=&#10;" annotation="t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93EA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535D8"/>
    <w:multiLevelType w:val="multilevel"/>
    <w:tmpl w:val="1FD8F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45" w:hanging="1800"/>
      </w:pPr>
      <w:rPr>
        <w:rFonts w:hint="default"/>
      </w:rPr>
    </w:lvl>
  </w:abstractNum>
  <w:abstractNum w:abstractNumId="1">
    <w:nsid w:val="07253FFF"/>
    <w:multiLevelType w:val="hybridMultilevel"/>
    <w:tmpl w:val="8620D8B2"/>
    <w:lvl w:ilvl="0" w:tplc="B9FC8324">
      <w:start w:val="1"/>
      <w:numFmt w:val="decimal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143728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423088"/>
    <w:multiLevelType w:val="hybridMultilevel"/>
    <w:tmpl w:val="21A28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9073380"/>
    <w:multiLevelType w:val="hybridMultilevel"/>
    <w:tmpl w:val="DEEC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2D60CE"/>
    <w:multiLevelType w:val="multilevel"/>
    <w:tmpl w:val="D65283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35DD306E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167837"/>
    <w:multiLevelType w:val="multilevel"/>
    <w:tmpl w:val="C9C881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1800"/>
      </w:pPr>
      <w:rPr>
        <w:rFonts w:hint="default"/>
      </w:rPr>
    </w:lvl>
  </w:abstractNum>
  <w:abstractNum w:abstractNumId="8">
    <w:nsid w:val="38402FF1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CC1F51"/>
    <w:multiLevelType w:val="multilevel"/>
    <w:tmpl w:val="B3545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10">
    <w:nsid w:val="46BF55E0"/>
    <w:multiLevelType w:val="hybridMultilevel"/>
    <w:tmpl w:val="737A8EBC"/>
    <w:lvl w:ilvl="0" w:tplc="357891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7942B90"/>
    <w:multiLevelType w:val="hybridMultilevel"/>
    <w:tmpl w:val="1E784990"/>
    <w:lvl w:ilvl="0" w:tplc="91C00D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2D31E0C"/>
    <w:multiLevelType w:val="hybridMultilevel"/>
    <w:tmpl w:val="9760B256"/>
    <w:lvl w:ilvl="0" w:tplc="975E618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>
    <w:nsid w:val="54533D28"/>
    <w:multiLevelType w:val="hybridMultilevel"/>
    <w:tmpl w:val="06680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3B5DDD"/>
    <w:multiLevelType w:val="hybridMultilevel"/>
    <w:tmpl w:val="59ACA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4446A2"/>
    <w:multiLevelType w:val="hybridMultilevel"/>
    <w:tmpl w:val="54EE867C"/>
    <w:lvl w:ilvl="0" w:tplc="C6149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AD67452"/>
    <w:multiLevelType w:val="multilevel"/>
    <w:tmpl w:val="A1EA1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15"/>
  </w:num>
  <w:num w:numId="4">
    <w:abstractNumId w:val="11"/>
  </w:num>
  <w:num w:numId="5">
    <w:abstractNumId w:val="10"/>
  </w:num>
  <w:num w:numId="6">
    <w:abstractNumId w:val="3"/>
  </w:num>
  <w:num w:numId="7">
    <w:abstractNumId w:val="14"/>
  </w:num>
  <w:num w:numId="8">
    <w:abstractNumId w:val="13"/>
  </w:num>
  <w:num w:numId="9">
    <w:abstractNumId w:val="8"/>
  </w:num>
  <w:num w:numId="10">
    <w:abstractNumId w:val="2"/>
  </w:num>
  <w:num w:numId="11">
    <w:abstractNumId w:val="6"/>
  </w:num>
  <w:num w:numId="12">
    <w:abstractNumId w:val="4"/>
  </w:num>
  <w:num w:numId="13">
    <w:abstractNumId w:val="0"/>
  </w:num>
  <w:num w:numId="14">
    <w:abstractNumId w:val="7"/>
  </w:num>
  <w:num w:numId="15">
    <w:abstractNumId w:val="9"/>
  </w:num>
  <w:num w:numId="16">
    <w:abstractNumId w:val="16"/>
  </w:num>
  <w:num w:numId="1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 TIX">
    <w15:presenceInfo w15:providerId="Windows Live" w15:userId="2ddaa5e05526aaeb"/>
  </w15:person>
  <w15:person w15:author="frostball@gmail.com">
    <w15:presenceInfo w15:providerId="Windows Live" w15:userId="5223fca519ed26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0B"/>
    <w:rsid w:val="0000273A"/>
    <w:rsid w:val="00004CDB"/>
    <w:rsid w:val="0000678C"/>
    <w:rsid w:val="00020A77"/>
    <w:rsid w:val="00023D57"/>
    <w:rsid w:val="00023DBA"/>
    <w:rsid w:val="00026A09"/>
    <w:rsid w:val="0003128D"/>
    <w:rsid w:val="00032411"/>
    <w:rsid w:val="0003671E"/>
    <w:rsid w:val="00041315"/>
    <w:rsid w:val="000423C4"/>
    <w:rsid w:val="00044C58"/>
    <w:rsid w:val="00071C88"/>
    <w:rsid w:val="00074732"/>
    <w:rsid w:val="00076B92"/>
    <w:rsid w:val="00085094"/>
    <w:rsid w:val="00086691"/>
    <w:rsid w:val="000A1099"/>
    <w:rsid w:val="000B56A4"/>
    <w:rsid w:val="000C0C86"/>
    <w:rsid w:val="000D1B40"/>
    <w:rsid w:val="000D2F9A"/>
    <w:rsid w:val="000D420B"/>
    <w:rsid w:val="000D7F39"/>
    <w:rsid w:val="000E7A45"/>
    <w:rsid w:val="000F064C"/>
    <w:rsid w:val="000F45AA"/>
    <w:rsid w:val="00131C9C"/>
    <w:rsid w:val="001473FF"/>
    <w:rsid w:val="00150908"/>
    <w:rsid w:val="001742A4"/>
    <w:rsid w:val="00177707"/>
    <w:rsid w:val="00186AD7"/>
    <w:rsid w:val="001A7835"/>
    <w:rsid w:val="001B77C0"/>
    <w:rsid w:val="001C40A4"/>
    <w:rsid w:val="001D3035"/>
    <w:rsid w:val="001D6671"/>
    <w:rsid w:val="001E797A"/>
    <w:rsid w:val="001F1ABF"/>
    <w:rsid w:val="00225367"/>
    <w:rsid w:val="00230183"/>
    <w:rsid w:val="00243F83"/>
    <w:rsid w:val="002502AD"/>
    <w:rsid w:val="00260C5B"/>
    <w:rsid w:val="0027338B"/>
    <w:rsid w:val="0027459A"/>
    <w:rsid w:val="00287402"/>
    <w:rsid w:val="00287C51"/>
    <w:rsid w:val="002922EF"/>
    <w:rsid w:val="002A7731"/>
    <w:rsid w:val="002A7B08"/>
    <w:rsid w:val="002B4024"/>
    <w:rsid w:val="002C0B35"/>
    <w:rsid w:val="002C1FAE"/>
    <w:rsid w:val="002C7B43"/>
    <w:rsid w:val="002E15E8"/>
    <w:rsid w:val="002E6A4C"/>
    <w:rsid w:val="002F0D13"/>
    <w:rsid w:val="0031438D"/>
    <w:rsid w:val="00320F05"/>
    <w:rsid w:val="00335185"/>
    <w:rsid w:val="00336F51"/>
    <w:rsid w:val="003567C4"/>
    <w:rsid w:val="00360E32"/>
    <w:rsid w:val="003623B9"/>
    <w:rsid w:val="003A71E2"/>
    <w:rsid w:val="003B5B2A"/>
    <w:rsid w:val="003C6901"/>
    <w:rsid w:val="003D000C"/>
    <w:rsid w:val="003D1326"/>
    <w:rsid w:val="003D5000"/>
    <w:rsid w:val="003D6279"/>
    <w:rsid w:val="003E0599"/>
    <w:rsid w:val="003E2E3C"/>
    <w:rsid w:val="004114D6"/>
    <w:rsid w:val="0041258A"/>
    <w:rsid w:val="00415B86"/>
    <w:rsid w:val="004213A9"/>
    <w:rsid w:val="004229B3"/>
    <w:rsid w:val="00427994"/>
    <w:rsid w:val="00427F37"/>
    <w:rsid w:val="004379D7"/>
    <w:rsid w:val="00444489"/>
    <w:rsid w:val="00454D52"/>
    <w:rsid w:val="00470391"/>
    <w:rsid w:val="004A6FFE"/>
    <w:rsid w:val="004B6463"/>
    <w:rsid w:val="004C5607"/>
    <w:rsid w:val="004E4C12"/>
    <w:rsid w:val="004E59CD"/>
    <w:rsid w:val="004F22A6"/>
    <w:rsid w:val="004F324E"/>
    <w:rsid w:val="004F6F48"/>
    <w:rsid w:val="005078BD"/>
    <w:rsid w:val="005116F7"/>
    <w:rsid w:val="00525C7F"/>
    <w:rsid w:val="00526932"/>
    <w:rsid w:val="00544F08"/>
    <w:rsid w:val="00553855"/>
    <w:rsid w:val="00560CF8"/>
    <w:rsid w:val="00564EC3"/>
    <w:rsid w:val="005735C3"/>
    <w:rsid w:val="005811FC"/>
    <w:rsid w:val="00585210"/>
    <w:rsid w:val="00586D1C"/>
    <w:rsid w:val="005C29E3"/>
    <w:rsid w:val="005D0091"/>
    <w:rsid w:val="005D7B4A"/>
    <w:rsid w:val="005F11A2"/>
    <w:rsid w:val="00615582"/>
    <w:rsid w:val="006242EE"/>
    <w:rsid w:val="00660229"/>
    <w:rsid w:val="006823DB"/>
    <w:rsid w:val="00690B33"/>
    <w:rsid w:val="006A6002"/>
    <w:rsid w:val="006B3FB1"/>
    <w:rsid w:val="006C12C7"/>
    <w:rsid w:val="006D4211"/>
    <w:rsid w:val="006E0D45"/>
    <w:rsid w:val="006E1821"/>
    <w:rsid w:val="006E429C"/>
    <w:rsid w:val="006F10B2"/>
    <w:rsid w:val="007059A8"/>
    <w:rsid w:val="00727926"/>
    <w:rsid w:val="00730EBE"/>
    <w:rsid w:val="00735A96"/>
    <w:rsid w:val="007472DC"/>
    <w:rsid w:val="00752318"/>
    <w:rsid w:val="00757CF1"/>
    <w:rsid w:val="00764B55"/>
    <w:rsid w:val="0077008D"/>
    <w:rsid w:val="00772FDB"/>
    <w:rsid w:val="007A343C"/>
    <w:rsid w:val="007A712D"/>
    <w:rsid w:val="007B729A"/>
    <w:rsid w:val="007C46C3"/>
    <w:rsid w:val="007C4ED1"/>
    <w:rsid w:val="007D2D46"/>
    <w:rsid w:val="007F15F9"/>
    <w:rsid w:val="00801578"/>
    <w:rsid w:val="00821E7F"/>
    <w:rsid w:val="008249D2"/>
    <w:rsid w:val="00851390"/>
    <w:rsid w:val="00865393"/>
    <w:rsid w:val="008839A8"/>
    <w:rsid w:val="0088492D"/>
    <w:rsid w:val="00887C01"/>
    <w:rsid w:val="008948BD"/>
    <w:rsid w:val="008B5947"/>
    <w:rsid w:val="008D297B"/>
    <w:rsid w:val="008D4E0A"/>
    <w:rsid w:val="008E47EC"/>
    <w:rsid w:val="00956239"/>
    <w:rsid w:val="00957DB8"/>
    <w:rsid w:val="00966FAB"/>
    <w:rsid w:val="00971106"/>
    <w:rsid w:val="00973759"/>
    <w:rsid w:val="00980DD8"/>
    <w:rsid w:val="00997019"/>
    <w:rsid w:val="009A1F2C"/>
    <w:rsid w:val="009C16CB"/>
    <w:rsid w:val="009C68C9"/>
    <w:rsid w:val="009D0364"/>
    <w:rsid w:val="009E2DD7"/>
    <w:rsid w:val="009E5CEC"/>
    <w:rsid w:val="009F0FE9"/>
    <w:rsid w:val="00A175D5"/>
    <w:rsid w:val="00A178AA"/>
    <w:rsid w:val="00A25E7F"/>
    <w:rsid w:val="00A55E98"/>
    <w:rsid w:val="00A62B91"/>
    <w:rsid w:val="00A63F10"/>
    <w:rsid w:val="00A65ABD"/>
    <w:rsid w:val="00A718FE"/>
    <w:rsid w:val="00A723FD"/>
    <w:rsid w:val="00A7511E"/>
    <w:rsid w:val="00A87AAB"/>
    <w:rsid w:val="00A91415"/>
    <w:rsid w:val="00AC1D6F"/>
    <w:rsid w:val="00AC335A"/>
    <w:rsid w:val="00AD1ADF"/>
    <w:rsid w:val="00AE0C99"/>
    <w:rsid w:val="00AF1C69"/>
    <w:rsid w:val="00B1132F"/>
    <w:rsid w:val="00B2139B"/>
    <w:rsid w:val="00B22A53"/>
    <w:rsid w:val="00B35459"/>
    <w:rsid w:val="00B5467A"/>
    <w:rsid w:val="00B558C3"/>
    <w:rsid w:val="00B56FF2"/>
    <w:rsid w:val="00B71211"/>
    <w:rsid w:val="00BA0C82"/>
    <w:rsid w:val="00BA6D3D"/>
    <w:rsid w:val="00BB1134"/>
    <w:rsid w:val="00BB66BB"/>
    <w:rsid w:val="00BC11C7"/>
    <w:rsid w:val="00BD53CE"/>
    <w:rsid w:val="00BE372A"/>
    <w:rsid w:val="00BF13D4"/>
    <w:rsid w:val="00C10A2D"/>
    <w:rsid w:val="00C17385"/>
    <w:rsid w:val="00C27D5C"/>
    <w:rsid w:val="00C319B5"/>
    <w:rsid w:val="00C3678E"/>
    <w:rsid w:val="00C418A9"/>
    <w:rsid w:val="00C43BBB"/>
    <w:rsid w:val="00C53F78"/>
    <w:rsid w:val="00C544FA"/>
    <w:rsid w:val="00C57ADA"/>
    <w:rsid w:val="00C62CC8"/>
    <w:rsid w:val="00C8174C"/>
    <w:rsid w:val="00C85D7A"/>
    <w:rsid w:val="00C87CF8"/>
    <w:rsid w:val="00C9410E"/>
    <w:rsid w:val="00CA0694"/>
    <w:rsid w:val="00CB71B0"/>
    <w:rsid w:val="00CE0680"/>
    <w:rsid w:val="00CF18DF"/>
    <w:rsid w:val="00D016BE"/>
    <w:rsid w:val="00D062AD"/>
    <w:rsid w:val="00D07B75"/>
    <w:rsid w:val="00D11303"/>
    <w:rsid w:val="00D5056A"/>
    <w:rsid w:val="00D5137E"/>
    <w:rsid w:val="00D52F8F"/>
    <w:rsid w:val="00D6699D"/>
    <w:rsid w:val="00D6745C"/>
    <w:rsid w:val="00D6792E"/>
    <w:rsid w:val="00D753A2"/>
    <w:rsid w:val="00D93B13"/>
    <w:rsid w:val="00DA31BC"/>
    <w:rsid w:val="00DA4B87"/>
    <w:rsid w:val="00DD08F4"/>
    <w:rsid w:val="00DD0FE0"/>
    <w:rsid w:val="00DE4441"/>
    <w:rsid w:val="00DE76FE"/>
    <w:rsid w:val="00DF5C8C"/>
    <w:rsid w:val="00E0090C"/>
    <w:rsid w:val="00E07F91"/>
    <w:rsid w:val="00E14EA8"/>
    <w:rsid w:val="00E22A3B"/>
    <w:rsid w:val="00E23E4F"/>
    <w:rsid w:val="00E371F1"/>
    <w:rsid w:val="00E41CDD"/>
    <w:rsid w:val="00E617F0"/>
    <w:rsid w:val="00E85982"/>
    <w:rsid w:val="00E9346C"/>
    <w:rsid w:val="00EA291C"/>
    <w:rsid w:val="00EB0D3E"/>
    <w:rsid w:val="00EB63C1"/>
    <w:rsid w:val="00EC1449"/>
    <w:rsid w:val="00EC3DC3"/>
    <w:rsid w:val="00ED280C"/>
    <w:rsid w:val="00EE4AFC"/>
    <w:rsid w:val="00EE6583"/>
    <w:rsid w:val="00F017F1"/>
    <w:rsid w:val="00F31A78"/>
    <w:rsid w:val="00F42B39"/>
    <w:rsid w:val="00F55BF0"/>
    <w:rsid w:val="00F6122E"/>
    <w:rsid w:val="00F62007"/>
    <w:rsid w:val="00F6212D"/>
    <w:rsid w:val="00F711C0"/>
    <w:rsid w:val="00FC25FE"/>
    <w:rsid w:val="00FC7DA4"/>
    <w:rsid w:val="00FD34A8"/>
    <w:rsid w:val="00FF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402E"/>
  <w15:docId w15:val="{A8746B68-E2E7-422F-81E1-7A6C9215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B40"/>
  </w:style>
  <w:style w:type="paragraph" w:styleId="1">
    <w:name w:val="heading 1"/>
    <w:basedOn w:val="a"/>
    <w:next w:val="a"/>
    <w:link w:val="10"/>
    <w:uiPriority w:val="9"/>
    <w:qFormat/>
    <w:rsid w:val="00C41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2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1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418A9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41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18A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4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418A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18A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418A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849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423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0090C"/>
    <w:pPr>
      <w:spacing w:after="100"/>
      <w:ind w:left="440"/>
    </w:pPr>
  </w:style>
  <w:style w:type="table" w:styleId="a8">
    <w:name w:val="Table Grid"/>
    <w:basedOn w:val="a1"/>
    <w:uiPriority w:val="59"/>
    <w:rsid w:val="001742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0"/>
    <w:uiPriority w:val="99"/>
    <w:semiHidden/>
    <w:unhideWhenUsed/>
    <w:rsid w:val="00026A0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26A0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26A0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26A0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26A09"/>
    <w:rPr>
      <w:b/>
      <w:bCs/>
      <w:sz w:val="20"/>
      <w:szCs w:val="20"/>
    </w:rPr>
  </w:style>
  <w:style w:type="paragraph" w:customStyle="1" w:styleId="Default">
    <w:name w:val="Default"/>
    <w:rsid w:val="00D062A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DE76FE"/>
  </w:style>
  <w:style w:type="character" w:styleId="ae">
    <w:name w:val="Emphasis"/>
    <w:basedOn w:val="a0"/>
    <w:uiPriority w:val="20"/>
    <w:qFormat/>
    <w:rsid w:val="00DE76FE"/>
    <w:rPr>
      <w:i/>
      <w:iCs/>
    </w:rPr>
  </w:style>
  <w:style w:type="character" w:styleId="af">
    <w:name w:val="Strong"/>
    <w:basedOn w:val="a0"/>
    <w:uiPriority w:val="22"/>
    <w:qFormat/>
    <w:rsid w:val="00DE76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wmf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960E65-6B49-4208-A90F-25D80EE2E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60</Pages>
  <Words>9418</Words>
  <Characters>53683</Characters>
  <Application>Microsoft Office Word</Application>
  <DocSecurity>0</DocSecurity>
  <Lines>447</Lines>
  <Paragraphs>125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 TIX</dc:creator>
  <cp:lastModifiedBy>I TIX</cp:lastModifiedBy>
  <cp:revision>9</cp:revision>
  <dcterms:created xsi:type="dcterms:W3CDTF">2014-05-29T09:55:00Z</dcterms:created>
  <dcterms:modified xsi:type="dcterms:W3CDTF">2014-05-29T10:15:00Z</dcterms:modified>
</cp:coreProperties>
</file>