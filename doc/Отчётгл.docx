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8FF57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0"/>
      <w:r w:rsidRPr="00966FAB">
        <w:rPr>
          <w:rFonts w:ascii="Times New Roman" w:eastAsia="Calibri" w:hAnsi="Times New Roman" w:cs="Times New Roman"/>
          <w:sz w:val="28"/>
          <w:szCs w:val="28"/>
        </w:rPr>
        <w:t>Московский</w:t>
      </w:r>
      <w:commentRangeEnd w:id="0"/>
      <w:r w:rsidR="00026A09" w:rsidRPr="00966FAB">
        <w:rPr>
          <w:rStyle w:val="a9"/>
          <w:rFonts w:ascii="Times New Roman" w:hAnsi="Times New Roman" w:cs="Times New Roman"/>
        </w:rPr>
        <w:commentReference w:id="0"/>
      </w: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государственный технический университет</w:t>
      </w:r>
    </w:p>
    <w:p w14:paraId="29C95716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им. «Н.Э.Баумана»</w:t>
      </w:r>
    </w:p>
    <w:p w14:paraId="2C1EB3F2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0EA134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Курсовая работа</w:t>
      </w:r>
    </w:p>
    <w:p w14:paraId="1EF30FE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по дисциплине:</w:t>
      </w:r>
    </w:p>
    <w:p w14:paraId="6DB684E2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«Технологии разработки программного обеспечения»</w:t>
      </w:r>
    </w:p>
    <w:p w14:paraId="0E14BC21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C81F25D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на тему:</w:t>
      </w:r>
    </w:p>
    <w:p w14:paraId="303BB25A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«Разработка журнала сообщений»</w:t>
      </w:r>
    </w:p>
    <w:p w14:paraId="7D35F4FE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A04AD5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07B6A47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9A9070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4804EB8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исполнители:</w:t>
      </w:r>
    </w:p>
    <w:p w14:paraId="0958D040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студенты группы ИУ5-27 (м)</w:t>
      </w:r>
    </w:p>
    <w:p w14:paraId="2F39CDD7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79A797C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ab/>
        <w:t xml:space="preserve">Тихонов И.В.  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  <w:t xml:space="preserve">   Лахвич Д. С</w:t>
      </w:r>
      <w:r w:rsidR="006F10B2" w:rsidRPr="00966F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C3375B8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D37EE5C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ab/>
        <w:t>____________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  <w:t>____________</w:t>
      </w:r>
    </w:p>
    <w:p w14:paraId="25C00316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243174B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2E169D7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преподаватель:</w:t>
      </w:r>
    </w:p>
    <w:p w14:paraId="4CA655E4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Виноградова М.В.</w:t>
      </w:r>
    </w:p>
    <w:p w14:paraId="2439DE2D" w14:textId="77777777" w:rsidR="00085094" w:rsidRPr="00966FAB" w:rsidRDefault="00085094" w:rsidP="00085094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B0D2FB9" w14:textId="77777777" w:rsidR="008B5947" w:rsidRPr="00966FAB" w:rsidRDefault="008B5947" w:rsidP="00085094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                                  </w:t>
      </w:r>
      <w:r w:rsidR="00085094" w:rsidRPr="00966FAB">
        <w:rPr>
          <w:rFonts w:ascii="Times New Roman" w:eastAsia="Calibri" w:hAnsi="Times New Roman" w:cs="Times New Roman"/>
          <w:sz w:val="28"/>
          <w:szCs w:val="28"/>
        </w:rPr>
        <w:t>_____________</w:t>
      </w:r>
    </w:p>
    <w:p w14:paraId="23ECC212" w14:textId="77777777" w:rsidR="008B5947" w:rsidRDefault="008B5947" w:rsidP="00085094">
      <w:pPr>
        <w:rPr>
          <w:rFonts w:ascii="Times New Roman" w:eastAsia="Calibri" w:hAnsi="Times New Roman" w:cs="Times New Roman"/>
          <w:sz w:val="28"/>
          <w:szCs w:val="28"/>
        </w:rPr>
      </w:pPr>
    </w:p>
    <w:p w14:paraId="22A533A7" w14:textId="77777777" w:rsidR="00966FAB" w:rsidRDefault="00966FAB" w:rsidP="00085094">
      <w:pPr>
        <w:rPr>
          <w:rFonts w:ascii="Times New Roman" w:eastAsia="Calibri" w:hAnsi="Times New Roman" w:cs="Times New Roman"/>
          <w:sz w:val="28"/>
          <w:szCs w:val="28"/>
        </w:rPr>
      </w:pPr>
    </w:p>
    <w:p w14:paraId="49D5CD92" w14:textId="77777777" w:rsidR="00966FAB" w:rsidRPr="00966FAB" w:rsidRDefault="00966FAB" w:rsidP="00085094">
      <w:pPr>
        <w:rPr>
          <w:rFonts w:ascii="Times New Roman" w:eastAsia="Calibri" w:hAnsi="Times New Roman" w:cs="Times New Roman"/>
          <w:sz w:val="28"/>
          <w:szCs w:val="28"/>
        </w:rPr>
      </w:pPr>
    </w:p>
    <w:p w14:paraId="4CDDFBAA" w14:textId="77777777" w:rsidR="00C418A9" w:rsidRPr="00966FAB" w:rsidRDefault="008B5947" w:rsidP="008B5947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Москва 2014</w:t>
      </w:r>
    </w:p>
    <w:p w14:paraId="7B0C7B67" w14:textId="77777777" w:rsidR="00C418A9" w:rsidRPr="00966FAB" w:rsidRDefault="00C418A9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lastRenderedPageBreak/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92994115"/>
        <w:docPartObj>
          <w:docPartGallery w:val="Table of Contents"/>
          <w:docPartUnique/>
        </w:docPartObj>
      </w:sdtPr>
      <w:sdtEndPr/>
      <w:sdtContent>
        <w:p w14:paraId="28E705AC" w14:textId="77777777" w:rsidR="00C418A9" w:rsidRPr="00966FAB" w:rsidRDefault="00C418A9">
          <w:pPr>
            <w:pStyle w:val="a3"/>
            <w:rPr>
              <w:rFonts w:ascii="Times New Roman" w:hAnsi="Times New Roman" w:cs="Times New Roman"/>
            </w:rPr>
          </w:pPr>
          <w:r w:rsidRPr="00966FAB">
            <w:rPr>
              <w:rFonts w:ascii="Times New Roman" w:hAnsi="Times New Roman" w:cs="Times New Roman"/>
            </w:rPr>
            <w:t>Оглавление</w:t>
          </w:r>
        </w:p>
        <w:p w14:paraId="6DCDBE5D" w14:textId="77777777" w:rsidR="004C3A60" w:rsidRDefault="00C418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966FAB">
            <w:rPr>
              <w:rFonts w:ascii="Times New Roman" w:hAnsi="Times New Roman" w:cs="Times New Roman"/>
            </w:rPr>
            <w:fldChar w:fldCharType="begin"/>
          </w:r>
          <w:r w:rsidRPr="00966FAB">
            <w:rPr>
              <w:rFonts w:ascii="Times New Roman" w:hAnsi="Times New Roman" w:cs="Times New Roman"/>
            </w:rPr>
            <w:instrText xml:space="preserve"> TOC \o "1-3" \h \z \u </w:instrText>
          </w:r>
          <w:r w:rsidRPr="00966FAB">
            <w:rPr>
              <w:rFonts w:ascii="Times New Roman" w:hAnsi="Times New Roman" w:cs="Times New Roman"/>
            </w:rPr>
            <w:fldChar w:fldCharType="separate"/>
          </w:r>
          <w:bookmarkStart w:id="1" w:name="_GoBack"/>
          <w:bookmarkEnd w:id="1"/>
          <w:r w:rsidR="004C3A60" w:rsidRPr="00DA67CC">
            <w:rPr>
              <w:rStyle w:val="a6"/>
              <w:noProof/>
            </w:rPr>
            <w:fldChar w:fldCharType="begin"/>
          </w:r>
          <w:r w:rsidR="004C3A60" w:rsidRPr="00DA67CC">
            <w:rPr>
              <w:rStyle w:val="a6"/>
              <w:noProof/>
            </w:rPr>
            <w:instrText xml:space="preserve"> </w:instrText>
          </w:r>
          <w:r w:rsidR="004C3A60">
            <w:rPr>
              <w:noProof/>
            </w:rPr>
            <w:instrText>HYPERLINK \l "_Toc389136397"</w:instrText>
          </w:r>
          <w:r w:rsidR="004C3A60" w:rsidRPr="00DA67CC">
            <w:rPr>
              <w:rStyle w:val="a6"/>
              <w:noProof/>
            </w:rPr>
            <w:instrText xml:space="preserve"> </w:instrText>
          </w:r>
          <w:r w:rsidR="004C3A60" w:rsidRPr="00DA67CC">
            <w:rPr>
              <w:rStyle w:val="a6"/>
              <w:noProof/>
            </w:rPr>
          </w:r>
          <w:r w:rsidR="004C3A60" w:rsidRPr="00DA67CC">
            <w:rPr>
              <w:rStyle w:val="a6"/>
              <w:noProof/>
            </w:rPr>
            <w:fldChar w:fldCharType="separate"/>
          </w:r>
          <w:r w:rsidR="004C3A60" w:rsidRPr="00DA67CC">
            <w:rPr>
              <w:rStyle w:val="a6"/>
              <w:rFonts w:ascii="Times New Roman" w:hAnsi="Times New Roman" w:cs="Times New Roman"/>
              <w:noProof/>
            </w:rPr>
            <w:t>Варианты и распределение студентов.</w:t>
          </w:r>
          <w:r w:rsidR="004C3A60">
            <w:rPr>
              <w:noProof/>
              <w:webHidden/>
            </w:rPr>
            <w:tab/>
          </w:r>
          <w:r w:rsidR="004C3A60">
            <w:rPr>
              <w:noProof/>
              <w:webHidden/>
            </w:rPr>
            <w:fldChar w:fldCharType="begin"/>
          </w:r>
          <w:r w:rsidR="004C3A60">
            <w:rPr>
              <w:noProof/>
              <w:webHidden/>
            </w:rPr>
            <w:instrText xml:space="preserve"> PAGEREF _Toc389136397 \h </w:instrText>
          </w:r>
          <w:r w:rsidR="004C3A60">
            <w:rPr>
              <w:noProof/>
              <w:webHidden/>
            </w:rPr>
          </w:r>
          <w:r w:rsidR="004C3A60">
            <w:rPr>
              <w:noProof/>
              <w:webHidden/>
            </w:rPr>
            <w:fldChar w:fldCharType="separate"/>
          </w:r>
          <w:r w:rsidR="004C3A60">
            <w:rPr>
              <w:noProof/>
              <w:webHidden/>
            </w:rPr>
            <w:t>5</w:t>
          </w:r>
          <w:r w:rsidR="004C3A60">
            <w:rPr>
              <w:noProof/>
              <w:webHidden/>
            </w:rPr>
            <w:fldChar w:fldCharType="end"/>
          </w:r>
          <w:r w:rsidR="004C3A60" w:rsidRPr="00DA67CC">
            <w:rPr>
              <w:rStyle w:val="a6"/>
              <w:noProof/>
            </w:rPr>
            <w:fldChar w:fldCharType="end"/>
          </w:r>
        </w:p>
        <w:p w14:paraId="090CDA7E" w14:textId="77777777" w:rsidR="004C3A60" w:rsidRDefault="004C3A6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398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1. Этап анализа и планирования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6CC0B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399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EABA5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00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BB721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01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Спецификация основных проектных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D2CD4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02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Описание бизнес процессов.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D9190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03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62545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04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Выявленные актеры.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08761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05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Выявленные прецеденты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680BC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06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586BC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07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Описание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EBD5B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08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Перечень критических рисков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3047B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09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Список приоритетов прецедентов.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FB3E8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10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Описание возможной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5A139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11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Начальная оценка стоимости, затрат и длительности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6EEA8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12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Начальный план выпусков версий.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E930D" w14:textId="77777777" w:rsidR="004C3A60" w:rsidRDefault="004C3A6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13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Этап проектирования (Развитие)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C227A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14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Расширенные описания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38A78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15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Диаграммы деятельности основных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40A03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16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Структурированная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10EED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17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Прототип пользовательского интерфейса.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65AEA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18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классы анализа.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A7B0F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19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Диаграммы классов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F9CD5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20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Уточненная оценка стоимости на основе функциональных указателей.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05B91" w14:textId="77777777" w:rsidR="004C3A60" w:rsidRDefault="004C3A6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21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Этап построения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58864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22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1 Студент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E3F70" w14:textId="77777777" w:rsidR="004C3A60" w:rsidRDefault="004C3A6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23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1)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A67CC">
              <w:rPr>
                <w:rStyle w:val="a6"/>
                <w:rFonts w:ascii="Times New Roman" w:hAnsi="Times New Roman" w:cs="Times New Roman"/>
                <w:noProof/>
              </w:rPr>
              <w:t>Полностью определить и реализовать прецеденты (по варианту).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4A718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24" w:history="1">
            <w:r w:rsidRPr="00DA67CC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2 </w:t>
            </w:r>
            <w:r w:rsidRPr="00DA67CC">
              <w:rPr>
                <w:rStyle w:val="a6"/>
                <w:rFonts w:ascii="Times New Roman" w:hAnsi="Times New Roman" w:cs="Times New Roman"/>
                <w:noProof/>
              </w:rPr>
              <w:t>Студент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B23DB" w14:textId="77777777" w:rsidR="004C3A60" w:rsidRDefault="004C3A6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25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1)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A67CC">
              <w:rPr>
                <w:rStyle w:val="a6"/>
                <w:rFonts w:ascii="Times New Roman" w:hAnsi="Times New Roman" w:cs="Times New Roman"/>
                <w:noProof/>
              </w:rPr>
              <w:t>Полностью определить и реализовать прецеденты (по варианту).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B3DC2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26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Тестирование и отладка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D13F7" w14:textId="77777777" w:rsidR="004C3A60" w:rsidRDefault="004C3A6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27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структурное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3D86E" w14:textId="77777777" w:rsidR="004C3A60" w:rsidRDefault="004C3A6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28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Функциональное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2A470" w14:textId="77777777" w:rsidR="004C3A60" w:rsidRDefault="004C3A6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29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Нагрузочное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B4A87" w14:textId="77777777" w:rsidR="004C3A60" w:rsidRDefault="004C3A6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30" w:history="1">
            <w:r w:rsidRPr="00DA67CC">
              <w:rPr>
                <w:rStyle w:val="a6"/>
                <w:rFonts w:ascii="Times New Roman" w:hAnsi="Times New Roman" w:cs="Times New Roman"/>
                <w:noProof/>
              </w:rPr>
              <w:t>Этап внедрения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7282F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31" w:history="1">
            <w:r w:rsidRPr="00DA67CC">
              <w:rPr>
                <w:rStyle w:val="a6"/>
                <w:noProof/>
              </w:rPr>
              <w:t>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D78C1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32" w:history="1">
            <w:r w:rsidRPr="00DA67CC">
              <w:rPr>
                <w:rStyle w:val="a6"/>
                <w:noProof/>
              </w:rPr>
              <w:t>Установка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E4A53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33" w:history="1">
            <w:r w:rsidRPr="00DA67CC">
              <w:rPr>
                <w:rStyle w:val="a6"/>
                <w:noProof/>
              </w:rPr>
              <w:t>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60D33" w14:textId="77777777" w:rsidR="004C3A60" w:rsidRDefault="004C3A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6434" w:history="1">
            <w:r w:rsidRPr="00DA67CC">
              <w:rPr>
                <w:rStyle w:val="a6"/>
                <w:noProof/>
              </w:rPr>
              <w:t>Требования по внедрению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623BD" w14:textId="77777777" w:rsidR="00C418A9" w:rsidRPr="00966FAB" w:rsidRDefault="00C418A9">
          <w:pPr>
            <w:rPr>
              <w:rFonts w:ascii="Times New Roman" w:hAnsi="Times New Roman" w:cs="Times New Roman"/>
            </w:rPr>
          </w:pPr>
          <w:r w:rsidRPr="00966FA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105EA8C" w14:textId="77777777" w:rsidR="001473FF" w:rsidRPr="00966FAB" w:rsidRDefault="001473FF" w:rsidP="001473F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03AB04" w14:textId="77777777" w:rsidR="001473FF" w:rsidRPr="00966FAB" w:rsidRDefault="001473FF">
      <w:pPr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br w:type="page"/>
      </w:r>
    </w:p>
    <w:p w14:paraId="36C48E19" w14:textId="77777777" w:rsidR="001473FF" w:rsidRPr="00966FAB" w:rsidRDefault="001473FF" w:rsidP="001473FF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2" w:name="_Toc389136397"/>
      <w:r w:rsidRPr="00966FAB">
        <w:rPr>
          <w:rFonts w:ascii="Times New Roman" w:hAnsi="Times New Roman" w:cs="Times New Roman"/>
          <w:sz w:val="24"/>
          <w:szCs w:val="24"/>
        </w:rPr>
        <w:lastRenderedPageBreak/>
        <w:t>Варианты и распределение студентов.</w:t>
      </w:r>
      <w:bookmarkEnd w:id="2"/>
    </w:p>
    <w:p w14:paraId="2D8C2BA0" w14:textId="77777777" w:rsidR="006F10B2" w:rsidRPr="00966FAB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Работу выполняли</w:t>
      </w:r>
      <w:r w:rsidRPr="00966FAB">
        <w:rPr>
          <w:rFonts w:ascii="Times New Roman" w:hAnsi="Times New Roman" w:cs="Times New Roman"/>
          <w:sz w:val="24"/>
          <w:szCs w:val="24"/>
          <w:rPrChange w:id="3" w:author="I TIX" w:date="2014-05-25T18:15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726B18" w14:textId="77777777" w:rsidR="006F10B2" w:rsidRPr="00966FAB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Студент 1 – Тихонов И. В.</w:t>
      </w:r>
      <w:r w:rsidR="00454D52" w:rsidRPr="00966FAB">
        <w:rPr>
          <w:rFonts w:ascii="Times New Roman" w:hAnsi="Times New Roman" w:cs="Times New Roman"/>
          <w:sz w:val="24"/>
          <w:szCs w:val="24"/>
        </w:rPr>
        <w:t xml:space="preserve">  вариант 92</w:t>
      </w:r>
    </w:p>
    <w:p w14:paraId="41836CFB" w14:textId="77777777" w:rsidR="00C319B5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Паттерны: модуль таблицы (бизнес-логика) и преобразователь данных</w:t>
      </w:r>
    </w:p>
    <w:p w14:paraId="69F8BD5C" w14:textId="77777777" w:rsidR="00454D52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(обращение к БД), мост (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gof</w:t>
      </w:r>
      <w:r w:rsidRPr="00966FAB">
        <w:rPr>
          <w:rFonts w:ascii="Times New Roman" w:hAnsi="Times New Roman" w:cs="Times New Roman"/>
          <w:sz w:val="24"/>
          <w:szCs w:val="24"/>
        </w:rPr>
        <w:t>)</w:t>
      </w:r>
    </w:p>
    <w:p w14:paraId="06856D02" w14:textId="77777777" w:rsidR="00C319B5" w:rsidRPr="00966FAB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Студент 2 – Лахвич Д. С.</w:t>
      </w:r>
      <w:r w:rsidR="00454D52" w:rsidRPr="00966FAB">
        <w:rPr>
          <w:rFonts w:ascii="Times New Roman" w:hAnsi="Times New Roman" w:cs="Times New Roman"/>
          <w:sz w:val="24"/>
          <w:szCs w:val="24"/>
        </w:rPr>
        <w:t xml:space="preserve"> вариант 90</w:t>
      </w:r>
    </w:p>
    <w:p w14:paraId="47B39F7F" w14:textId="77777777" w:rsidR="00C319B5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Паттерны: модуль таблицы (бизнес-логика) и шлюз записи данных (обращение к</w:t>
      </w:r>
    </w:p>
    <w:p w14:paraId="50FAA6B3" w14:textId="77777777" w:rsidR="001473FF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БД), компоновщик (gof).</w:t>
      </w:r>
      <w:r w:rsidR="00085094" w:rsidRPr="00966FAB">
        <w:rPr>
          <w:rFonts w:ascii="Times New Roman" w:hAnsi="Times New Roman" w:cs="Times New Roman"/>
          <w:sz w:val="24"/>
          <w:szCs w:val="24"/>
        </w:rPr>
        <w:br w:type="page"/>
      </w:r>
    </w:p>
    <w:p w14:paraId="3AD9F985" w14:textId="77777777" w:rsidR="00C418A9" w:rsidRPr="00966FAB" w:rsidRDefault="00C418A9" w:rsidP="00C418A9">
      <w:pPr>
        <w:pStyle w:val="1"/>
        <w:rPr>
          <w:rFonts w:ascii="Times New Roman" w:hAnsi="Times New Roman" w:cs="Times New Roman"/>
          <w:b w:val="0"/>
          <w:sz w:val="24"/>
          <w:szCs w:val="24"/>
        </w:rPr>
      </w:pPr>
      <w:bookmarkStart w:id="4" w:name="_Toc389136398"/>
      <w:r w:rsidRPr="00966FAB">
        <w:rPr>
          <w:rFonts w:ascii="Times New Roman" w:hAnsi="Times New Roman" w:cs="Times New Roman"/>
          <w:sz w:val="24"/>
          <w:szCs w:val="24"/>
        </w:rPr>
        <w:lastRenderedPageBreak/>
        <w:t>1. Этап анализа и планирования требований</w:t>
      </w:r>
      <w:bookmarkEnd w:id="4"/>
    </w:p>
    <w:p w14:paraId="57462AA6" w14:textId="77777777" w:rsidR="001742A4" w:rsidRPr="00966FAB" w:rsidRDefault="00C418A9" w:rsidP="00C418A9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5" w:author="frostball@gmail.com" w:date="2014-05-25T17:30:00Z">
        <w:r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1.1</w:delText>
        </w:r>
      </w:del>
      <w:r w:rsidRPr="00966FAB"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bookmarkStart w:id="6" w:name="_Toc389136399"/>
      <w:ins w:id="7" w:author="frostball@gmail.com" w:date="2014-05-25T17:27:00Z">
        <w:r w:rsidR="00586D1C" w:rsidRPr="00966FAB">
          <w:rPr>
            <w:rFonts w:ascii="Times New Roman" w:hAnsi="Times New Roman" w:cs="Times New Roman"/>
            <w:b w:val="0"/>
            <w:sz w:val="24"/>
            <w:szCs w:val="24"/>
          </w:rPr>
          <w:t>Исходные данные</w:t>
        </w:r>
      </w:ins>
      <w:bookmarkEnd w:id="6"/>
      <w:del w:id="8" w:author="frostball@gmail.com" w:date="2014-05-25T17:27:00Z">
        <w:r w:rsidR="00A723FD"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Постановка задачи</w:delText>
        </w:r>
      </w:del>
      <w:del w:id="9" w:author="frostball@gmail.com" w:date="2014-05-25T17:31:00Z">
        <w:r w:rsidR="00A723FD"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.</w:delText>
        </w:r>
      </w:del>
    </w:p>
    <w:p w14:paraId="39DEF926" w14:textId="77777777" w:rsidR="00A723FD" w:rsidRPr="00966FAB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Журнал операций: подсистемы</w:t>
      </w:r>
    </w:p>
    <w:p w14:paraId="3A08EE49" w14:textId="77777777" w:rsidR="00C53F78" w:rsidRPr="00966FAB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1) фиксация сообщений от внешних систем (сервис и</w:t>
      </w:r>
      <w:ins w:id="10" w:author="frostball@gmail.com" w:date="2014-05-25T17:20:00Z">
        <w:r w:rsidR="003D6279" w:rsidRPr="00966FAB">
          <w:rPr>
            <w:rFonts w:ascii="Times New Roman" w:hAnsi="Times New Roman" w:cs="Times New Roman"/>
            <w:sz w:val="24"/>
            <w:szCs w:val="24"/>
          </w:rPr>
          <w:t>ли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 утилита)</w:t>
      </w:r>
      <w:ins w:id="11" w:author="frostball@gmail.com" w:date="2014-05-25T17:28:00Z">
        <w:r w:rsidR="00586D1C" w:rsidRPr="00966FAB">
          <w:rPr>
            <w:rFonts w:ascii="Times New Roman" w:hAnsi="Times New Roman" w:cs="Times New Roman"/>
            <w:sz w:val="24"/>
            <w:szCs w:val="24"/>
            <w:rPrChange w:id="12" w:author="I TIX" w:date="2014-05-25T18:15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</w:ins>
    </w:p>
    <w:p w14:paraId="03AA4B4D" w14:textId="77777777" w:rsidR="00C53F78" w:rsidRPr="00966FAB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2) просмотр и поиск по журналу сообщений</w:t>
      </w:r>
    </w:p>
    <w:p w14:paraId="37178837" w14:textId="77777777" w:rsidR="00C53F78" w:rsidRPr="00966FAB" w:rsidRDefault="00C53F78" w:rsidP="00A723FD">
      <w:pPr>
        <w:spacing w:after="0" w:line="360" w:lineRule="auto"/>
        <w:ind w:firstLine="709"/>
        <w:jc w:val="both"/>
        <w:rPr>
          <w:ins w:id="13" w:author="frostball@gmail.com" w:date="2014-05-25T17:28:00Z"/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3) экспорт журнала в другие форматы</w:t>
      </w:r>
    </w:p>
    <w:p w14:paraId="1CD16526" w14:textId="77777777" w:rsidR="00586D1C" w:rsidRPr="00966FAB" w:rsidRDefault="00586D1C">
      <w:pPr>
        <w:pStyle w:val="2"/>
        <w:rPr>
          <w:rFonts w:ascii="Times New Roman" w:hAnsi="Times New Roman" w:cs="Times New Roman"/>
          <w:rPrChange w:id="14" w:author="frostball@gmail.com" w:date="2014-05-25T17:31:00Z">
            <w:rPr/>
          </w:rPrChange>
        </w:rPr>
        <w:pPrChange w:id="15" w:author="frostball@gmail.com" w:date="2014-05-25T17:29:00Z">
          <w:pPr>
            <w:spacing w:after="0" w:line="360" w:lineRule="auto"/>
            <w:ind w:firstLine="709"/>
            <w:jc w:val="both"/>
          </w:pPr>
        </w:pPrChange>
      </w:pPr>
      <w:bookmarkStart w:id="16" w:name="_Toc389136400"/>
      <w:ins w:id="17" w:author="frostball@gmail.com" w:date="2014-05-25T17:31:00Z">
        <w:r w:rsidRPr="00966FAB">
          <w:rPr>
            <w:rFonts w:ascii="Times New Roman" w:hAnsi="Times New Roman" w:cs="Times New Roman"/>
            <w:b w:val="0"/>
            <w:rPrChange w:id="18" w:author="frostball@gmail.com" w:date="2014-05-25T17:31:00Z">
              <w:rPr/>
            </w:rPrChange>
          </w:rPr>
          <w:t>Постановка задачи</w:t>
        </w:r>
      </w:ins>
      <w:bookmarkEnd w:id="16"/>
    </w:p>
    <w:p w14:paraId="28221B01" w14:textId="77777777" w:rsidR="004F22A6" w:rsidRPr="00966FAB" w:rsidRDefault="004F22A6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F72B1AE" w14:textId="77777777" w:rsidR="00851390" w:rsidRPr="00966FAB" w:rsidRDefault="004F22A6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C418A9" w:rsidRPr="00966FAB">
        <w:rPr>
          <w:rFonts w:ascii="Times New Roman" w:hAnsi="Times New Roman" w:cs="Times New Roman"/>
          <w:sz w:val="24"/>
          <w:szCs w:val="24"/>
        </w:rPr>
        <w:t>разработать</w:t>
      </w:r>
      <w:r w:rsidRPr="00966FAB">
        <w:rPr>
          <w:rFonts w:ascii="Times New Roman" w:hAnsi="Times New Roman" w:cs="Times New Roman"/>
          <w:sz w:val="24"/>
          <w:szCs w:val="24"/>
        </w:rPr>
        <w:t xml:space="preserve"> систему</w:t>
      </w:r>
      <w:r w:rsidR="00C418A9" w:rsidRPr="00966FAB">
        <w:rPr>
          <w:rFonts w:ascii="Times New Roman" w:hAnsi="Times New Roman" w:cs="Times New Roman"/>
          <w:sz w:val="24"/>
          <w:szCs w:val="24"/>
        </w:rPr>
        <w:t xml:space="preserve"> для работы с журналом сообщений. Система должна</w:t>
      </w:r>
      <w:r w:rsidRPr="00966FAB">
        <w:rPr>
          <w:rFonts w:ascii="Times New Roman" w:hAnsi="Times New Roman" w:cs="Times New Roman"/>
          <w:sz w:val="24"/>
          <w:szCs w:val="24"/>
        </w:rPr>
        <w:t xml:space="preserve"> фиксир</w:t>
      </w:r>
      <w:r w:rsidR="00C418A9" w:rsidRPr="00966FAB">
        <w:rPr>
          <w:rFonts w:ascii="Times New Roman" w:hAnsi="Times New Roman" w:cs="Times New Roman"/>
          <w:sz w:val="24"/>
          <w:szCs w:val="24"/>
        </w:rPr>
        <w:t>овать</w:t>
      </w:r>
      <w:r w:rsidRPr="00966FAB">
        <w:rPr>
          <w:rFonts w:ascii="Times New Roman" w:hAnsi="Times New Roman" w:cs="Times New Roman"/>
          <w:sz w:val="24"/>
          <w:szCs w:val="24"/>
        </w:rPr>
        <w:t xml:space="preserve"> сообщения от других систем и выполня</w:t>
      </w:r>
      <w:r w:rsidR="00C418A9" w:rsidRPr="00966FAB">
        <w:rPr>
          <w:rFonts w:ascii="Times New Roman" w:hAnsi="Times New Roman" w:cs="Times New Roman"/>
          <w:sz w:val="24"/>
          <w:szCs w:val="24"/>
        </w:rPr>
        <w:t>ть</w:t>
      </w:r>
      <w:r w:rsidRPr="00966FAB">
        <w:rPr>
          <w:rFonts w:ascii="Times New Roman" w:hAnsi="Times New Roman" w:cs="Times New Roman"/>
          <w:sz w:val="24"/>
          <w:szCs w:val="24"/>
        </w:rPr>
        <w:t xml:space="preserve"> поиск по журналу сообщений.</w:t>
      </w:r>
      <w:r w:rsidR="007A343C" w:rsidRPr="00966FAB">
        <w:rPr>
          <w:rFonts w:ascii="Times New Roman" w:hAnsi="Times New Roman" w:cs="Times New Roman"/>
          <w:sz w:val="24"/>
          <w:szCs w:val="24"/>
        </w:rPr>
        <w:t xml:space="preserve"> Программа может принимать сообщения например об ошибках других программ. Областью применения данной программы будут компании которые занимаются тестированием приложений</w:t>
      </w:r>
      <w:ins w:id="19" w:author="frostball@gmail.com" w:date="2014-05-25T17:21:00Z">
        <w:r w:rsidR="00586D1C" w:rsidRPr="00966FAB">
          <w:rPr>
            <w:rFonts w:ascii="Times New Roman" w:hAnsi="Times New Roman" w:cs="Times New Roman"/>
            <w:sz w:val="24"/>
            <w:szCs w:val="24"/>
          </w:rPr>
          <w:t>, исследованиями пользовательского поведения и др</w:t>
        </w:r>
      </w:ins>
      <w:r w:rsidR="007A343C" w:rsidRPr="00966FAB">
        <w:rPr>
          <w:rFonts w:ascii="Times New Roman" w:hAnsi="Times New Roman" w:cs="Times New Roman"/>
          <w:sz w:val="24"/>
          <w:szCs w:val="24"/>
        </w:rPr>
        <w:t>.</w:t>
      </w:r>
      <w:r w:rsidR="00C418A9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 Курсовая работа выполняется  двумя </w:t>
      </w:r>
      <w:ins w:id="20" w:author="frostball@gmail.com" w:date="2014-05-25T17:22:00Z">
        <w:r w:rsidR="00586D1C" w:rsidRPr="00966FAB">
          <w:rPr>
            <w:rFonts w:ascii="Times New Roman" w:hAnsi="Times New Roman" w:cs="Times New Roman"/>
            <w:sz w:val="24"/>
            <w:szCs w:val="24"/>
          </w:rPr>
          <w:t>студентами</w:t>
        </w:r>
      </w:ins>
      <w:del w:id="21" w:author="frostball@gmail.com" w:date="2014-05-25T17:22:00Z">
        <w:r w:rsidRPr="00966FAB" w:rsidDel="00586D1C">
          <w:rPr>
            <w:rFonts w:ascii="Times New Roman" w:hAnsi="Times New Roman" w:cs="Times New Roman"/>
            <w:sz w:val="24"/>
            <w:szCs w:val="24"/>
          </w:rPr>
          <w:delText>людьми</w:delText>
        </w:r>
      </w:del>
      <w:r w:rsidRPr="00966FAB">
        <w:rPr>
          <w:rFonts w:ascii="Times New Roman" w:hAnsi="Times New Roman" w:cs="Times New Roman"/>
          <w:sz w:val="24"/>
          <w:szCs w:val="24"/>
        </w:rPr>
        <w:t xml:space="preserve">. </w:t>
      </w:r>
      <w:r w:rsidR="00851390" w:rsidRPr="00966FAB">
        <w:rPr>
          <w:rFonts w:ascii="Times New Roman" w:hAnsi="Times New Roman" w:cs="Times New Roman"/>
          <w:sz w:val="24"/>
          <w:szCs w:val="24"/>
        </w:rPr>
        <w:t xml:space="preserve">В рамках этого проекта будут рассмотрены 2 подсистемы </w:t>
      </w:r>
    </w:p>
    <w:p w14:paraId="2E174285" w14:textId="77777777" w:rsidR="00851390" w:rsidRPr="00966FAB" w:rsidRDefault="00851390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1) фиксация сообщений от внешних систем (сервис и утилита)</w:t>
      </w:r>
    </w:p>
    <w:p w14:paraId="4D5FA7C8" w14:textId="77777777" w:rsidR="004F22A6" w:rsidRPr="00966FAB" w:rsidRDefault="00851390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2) просмотр и поиск по журналу сообщений</w:t>
      </w:r>
    </w:p>
    <w:p w14:paraId="69B477B9" w14:textId="77777777" w:rsidR="00C418A9" w:rsidRPr="00966FAB" w:rsidRDefault="00C418A9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61ECC4" w14:textId="77777777" w:rsidR="004F22A6" w:rsidRPr="00966FAB" w:rsidRDefault="004F22A6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C4FF03" w14:textId="77777777" w:rsidR="00C418A9" w:rsidRPr="00966FAB" w:rsidRDefault="00C418A9" w:rsidP="00C418A9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22" w:author="frostball@gmail.com" w:date="2014-05-25T17:30:00Z">
        <w:r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1.2</w:delText>
        </w:r>
      </w:del>
      <w:r w:rsidRPr="00966FAB"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bookmarkStart w:id="23" w:name="_Toc389136401"/>
      <w:r w:rsidR="004F22A6" w:rsidRPr="00966FAB">
        <w:rPr>
          <w:rFonts w:ascii="Times New Roman" w:hAnsi="Times New Roman" w:cs="Times New Roman"/>
          <w:b w:val="0"/>
          <w:sz w:val="24"/>
          <w:szCs w:val="24"/>
        </w:rPr>
        <w:t>Спецификация основных проектных требований</w:t>
      </w:r>
      <w:bookmarkEnd w:id="23"/>
    </w:p>
    <w:p w14:paraId="4E77C778" w14:textId="77777777" w:rsidR="0088492D" w:rsidRPr="00966FAB" w:rsidRDefault="0088492D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«Журнал операций» представляет собой систему с интерфейсом для работы с сообщениями</w:t>
      </w:r>
      <w:ins w:id="24" w:author="frostball@gmail.com" w:date="2014-05-25T17:33:00Z">
        <w:r w:rsidR="00956239" w:rsidRPr="00966FAB">
          <w:rPr>
            <w:rFonts w:ascii="Times New Roman" w:hAnsi="Times New Roman" w:cs="Times New Roman"/>
            <w:sz w:val="24"/>
            <w:szCs w:val="24"/>
            <w:rPrChange w:id="25" w:author="I TIX" w:date="2014-05-25T18:15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полученными от внешних программ</w:t>
        </w:r>
      </w:ins>
      <w:r w:rsidRPr="00966FAB">
        <w:rPr>
          <w:rFonts w:ascii="Times New Roman" w:hAnsi="Times New Roman" w:cs="Times New Roman"/>
          <w:sz w:val="24"/>
          <w:szCs w:val="24"/>
        </w:rPr>
        <w:t>. Интерфейс пользователя позволяет пользователю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42C14F8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26" w:author="frostball@gmail.com" w:date="2014-05-25T17:35:00Z"/>
          <w:rFonts w:ascii="Times New Roman" w:hAnsi="Times New Roman" w:cs="Times New Roman"/>
          <w:sz w:val="24"/>
          <w:szCs w:val="24"/>
        </w:rPr>
      </w:pPr>
      <w:ins w:id="27" w:author="frostball@gmail.com" w:date="2014-05-25T17:34:00Z">
        <w:r w:rsidRPr="00966FAB">
          <w:rPr>
            <w:rFonts w:ascii="Times New Roman" w:hAnsi="Times New Roman" w:cs="Times New Roman"/>
            <w:sz w:val="24"/>
            <w:szCs w:val="24"/>
          </w:rPr>
          <w:t>Получать список подписанных  программ</w:t>
        </w:r>
      </w:ins>
      <w:ins w:id="28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 xml:space="preserve"> –</w:t>
        </w:r>
      </w:ins>
      <w:ins w:id="29" w:author="frostball@gmail.com" w:date="2014-05-25T17:34:00Z">
        <w:r w:rsidRPr="00966FAB">
          <w:rPr>
            <w:rFonts w:ascii="Times New Roman" w:hAnsi="Times New Roman" w:cs="Times New Roman"/>
            <w:sz w:val="24"/>
            <w:szCs w:val="24"/>
          </w:rPr>
          <w:t xml:space="preserve"> клиентов</w:t>
        </w:r>
      </w:ins>
    </w:p>
    <w:p w14:paraId="0A2D47C9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30" w:author="frostball@gmail.com" w:date="2014-05-25T17:35:00Z"/>
          <w:rFonts w:ascii="Times New Roman" w:hAnsi="Times New Roman" w:cs="Times New Roman"/>
          <w:sz w:val="24"/>
          <w:szCs w:val="24"/>
        </w:rPr>
      </w:pPr>
      <w:ins w:id="31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>Получать список полученных сообщений</w:t>
        </w:r>
      </w:ins>
    </w:p>
    <w:p w14:paraId="0627ADC2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32" w:author="frostball@gmail.com" w:date="2014-05-25T17:35:00Z"/>
          <w:rFonts w:ascii="Times New Roman" w:hAnsi="Times New Roman" w:cs="Times New Roman"/>
          <w:sz w:val="24"/>
          <w:szCs w:val="24"/>
        </w:rPr>
      </w:pPr>
      <w:ins w:id="33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>Проводить фильтрацию сообщений по программе-клиенту</w:t>
        </w:r>
      </w:ins>
    </w:p>
    <w:p w14:paraId="3B41A6BF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34" w:author="frostball@gmail.com" w:date="2014-05-25T17:34:00Z"/>
          <w:rFonts w:ascii="Times New Roman" w:hAnsi="Times New Roman" w:cs="Times New Roman"/>
          <w:sz w:val="24"/>
          <w:szCs w:val="24"/>
        </w:rPr>
      </w:pPr>
      <w:ins w:id="35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 xml:space="preserve">Производить поиск </w:t>
        </w:r>
      </w:ins>
      <w:ins w:id="36" w:author="frostball@gmail.com" w:date="2014-05-25T17:37:00Z">
        <w:r w:rsidRPr="00966FAB">
          <w:rPr>
            <w:rFonts w:ascii="Times New Roman" w:hAnsi="Times New Roman" w:cs="Times New Roman"/>
            <w:sz w:val="24"/>
            <w:szCs w:val="24"/>
          </w:rPr>
          <w:t>сообщений</w:t>
        </w:r>
      </w:ins>
      <w:ins w:id="37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 xml:space="preserve"> по совпадению подстроки.</w:t>
        </w:r>
      </w:ins>
    </w:p>
    <w:p w14:paraId="60A6BADC" w14:textId="77777777" w:rsidR="0088492D" w:rsidRPr="00966FAB" w:rsidRDefault="0088492D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Вести поиск в БД сообщений в ручном режиме</w:t>
      </w:r>
    </w:p>
    <w:p w14:paraId="775B8314" w14:textId="77777777" w:rsidR="00956239" w:rsidRPr="00966FAB" w:rsidDel="00956239" w:rsidRDefault="0088492D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38" w:author="frostball@gmail.com" w:date="2014-05-25T17:37:00Z"/>
          <w:rFonts w:ascii="Times New Roman" w:hAnsi="Times New Roman" w:cs="Times New Roman"/>
          <w:sz w:val="24"/>
          <w:szCs w:val="24"/>
        </w:rPr>
      </w:pPr>
      <w:del w:id="39" w:author="frostball@gmail.com" w:date="2014-05-25T17:37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Вести поиск сообщения по ключевым словам</w:delText>
        </w:r>
      </w:del>
    </w:p>
    <w:p w14:paraId="0CC08B75" w14:textId="77777777" w:rsidR="0088492D" w:rsidRPr="00966FAB" w:rsidDel="00956239" w:rsidRDefault="0088492D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0" w:author="frostball@gmail.com" w:date="2014-05-25T17:33:00Z"/>
          <w:rFonts w:ascii="Times New Roman" w:hAnsi="Times New Roman" w:cs="Times New Roman"/>
          <w:sz w:val="24"/>
          <w:szCs w:val="24"/>
        </w:rPr>
      </w:pPr>
      <w:del w:id="41" w:author="frostball@gmail.com" w:date="2014-05-25T17:33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Вносить изменения и удалять сообщения</w:delText>
        </w:r>
      </w:del>
    </w:p>
    <w:p w14:paraId="51B2BE47" w14:textId="77777777" w:rsidR="0088492D" w:rsidRPr="00966FAB" w:rsidDel="00956239" w:rsidRDefault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2" w:author="frostball@gmail.com" w:date="2014-05-25T17:33:00Z"/>
          <w:rFonts w:ascii="Times New Roman" w:hAnsi="Times New Roman" w:cs="Times New Roman"/>
          <w:color w:val="FF0000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Экспортировать журнал в другие форматы</w:t>
      </w:r>
      <w:r w:rsidRPr="00966FAB">
        <w:rPr>
          <w:rFonts w:ascii="Times New Roman" w:hAnsi="Times New Roman" w:cs="Times New Roman"/>
          <w:color w:val="D6E3BC" w:themeColor="accent3" w:themeTint="66"/>
          <w:sz w:val="24"/>
          <w:szCs w:val="24"/>
        </w:rPr>
        <w:t xml:space="preserve"> </w:t>
      </w:r>
      <w:del w:id="43" w:author="frostball@gmail.com" w:date="2014-05-25T17:33:00Z">
        <w:r w:rsidRPr="00966FAB" w:rsidDel="00956239">
          <w:rPr>
            <w:rFonts w:ascii="Times New Roman" w:hAnsi="Times New Roman" w:cs="Times New Roman"/>
            <w:color w:val="D6E3BC" w:themeColor="accent3" w:themeTint="66"/>
            <w:sz w:val="24"/>
            <w:szCs w:val="24"/>
          </w:rPr>
          <w:delText>(выполняется 3 учеником которого нет)</w:delText>
        </w:r>
      </w:del>
    </w:p>
    <w:p w14:paraId="513A7B2A" w14:textId="77777777" w:rsidR="00956239" w:rsidRPr="00966FAB" w:rsidRDefault="00956239">
      <w:pPr>
        <w:pStyle w:val="a7"/>
        <w:numPr>
          <w:ilvl w:val="0"/>
          <w:numId w:val="1"/>
        </w:numPr>
        <w:spacing w:after="0" w:line="360" w:lineRule="auto"/>
        <w:jc w:val="both"/>
        <w:rPr>
          <w:ins w:id="44" w:author="frostball@gmail.com" w:date="2014-05-25T17:33:00Z"/>
          <w:rFonts w:ascii="Times New Roman" w:hAnsi="Times New Roman" w:cs="Times New Roman"/>
          <w:sz w:val="24"/>
          <w:szCs w:val="24"/>
        </w:rPr>
      </w:pPr>
    </w:p>
    <w:p w14:paraId="4B93DE23" w14:textId="77777777" w:rsidR="0088492D" w:rsidRPr="00966FAB" w:rsidDel="00956239" w:rsidRDefault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5" w:author="frostball@gmail.com" w:date="2014-05-25T17:34:00Z"/>
          <w:rFonts w:ascii="Times New Roman" w:hAnsi="Times New Roman" w:cs="Times New Roman"/>
          <w:sz w:val="24"/>
          <w:szCs w:val="24"/>
        </w:rPr>
      </w:pPr>
      <w:del w:id="46" w:author="frostball@gmail.com" w:date="2014-05-25T17:33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к</w:delText>
        </w:r>
      </w:del>
      <w:del w:id="47" w:author="frostball@gmail.com" w:date="2014-05-25T17:34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омментировать сообщения</w:delText>
        </w:r>
      </w:del>
    </w:p>
    <w:p w14:paraId="02BDC36E" w14:textId="77777777" w:rsidR="004F6F48" w:rsidRPr="00966FAB" w:rsidDel="00956239" w:rsidRDefault="004F6F48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8" w:author="frostball@gmail.com" w:date="2014-05-25T17:37:00Z"/>
          <w:rFonts w:ascii="Times New Roman" w:hAnsi="Times New Roman" w:cs="Times New Roman"/>
          <w:sz w:val="24"/>
          <w:szCs w:val="24"/>
        </w:rPr>
      </w:pPr>
      <w:del w:id="49" w:author="frostball@gmail.com" w:date="2014-05-25T17:37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ввод в БД новых сообщений вручную.</w:delText>
        </w:r>
      </w:del>
    </w:p>
    <w:p w14:paraId="44FEF6DA" w14:textId="77777777" w:rsidR="004F6F48" w:rsidRPr="00966FAB" w:rsidRDefault="004F6F48" w:rsidP="004F6F48">
      <w:pPr>
        <w:spacing w:after="0" w:line="36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0450E344" w14:textId="77777777" w:rsidR="004F6F48" w:rsidRPr="00966FAB" w:rsidRDefault="004F6F48" w:rsidP="004F6F48">
      <w:pPr>
        <w:spacing w:after="0" w:line="36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Интерфейс пользователя должен отображать следующие поля:</w:t>
      </w:r>
    </w:p>
    <w:p w14:paraId="2E2B588F" w14:textId="77777777" w:rsidR="00E22A3B" w:rsidRPr="00966FAB" w:rsidRDefault="00E22A3B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ins w:id="50" w:author="frostball@gmail.com" w:date="2014-05-25T17:39:00Z"/>
          <w:rFonts w:ascii="Times New Roman" w:hAnsi="Times New Roman" w:cs="Times New Roman"/>
          <w:sz w:val="24"/>
          <w:szCs w:val="24"/>
        </w:rPr>
      </w:pPr>
      <w:ins w:id="51" w:author="frostball@gmail.com" w:date="2014-05-25T17:38:00Z">
        <w:r w:rsidRPr="00966FAB">
          <w:rPr>
            <w:rFonts w:ascii="Times New Roman" w:hAnsi="Times New Roman" w:cs="Times New Roman"/>
            <w:sz w:val="24"/>
            <w:szCs w:val="24"/>
          </w:rPr>
          <w:t>Т</w:t>
        </w:r>
      </w:ins>
      <w:del w:id="52" w:author="frostball@gmail.com" w:date="2014-05-25T17:38:00Z">
        <w:r w:rsidR="004F6F4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т</w:delText>
        </w:r>
      </w:del>
      <w:r w:rsidR="004F6F48" w:rsidRPr="00966FAB">
        <w:rPr>
          <w:rFonts w:ascii="Times New Roman" w:hAnsi="Times New Roman" w:cs="Times New Roman"/>
          <w:sz w:val="24"/>
          <w:szCs w:val="24"/>
        </w:rPr>
        <w:t xml:space="preserve">аблицу </w:t>
      </w:r>
      <w:del w:id="53" w:author="frostball@gmail.com" w:date="2014-05-25T17:38:00Z">
        <w:r w:rsidR="004F6F4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БД </w:delText>
        </w:r>
      </w:del>
      <w:r w:rsidR="004F6F48" w:rsidRPr="00966FAB">
        <w:rPr>
          <w:rFonts w:ascii="Times New Roman" w:hAnsi="Times New Roman" w:cs="Times New Roman"/>
          <w:sz w:val="24"/>
          <w:szCs w:val="24"/>
        </w:rPr>
        <w:t>журнала сообщений</w:t>
      </w:r>
    </w:p>
    <w:p w14:paraId="4FF129E9" w14:textId="77777777" w:rsidR="004F6F48" w:rsidRPr="00966FAB" w:rsidRDefault="003623B9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ins w:id="54" w:author="frostball@gmail.com" w:date="2014-05-25T17:39:00Z">
        <w:r w:rsidRPr="00966FAB">
          <w:rPr>
            <w:rFonts w:ascii="Times New Roman" w:hAnsi="Times New Roman" w:cs="Times New Roman"/>
            <w:sz w:val="24"/>
            <w:szCs w:val="24"/>
          </w:rPr>
          <w:t>Таблица подписанных программ-</w:t>
        </w:r>
        <w:r w:rsidR="00E22A3B" w:rsidRPr="00966FAB">
          <w:rPr>
            <w:rFonts w:ascii="Times New Roman" w:hAnsi="Times New Roman" w:cs="Times New Roman"/>
            <w:sz w:val="24"/>
            <w:szCs w:val="24"/>
          </w:rPr>
          <w:t>клиентов</w:t>
        </w:r>
      </w:ins>
      <w:del w:id="55" w:author="frostball@gmail.com" w:date="2014-05-25T17:38:00Z">
        <w:r w:rsidR="004F6F4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с возможностью ручного корректирования</w:delText>
        </w:r>
      </w:del>
    </w:p>
    <w:p w14:paraId="71E19FD1" w14:textId="77777777" w:rsidR="00A55E98" w:rsidRPr="00966FAB" w:rsidRDefault="00A55E98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ins w:id="56" w:author="frostball@gmail.com" w:date="2014-05-25T17:39:00Z"/>
          <w:rFonts w:ascii="Times New Roman" w:hAnsi="Times New Roman" w:cs="Times New Roman"/>
          <w:sz w:val="24"/>
          <w:szCs w:val="24"/>
        </w:rPr>
      </w:pPr>
      <w:del w:id="57" w:author="frostball@gmail.com" w:date="2014-05-25T17:39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>Поле для поиска по журналу сообщений, и кнопка для подтверждения поиска</w:delText>
        </w:r>
      </w:del>
      <w:ins w:id="58" w:author="frostball@gmail.com" w:date="2014-05-25T17:39:00Z">
        <w:r w:rsidR="00E22A3B" w:rsidRPr="00966FAB">
          <w:rPr>
            <w:rFonts w:ascii="Times New Roman" w:hAnsi="Times New Roman" w:cs="Times New Roman"/>
            <w:sz w:val="24"/>
            <w:szCs w:val="24"/>
          </w:rPr>
          <w:t>Форма поиска</w:t>
        </w:r>
      </w:ins>
    </w:p>
    <w:p w14:paraId="77BCFC66" w14:textId="77777777" w:rsidR="00E22A3B" w:rsidRPr="00966FAB" w:rsidRDefault="00E22A3B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ins w:id="59" w:author="frostball@gmail.com" w:date="2014-05-25T17:39:00Z">
        <w:r w:rsidRPr="00966FAB">
          <w:rPr>
            <w:rFonts w:ascii="Times New Roman" w:hAnsi="Times New Roman" w:cs="Times New Roman"/>
            <w:sz w:val="24"/>
            <w:szCs w:val="24"/>
          </w:rPr>
          <w:lastRenderedPageBreak/>
          <w:t>Форма экспорта</w:t>
        </w:r>
      </w:ins>
    </w:p>
    <w:p w14:paraId="282BCF6A" w14:textId="77777777" w:rsidR="004F6F48" w:rsidRPr="00966FAB" w:rsidDel="00E22A3B" w:rsidRDefault="004F6F48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del w:id="60" w:author="frostball@gmail.com" w:date="2014-05-25T17:39:00Z"/>
          <w:rFonts w:ascii="Times New Roman" w:hAnsi="Times New Roman" w:cs="Times New Roman"/>
          <w:sz w:val="24"/>
          <w:szCs w:val="24"/>
        </w:rPr>
      </w:pPr>
      <w:del w:id="61" w:author="frostball@gmail.com" w:date="2014-05-25T17:39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A55E9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Возможность для подключению к другому источнику (программе) посылающему сообщения. </w:delText>
        </w:r>
      </w:del>
    </w:p>
    <w:p w14:paraId="33C0E0D0" w14:textId="77777777" w:rsidR="0088492D" w:rsidRPr="00966FAB" w:rsidRDefault="00A55E9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del w:id="62" w:author="frostball@gmail.com" w:date="2014-05-25T17:39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</w:p>
    <w:p w14:paraId="097D5419" w14:textId="77777777" w:rsidR="00B56FF2" w:rsidRPr="00966FAB" w:rsidRDefault="00B56FF2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80FEFF7" w14:textId="77777777" w:rsidR="004E59CD" w:rsidRPr="00966FAB" w:rsidRDefault="00C418A9" w:rsidP="00C418A9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63" w:author="frostball@gmail.com" w:date="2014-05-25T17:42:00Z">
        <w:r w:rsidRPr="00966FAB" w:rsidDel="00E22A3B">
          <w:rPr>
            <w:rFonts w:ascii="Times New Roman" w:hAnsi="Times New Roman" w:cs="Times New Roman"/>
            <w:b w:val="0"/>
            <w:sz w:val="24"/>
            <w:szCs w:val="24"/>
          </w:rPr>
          <w:delText xml:space="preserve">1.3 </w:delText>
        </w:r>
      </w:del>
      <w:bookmarkStart w:id="64" w:name="_Toc389136402"/>
      <w:r w:rsidR="004E59CD" w:rsidRPr="00966FAB">
        <w:rPr>
          <w:rFonts w:ascii="Times New Roman" w:hAnsi="Times New Roman" w:cs="Times New Roman"/>
          <w:b w:val="0"/>
          <w:sz w:val="24"/>
          <w:szCs w:val="24"/>
        </w:rPr>
        <w:t>Описание бизнес процессов.</w:t>
      </w:r>
      <w:bookmarkEnd w:id="64"/>
      <w:r w:rsidR="004E59CD" w:rsidRPr="00966FAB">
        <w:rPr>
          <w:rFonts w:ascii="Times New Roman" w:hAnsi="Times New Roman" w:cs="Times New Roman"/>
          <w:b w:val="0"/>
          <w:sz w:val="24"/>
          <w:szCs w:val="24"/>
        </w:rPr>
        <w:t xml:space="preserve"> </w:t>
      </w:r>
    </w:p>
    <w:p w14:paraId="242A50E7" w14:textId="77777777" w:rsidR="0000678C" w:rsidRPr="00966FAB" w:rsidRDefault="0000678C" w:rsidP="00A723FD">
      <w:pPr>
        <w:spacing w:after="0" w:line="360" w:lineRule="auto"/>
        <w:ind w:firstLine="709"/>
        <w:jc w:val="both"/>
        <w:rPr>
          <w:ins w:id="65" w:author="I TIX" w:date="2014-05-25T22:39:00Z"/>
          <w:rFonts w:ascii="Times New Roman" w:hAnsi="Times New Roman" w:cs="Times New Roman"/>
          <w:sz w:val="24"/>
          <w:szCs w:val="24"/>
        </w:rPr>
      </w:pPr>
      <w:ins w:id="66" w:author="I TIX" w:date="2014-05-25T22:39:00Z">
        <w:r w:rsidRPr="00966FAB">
          <w:rPr>
            <w:rFonts w:ascii="Times New Roman" w:hAnsi="Times New Roman" w:cs="Times New Roman"/>
            <w:sz w:val="24"/>
            <w:szCs w:val="24"/>
          </w:rPr>
          <w:t xml:space="preserve">Моделирование прецедентов (вариантов использования) традиционно разделяют на  бизнес-моделирование (диаграммы бизнес-прецедентов) и системное моделирование (диаграммы прецедентов). В бизнес-моделировании делается акцент на саму организацию, тогда как в системном моделировании основное внимание нацелено на разрабатываемую систему.  </w:t>
        </w:r>
      </w:ins>
    </w:p>
    <w:p w14:paraId="0675A901" w14:textId="168EA1C5" w:rsidR="004E59CD" w:rsidRPr="00966FAB" w:rsidDel="00E22A3B" w:rsidRDefault="006E0D45" w:rsidP="00A723FD">
      <w:pPr>
        <w:spacing w:after="0" w:line="360" w:lineRule="auto"/>
        <w:ind w:firstLine="709"/>
        <w:jc w:val="both"/>
        <w:rPr>
          <w:del w:id="67" w:author="frostball@gmail.com" w:date="2014-05-25T17:41:00Z"/>
          <w:rFonts w:ascii="Times New Roman" w:hAnsi="Times New Roman" w:cs="Times New Roman"/>
          <w:sz w:val="24"/>
          <w:szCs w:val="24"/>
        </w:rPr>
      </w:pPr>
      <w:ins w:id="68" w:author="I TIX" w:date="2014-05-25T23:26:00Z">
        <w:r w:rsidRPr="00966FAB"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69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396FC451" wp14:editId="454F842E">
              <wp:extent cx="5829300" cy="4791075"/>
              <wp:effectExtent l="0" t="0" r="0" b="9525"/>
              <wp:docPr id="16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29300" cy="4791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70" w:author="frostball@gmail.com" w:date="2014-05-25T17:41:00Z"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На рисунке 1 показана бизнес модель журнала сообщений на примере превентивного (предварительного) обслуживания оборудования при помощи 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SAP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HANA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и 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Hadoop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. В данной модели журнал сообщений принимает сообщения от серверов и экспортирует анализатору, имея возможность просмотра в ручном режиме. </w:delText>
        </w:r>
      </w:del>
    </w:p>
    <w:p w14:paraId="6AE14FC5" w14:textId="77777777" w:rsidR="00752318" w:rsidRPr="00966FAB" w:rsidDel="00E22A3B" w:rsidRDefault="00C10A2D" w:rsidP="00C10A2D">
      <w:pPr>
        <w:spacing w:after="0" w:line="360" w:lineRule="auto"/>
        <w:jc w:val="both"/>
        <w:rPr>
          <w:del w:id="71" w:author="frostball@gmail.com" w:date="2014-05-25T17:41:00Z"/>
          <w:rFonts w:ascii="Times New Roman" w:hAnsi="Times New Roman" w:cs="Times New Roman"/>
          <w:sz w:val="24"/>
          <w:szCs w:val="24"/>
        </w:rPr>
      </w:pPr>
      <w:del w:id="72" w:author="frostball@gmail.com" w:date="2014-05-25T17:41:00Z">
        <w:r w:rsidRPr="00966FAB" w:rsidDel="00E22A3B"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73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72A6120E" wp14:editId="680FA0E3">
              <wp:extent cx="5934075" cy="3295650"/>
              <wp:effectExtent l="0" t="0" r="9525" b="0"/>
              <wp:docPr id="8" name="Рисунок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3295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0BE328C" w14:textId="77777777" w:rsidR="00752318" w:rsidRPr="00966FAB" w:rsidDel="00E22A3B" w:rsidRDefault="00D6792E" w:rsidP="00D6792E">
      <w:pPr>
        <w:spacing w:after="0" w:line="360" w:lineRule="auto"/>
        <w:ind w:firstLine="709"/>
        <w:jc w:val="center"/>
        <w:rPr>
          <w:del w:id="74" w:author="frostball@gmail.com" w:date="2014-05-25T17:41:00Z"/>
          <w:rFonts w:ascii="Times New Roman" w:hAnsi="Times New Roman" w:cs="Times New Roman"/>
          <w:sz w:val="24"/>
          <w:szCs w:val="24"/>
        </w:rPr>
      </w:pPr>
      <w:del w:id="75" w:author="frostball@gmail.com" w:date="2014-05-25T17:41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>Рисунок 1. Бизнес модель журнала сообщений</w:delText>
        </w:r>
      </w:del>
    </w:p>
    <w:p w14:paraId="7BA619F8" w14:textId="77777777" w:rsidR="00752318" w:rsidRPr="00966FAB" w:rsidRDefault="0075231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E3F3BA0" w14:textId="46F05886" w:rsidR="00752318" w:rsidRPr="00966FAB" w:rsidRDefault="006E0D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  <w:pPrChange w:id="76" w:author="I TIX" w:date="2014-05-25T23:27:00Z">
          <w:pPr>
            <w:spacing w:after="0" w:line="360" w:lineRule="auto"/>
            <w:ind w:firstLine="709"/>
            <w:jc w:val="both"/>
          </w:pPr>
        </w:pPrChange>
      </w:pPr>
      <w:ins w:id="77" w:author="I TIX" w:date="2014-05-25T23:26:00Z">
        <w:r w:rsidRPr="00966FAB">
          <w:rPr>
            <w:rFonts w:ascii="Times New Roman" w:hAnsi="Times New Roman" w:cs="Times New Roman"/>
            <w:sz w:val="24"/>
            <w:szCs w:val="24"/>
          </w:rPr>
          <w:t>Рисунок 1. Диаграмма бизнес прецедентов.</w:t>
        </w:r>
      </w:ins>
    </w:p>
    <w:p w14:paraId="4ADF3EC5" w14:textId="77777777" w:rsidR="002C1FAE" w:rsidRPr="00966FAB" w:rsidRDefault="00752318" w:rsidP="002C1FAE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78" w:author="frostball@gmail.com" w:date="2014-05-25T17:42:00Z">
        <w:r w:rsidRPr="00966FAB" w:rsidDel="00E22A3B">
          <w:rPr>
            <w:rFonts w:ascii="Times New Roman" w:hAnsi="Times New Roman" w:cs="Times New Roman"/>
            <w:b w:val="0"/>
            <w:sz w:val="24"/>
            <w:szCs w:val="24"/>
          </w:rPr>
          <w:lastRenderedPageBreak/>
          <w:delText>1.4</w:delText>
        </w:r>
        <w:r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del w:id="79" w:author="frostball@gmail.com" w:date="2014-05-25T17:41:00Z">
        <w:r w:rsidRPr="00966FAB" w:rsidDel="00E22A3B">
          <w:rPr>
            <w:rFonts w:ascii="Times New Roman" w:hAnsi="Times New Roman" w:cs="Times New Roman"/>
            <w:b w:val="0"/>
            <w:sz w:val="24"/>
            <w:szCs w:val="24"/>
          </w:rPr>
          <w:delText>м</w:delText>
        </w:r>
      </w:del>
      <w:bookmarkStart w:id="80" w:name="_Toc389136403"/>
      <w:ins w:id="81" w:author="frostball@gmail.com" w:date="2014-05-25T17:41:00Z">
        <w:r w:rsidR="00E22A3B" w:rsidRPr="00966FAB">
          <w:rPr>
            <w:rFonts w:ascii="Times New Roman" w:hAnsi="Times New Roman" w:cs="Times New Roman"/>
            <w:b w:val="0"/>
            <w:sz w:val="24"/>
            <w:szCs w:val="24"/>
          </w:rPr>
          <w:t>М</w:t>
        </w:r>
      </w:ins>
      <w:r w:rsidRPr="00966FAB">
        <w:rPr>
          <w:rFonts w:ascii="Times New Roman" w:hAnsi="Times New Roman" w:cs="Times New Roman"/>
          <w:b w:val="0"/>
          <w:sz w:val="24"/>
          <w:szCs w:val="24"/>
        </w:rPr>
        <w:t>одель предметной области</w:t>
      </w:r>
      <w:bookmarkEnd w:id="80"/>
    </w:p>
    <w:p w14:paraId="7177D6A4" w14:textId="77777777" w:rsidR="002C1FAE" w:rsidRPr="00966FAB" w:rsidDel="00E22A3B" w:rsidRDefault="00177707" w:rsidP="002C1FAE">
      <w:pPr>
        <w:rPr>
          <w:del w:id="82" w:author="frostball@gmail.com" w:date="2014-05-25T17:42:00Z"/>
          <w:rFonts w:ascii="Times New Roman" w:hAnsi="Times New Roman" w:cs="Times New Roman"/>
          <w:sz w:val="24"/>
          <w:szCs w:val="24"/>
        </w:rPr>
      </w:pPr>
      <w:ins w:id="83" w:author="I TIX" w:date="2014-05-25T21:10:00Z">
        <w:r w:rsidRPr="00966FAB"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84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3A9C23C5" wp14:editId="13150759">
              <wp:extent cx="5934075" cy="4448175"/>
              <wp:effectExtent l="0" t="0" r="9525" b="9525"/>
              <wp:docPr id="11" name="Рисунок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4448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85" w:author="frostball@gmail.com" w:date="2014-05-25T17:42:00Z">
        <w:r w:rsidR="003D5000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Модель предм</w:delText>
        </w:r>
        <w:r w:rsidR="00150908" w:rsidRPr="00966FAB" w:rsidDel="00E22A3B">
          <w:rPr>
            <w:rFonts w:ascii="Times New Roman" w:hAnsi="Times New Roman" w:cs="Times New Roman"/>
            <w:sz w:val="24"/>
            <w:szCs w:val="24"/>
          </w:rPr>
          <w:delText>етной области описан на рисунке 1.</w:delText>
        </w:r>
        <w:r w:rsidR="00F62007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F62007" w:rsidRPr="00966FAB" w:rsidDel="00E22A3B">
          <w:rPr>
            <w:rFonts w:ascii="Times New Roman" w:hAnsi="Times New Roman" w:cs="Times New Roman"/>
            <w:color w:val="FF0000"/>
            <w:sz w:val="24"/>
            <w:szCs w:val="24"/>
          </w:rPr>
          <w:delText>//скорее всего будет упрощена</w:delText>
        </w:r>
      </w:del>
    </w:p>
    <w:p w14:paraId="1D7251EF" w14:textId="77777777" w:rsidR="003D5000" w:rsidRPr="00966FAB" w:rsidRDefault="003D5000" w:rsidP="002C1FAE">
      <w:pPr>
        <w:rPr>
          <w:rFonts w:ascii="Times New Roman" w:hAnsi="Times New Roman" w:cs="Times New Roman"/>
          <w:sz w:val="24"/>
          <w:szCs w:val="24"/>
        </w:rPr>
      </w:pPr>
      <w:del w:id="86" w:author="frostball@gmail.com" w:date="2014-05-25T17:42:00Z">
        <w:r w:rsidRPr="00966FAB" w:rsidDel="00E22A3B">
          <w:rPr>
            <w:rFonts w:ascii="Times New Roman" w:eastAsia="Calibri" w:hAnsi="Times New Roman" w:cs="Times New Roman"/>
            <w:noProof/>
            <w:lang w:eastAsia="ru-RU"/>
            <w:rPrChange w:id="87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28C79F73" wp14:editId="0D3CC883">
              <wp:extent cx="5940425" cy="4996855"/>
              <wp:effectExtent l="0" t="0" r="3175" b="0"/>
              <wp:docPr id="1" name="Рисунок 1" descr="D:\Repo\winhistory\doc\Новая папка\MainClassDiagramm.jpe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D:\Repo\winhistory\doc\Новая папка\MainClassDiagramm.jpeg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99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5BDF725" w14:textId="77777777" w:rsidR="00150908" w:rsidRPr="00966FAB" w:rsidRDefault="00177707" w:rsidP="00150908">
      <w:pPr>
        <w:jc w:val="center"/>
        <w:rPr>
          <w:rFonts w:ascii="Times New Roman" w:hAnsi="Times New Roman" w:cs="Times New Roman"/>
          <w:sz w:val="24"/>
          <w:szCs w:val="24"/>
        </w:rPr>
      </w:pPr>
      <w:ins w:id="88" w:author="I TIX" w:date="2014-05-25T21:10:00Z">
        <w:r w:rsidRPr="00966FAB">
          <w:rPr>
            <w:rFonts w:ascii="Times New Roman" w:hAnsi="Times New Roman" w:cs="Times New Roman"/>
            <w:sz w:val="24"/>
            <w:szCs w:val="24"/>
          </w:rPr>
          <w:t>Рисунок 2</w:t>
        </w:r>
      </w:ins>
      <w:del w:id="89" w:author="frostball@gmail.com" w:date="2014-05-25T17:42:00Z">
        <w:r w:rsidR="0015090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Рисунок </w:delText>
        </w:r>
        <w:r w:rsidR="00243F83" w:rsidRPr="00966FAB" w:rsidDel="00E22A3B">
          <w:rPr>
            <w:rFonts w:ascii="Times New Roman" w:hAnsi="Times New Roman" w:cs="Times New Roman"/>
            <w:sz w:val="24"/>
            <w:szCs w:val="24"/>
          </w:rPr>
          <w:delText>2</w:delText>
        </w:r>
        <w:r w:rsidR="00150908" w:rsidRPr="00966FAB" w:rsidDel="00E22A3B">
          <w:rPr>
            <w:rFonts w:ascii="Times New Roman" w:hAnsi="Times New Roman" w:cs="Times New Roman"/>
            <w:sz w:val="24"/>
            <w:szCs w:val="24"/>
          </w:rPr>
          <w:delText>. Модель предметной области</w:delText>
        </w:r>
      </w:del>
      <w:r w:rsidR="00150908" w:rsidRPr="00966FAB">
        <w:rPr>
          <w:rFonts w:ascii="Times New Roman" w:hAnsi="Times New Roman" w:cs="Times New Roman"/>
          <w:sz w:val="24"/>
          <w:szCs w:val="24"/>
        </w:rPr>
        <w:t>.</w:t>
      </w:r>
      <w:ins w:id="90" w:author="I TIX" w:date="2014-05-25T21:10:00Z">
        <w:r w:rsidRPr="00966FAB">
          <w:rPr>
            <w:rFonts w:ascii="Times New Roman" w:hAnsi="Times New Roman" w:cs="Times New Roman"/>
            <w:sz w:val="24"/>
            <w:szCs w:val="24"/>
          </w:rPr>
          <w:t xml:space="preserve"> Диаграмма классов</w:t>
        </w:r>
      </w:ins>
    </w:p>
    <w:p w14:paraId="23BF1E8F" w14:textId="77777777" w:rsidR="00150908" w:rsidRPr="00966FAB" w:rsidRDefault="00E14EA8" w:rsidP="00150908">
      <w:p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На рисунке </w:t>
      </w:r>
      <w:del w:id="91" w:author="I TIX" w:date="2014-05-25T21:10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1 </w:delText>
        </w:r>
      </w:del>
      <w:ins w:id="92" w:author="I TIX" w:date="2014-05-25T21:10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2 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описана модель предметной области. Она состоит из двух интерфейсов, трех сущностей и трех управляющих классов. </w:t>
      </w:r>
    </w:p>
    <w:p w14:paraId="76041ECD" w14:textId="77777777" w:rsidR="00336F51" w:rsidRPr="00966FAB" w:rsidRDefault="00336F51" w:rsidP="00150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Интерфейсы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1E89EC" w14:textId="77777777" w:rsidR="00E14EA8" w:rsidRPr="00966FAB" w:rsidRDefault="00336F51" w:rsidP="00E14EA8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Интерфейс </w:t>
      </w:r>
      <w:del w:id="93" w:author="I TIX" w:date="2014-05-25T21:11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программиста </w:delText>
        </w:r>
      </w:del>
      <w:ins w:id="94" w:author="I TIX" w:date="2014-05-25T21:11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сторонней системы </w:t>
        </w:r>
      </w:ins>
      <w:r w:rsidRPr="00966FAB">
        <w:rPr>
          <w:rFonts w:ascii="Times New Roman" w:hAnsi="Times New Roman" w:cs="Times New Roman"/>
          <w:sz w:val="24"/>
          <w:szCs w:val="24"/>
        </w:rPr>
        <w:t>(программист или внешняя система). Имеет поля ввода сообщения, список с уровнями логгирования и кнопку запуска программы. В случае «сторонней системы»  она представляется неким «черным ящиком» отправляющим готовые сообщения, которые перехватывает система.</w:t>
      </w:r>
    </w:p>
    <w:p w14:paraId="099DE87F" w14:textId="77777777" w:rsidR="00336F51" w:rsidRPr="00966FAB" w:rsidRDefault="008249D2" w:rsidP="00E14EA8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Интерфейс пользователя -  основной интерфейс пользователей программного продукта. Содержит</w:t>
      </w:r>
      <w:r w:rsidRPr="00966FAB">
        <w:rPr>
          <w:rFonts w:ascii="Times New Roman" w:hAnsi="Times New Roman" w:cs="Times New Roman"/>
          <w:sz w:val="24"/>
          <w:szCs w:val="24"/>
          <w:rPrChange w:id="95" w:author="I TIX" w:date="2014-05-25T21:11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  <w:r w:rsidRPr="00966FAB">
        <w:rPr>
          <w:rFonts w:ascii="Times New Roman" w:hAnsi="Times New Roman" w:cs="Times New Roman"/>
          <w:sz w:val="24"/>
          <w:szCs w:val="24"/>
        </w:rPr>
        <w:t xml:space="preserve"> окно поиска по БД и диалоговое окно </w:t>
      </w:r>
      <w:r w:rsidR="00FD34A8" w:rsidRPr="00966FAB">
        <w:rPr>
          <w:rFonts w:ascii="Times New Roman" w:hAnsi="Times New Roman" w:cs="Times New Roman"/>
          <w:sz w:val="24"/>
          <w:szCs w:val="24"/>
        </w:rPr>
        <w:t>экспорта</w:t>
      </w:r>
      <w:del w:id="96" w:author="I TIX" w:date="2014-05-25T21:11:00Z">
        <w:r w:rsidR="00FD34A8" w:rsidRPr="00966FAB" w:rsidDel="0017770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97" w:author="I TIX" w:date="2014-05-25T21:11:00Z">
        <w:r w:rsidR="00177707" w:rsidRPr="00966FAB">
          <w:rPr>
            <w:rFonts w:ascii="Times New Roman" w:hAnsi="Times New Roman" w:cs="Times New Roman"/>
            <w:sz w:val="24"/>
            <w:szCs w:val="24"/>
          </w:rPr>
          <w:t>, а так же журнал в виде таблицы.</w:t>
        </w:r>
      </w:ins>
    </w:p>
    <w:p w14:paraId="09ED07BD" w14:textId="77777777" w:rsidR="00526932" w:rsidRPr="00966FAB" w:rsidRDefault="00526932" w:rsidP="00FD34A8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</w:p>
    <w:p w14:paraId="654E8898" w14:textId="77777777" w:rsidR="00FD34A8" w:rsidRPr="00966FAB" w:rsidRDefault="00FD34A8" w:rsidP="00FD34A8">
      <w:pPr>
        <w:pStyle w:val="a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Сущности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0DB0C22" w14:textId="77777777" w:rsidR="00FD34A8" w:rsidRPr="00966FAB" w:rsidRDefault="008D4E0A" w:rsidP="00177707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Сущность </w:t>
      </w:r>
      <w:del w:id="98" w:author="I TIX" w:date="2014-05-25T21:12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программа </w:delText>
        </w:r>
      </w:del>
      <w:ins w:id="99" w:author="I TIX" w:date="2014-05-25T21:12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БД 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содержит данные о программе, такие как: Название, Издатель, </w:t>
      </w:r>
      <w:ins w:id="100" w:author="I TIX" w:date="2014-05-25T21:12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Номер сообщения, Время получения сообщения, статус сообщения, текст сообщения, программный модуль выдавший сообщение. </w:t>
        </w:r>
      </w:ins>
      <w:del w:id="101" w:author="I TIX" w:date="2014-05-25T21:12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Операционная система.</w:delText>
        </w:r>
      </w:del>
    </w:p>
    <w:p w14:paraId="3E6D30D2" w14:textId="77777777" w:rsidR="008D4E0A" w:rsidRPr="00966FAB" w:rsidDel="00177707" w:rsidRDefault="008D4E0A" w:rsidP="00FD34A8">
      <w:pPr>
        <w:pStyle w:val="a7"/>
        <w:numPr>
          <w:ilvl w:val="0"/>
          <w:numId w:val="8"/>
        </w:numPr>
        <w:jc w:val="both"/>
        <w:rPr>
          <w:del w:id="102" w:author="I TIX" w:date="2014-05-25T21:13:00Z"/>
          <w:rFonts w:ascii="Times New Roman" w:hAnsi="Times New Roman" w:cs="Times New Roman"/>
          <w:sz w:val="24"/>
          <w:szCs w:val="24"/>
        </w:rPr>
      </w:pPr>
      <w:del w:id="103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Сущность сообщение хранит все данные о полученном сообщении, такие как: </w:delText>
        </w:r>
      </w:del>
      <w:del w:id="104" w:author="I TIX" w:date="2014-05-25T21:12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Номер сообщения, Время получения сообщения, статус сообщения, текст сообщения, программный модуль выдавший сообщение. </w:delText>
        </w:r>
      </w:del>
    </w:p>
    <w:p w14:paraId="7DF6B22A" w14:textId="77777777" w:rsidR="008D4E0A" w:rsidRPr="00966FAB" w:rsidRDefault="008D4E0A" w:rsidP="008D4E0A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</w:p>
    <w:p w14:paraId="7C1DF934" w14:textId="77777777" w:rsidR="008D4E0A" w:rsidRPr="00966FAB" w:rsidRDefault="008D4E0A" w:rsidP="008D4E0A">
      <w:pPr>
        <w:pStyle w:val="a7"/>
        <w:jc w:val="both"/>
        <w:rPr>
          <w:ins w:id="105" w:author="I TIX" w:date="2014-05-25T21:13:00Z"/>
          <w:rFonts w:ascii="Times New Roman" w:hAnsi="Times New Roman" w:cs="Times New Roman"/>
          <w:sz w:val="24"/>
          <w:szCs w:val="24"/>
          <w:rPrChange w:id="106" w:author="I TIX" w:date="2014-05-27T23:43:00Z">
            <w:rPr>
              <w:ins w:id="107" w:author="I TIX" w:date="2014-05-25T21:13:00Z"/>
              <w:rFonts w:ascii="Times New Roman" w:hAnsi="Times New Roman" w:cs="Times New Roman"/>
              <w:sz w:val="24"/>
              <w:szCs w:val="24"/>
              <w:lang w:val="en-US"/>
            </w:rPr>
          </w:rPrChange>
        </w:rPr>
      </w:pPr>
      <w:r w:rsidRPr="00966FAB">
        <w:rPr>
          <w:rFonts w:ascii="Times New Roman" w:hAnsi="Times New Roman" w:cs="Times New Roman"/>
          <w:sz w:val="24"/>
          <w:szCs w:val="24"/>
        </w:rPr>
        <w:t>Управляющие классы</w:t>
      </w:r>
      <w:r w:rsidRPr="00966FAB">
        <w:rPr>
          <w:rFonts w:ascii="Times New Roman" w:hAnsi="Times New Roman" w:cs="Times New Roman"/>
          <w:sz w:val="24"/>
          <w:szCs w:val="24"/>
          <w:rPrChange w:id="108" w:author="I TIX" w:date="2014-05-27T23:43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</w:p>
    <w:p w14:paraId="24EE3B26" w14:textId="77777777" w:rsidR="00177707" w:rsidRPr="00966FAB" w:rsidRDefault="00177707" w:rsidP="008D4E0A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  <w:ins w:id="109" w:author="I TIX" w:date="2014-05-25T21:14:00Z">
        <w:r w:rsidRPr="00966FAB">
          <w:rPr>
            <w:rFonts w:ascii="Times New Roman" w:hAnsi="Times New Roman" w:cs="Times New Roman"/>
            <w:sz w:val="24"/>
            <w:szCs w:val="24"/>
          </w:rPr>
          <w:lastRenderedPageBreak/>
          <w:t xml:space="preserve">Журнал сообщений- содержит функции по приему сообщений от внешних систем, по поиску по журналу сообщений, </w:t>
        </w:r>
      </w:ins>
      <w:ins w:id="110" w:author="I TIX" w:date="2014-05-25T21:15:00Z">
        <w:r w:rsidRPr="00966FAB">
          <w:rPr>
            <w:rFonts w:ascii="Times New Roman" w:hAnsi="Times New Roman" w:cs="Times New Roman"/>
            <w:sz w:val="24"/>
            <w:szCs w:val="24"/>
          </w:rPr>
          <w:t>функцию по обработки сообщений и экспорту в другие формаы.</w:t>
        </w:r>
      </w:ins>
    </w:p>
    <w:p w14:paraId="625FF300" w14:textId="77777777" w:rsidR="008D4E0A" w:rsidRPr="00966FAB" w:rsidDel="00177707" w:rsidRDefault="00F62007">
      <w:pPr>
        <w:pStyle w:val="a7"/>
        <w:numPr>
          <w:ilvl w:val="0"/>
          <w:numId w:val="8"/>
        </w:numPr>
        <w:jc w:val="both"/>
        <w:rPr>
          <w:del w:id="111" w:author="I TIX" w:date="2014-05-25T21:13:00Z"/>
          <w:rFonts w:ascii="Times New Roman" w:hAnsi="Times New Roman" w:cs="Times New Roman"/>
          <w:sz w:val="24"/>
          <w:szCs w:val="24"/>
        </w:rPr>
      </w:pPr>
      <w:del w:id="112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Сохранение сообщений: Позволяет системе сохранять сообщения от внешних систем или программиста. Содержит</w:delText>
        </w:r>
        <w:r w:rsidR="00B2139B"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 Уровень логгирования сообщения, Атрибуты сообщения, Параметры подключаемой библиотеки.</w:delText>
        </w:r>
      </w:del>
    </w:p>
    <w:p w14:paraId="15FA2ACF" w14:textId="77777777" w:rsidR="004C5607" w:rsidRPr="00966FAB" w:rsidDel="00177707" w:rsidRDefault="004C5607">
      <w:pPr>
        <w:pStyle w:val="a7"/>
        <w:numPr>
          <w:ilvl w:val="0"/>
          <w:numId w:val="8"/>
        </w:numPr>
        <w:jc w:val="both"/>
        <w:rPr>
          <w:del w:id="113" w:author="I TIX" w:date="2014-05-25T21:13:00Z"/>
          <w:rFonts w:ascii="Times New Roman" w:hAnsi="Times New Roman" w:cs="Times New Roman"/>
          <w:sz w:val="24"/>
          <w:szCs w:val="24"/>
        </w:rPr>
      </w:pPr>
      <w:del w:id="114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Управляющий  класс вывод системного журнала. Содержит Текст сообщения.</w:delText>
        </w:r>
      </w:del>
    </w:p>
    <w:p w14:paraId="3948F894" w14:textId="77777777" w:rsidR="004C5607" w:rsidRPr="00966FAB" w:rsidDel="00177707" w:rsidRDefault="004C5607">
      <w:pPr>
        <w:pStyle w:val="a7"/>
        <w:numPr>
          <w:ilvl w:val="0"/>
          <w:numId w:val="8"/>
        </w:numPr>
        <w:jc w:val="both"/>
        <w:rPr>
          <w:del w:id="115" w:author="I TIX" w:date="2014-05-25T21:13:00Z"/>
          <w:rFonts w:ascii="Times New Roman" w:hAnsi="Times New Roman" w:cs="Times New Roman"/>
          <w:sz w:val="24"/>
          <w:szCs w:val="24"/>
        </w:rPr>
      </w:pPr>
      <w:del w:id="116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Управляющий  класс Экспорт в другие форматы. Содержит выбранный формат экспорта, Выбранный журнал для экспорта.</w:delText>
        </w:r>
      </w:del>
    </w:p>
    <w:p w14:paraId="3F751424" w14:textId="77777777" w:rsidR="00150908" w:rsidRPr="00966FAB" w:rsidRDefault="00150908">
      <w:pPr>
        <w:jc w:val="both"/>
        <w:rPr>
          <w:ins w:id="117" w:author="frostball@gmail.com" w:date="2014-05-25T17:42:00Z"/>
          <w:rFonts w:ascii="Times New Roman" w:hAnsi="Times New Roman" w:cs="Times New Roman"/>
        </w:rPr>
        <w:pPrChange w:id="118" w:author="I TIX" w:date="2014-05-25T21:13:00Z">
          <w:pPr/>
        </w:pPrChange>
      </w:pPr>
    </w:p>
    <w:p w14:paraId="099282C5" w14:textId="77777777" w:rsidR="003623B9" w:rsidRPr="00966FAB" w:rsidRDefault="003623B9" w:rsidP="00150908">
      <w:pPr>
        <w:rPr>
          <w:ins w:id="119" w:author="frostball@gmail.com" w:date="2014-05-25T17:42:00Z"/>
          <w:rFonts w:ascii="Times New Roman" w:hAnsi="Times New Roman" w:cs="Times New Roman"/>
        </w:rPr>
      </w:pPr>
    </w:p>
    <w:p w14:paraId="54AF834D" w14:textId="77777777" w:rsidR="003623B9" w:rsidRPr="00966FAB" w:rsidRDefault="003623B9" w:rsidP="00150908">
      <w:pPr>
        <w:rPr>
          <w:rFonts w:ascii="Times New Roman" w:hAnsi="Times New Roman" w:cs="Times New Roman"/>
        </w:rPr>
      </w:pPr>
    </w:p>
    <w:p w14:paraId="6C4D029A" w14:textId="77777777" w:rsidR="003D5000" w:rsidRPr="00966FAB" w:rsidRDefault="00076B92" w:rsidP="00C85D7A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del w:id="120" w:author="frostball@gmail.com" w:date="2014-05-25T17:43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1.5 </w:delText>
        </w:r>
      </w:del>
      <w:bookmarkStart w:id="121" w:name="_Toc389136404"/>
      <w:r w:rsidRPr="00966FAB">
        <w:rPr>
          <w:rFonts w:ascii="Times New Roman" w:hAnsi="Times New Roman" w:cs="Times New Roman"/>
          <w:sz w:val="24"/>
          <w:szCs w:val="24"/>
        </w:rPr>
        <w:t>Выявленные актеры.</w:t>
      </w:r>
      <w:bookmarkEnd w:id="121"/>
    </w:p>
    <w:p w14:paraId="6169C1C8" w14:textId="77777777" w:rsidR="00076B92" w:rsidRPr="00966FAB" w:rsidRDefault="006E1821" w:rsidP="00C85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В нашей системе будет </w:t>
      </w:r>
      <w:r w:rsidR="00F42B39" w:rsidRPr="00966FAB">
        <w:rPr>
          <w:rFonts w:ascii="Times New Roman" w:hAnsi="Times New Roman" w:cs="Times New Roman"/>
          <w:sz w:val="24"/>
          <w:szCs w:val="24"/>
        </w:rPr>
        <w:t>три</w:t>
      </w:r>
      <w:r w:rsidRPr="00966FAB">
        <w:rPr>
          <w:rFonts w:ascii="Times New Roman" w:hAnsi="Times New Roman" w:cs="Times New Roman"/>
          <w:sz w:val="24"/>
          <w:szCs w:val="24"/>
        </w:rPr>
        <w:t xml:space="preserve"> актера.</w:t>
      </w:r>
    </w:p>
    <w:p w14:paraId="313C0EF7" w14:textId="77777777" w:rsidR="006E1821" w:rsidRPr="00966FAB" w:rsidDel="003623B9" w:rsidRDefault="006E1821">
      <w:pPr>
        <w:pStyle w:val="a7"/>
        <w:numPr>
          <w:ilvl w:val="0"/>
          <w:numId w:val="4"/>
        </w:numPr>
        <w:spacing w:after="0" w:line="360" w:lineRule="auto"/>
        <w:jc w:val="both"/>
        <w:rPr>
          <w:del w:id="122" w:author="frostball@gmail.com" w:date="2014-05-25T17:43:00Z"/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</w:t>
      </w:r>
      <w:ins w:id="123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>ь( потребитель</w:t>
        </w:r>
      </w:ins>
      <w:ins w:id="124" w:author="frostball@gmail.com" w:date="2014-05-25T17:44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25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>)</w:t>
        </w:r>
      </w:ins>
      <w:ins w:id="126" w:author="frostball@gmail.com" w:date="2014-05-25T17:44:00Z">
        <w:r w:rsidR="003623B9" w:rsidRPr="00966FAB">
          <w:rPr>
            <w:rFonts w:ascii="Times New Roman" w:hAnsi="Times New Roman" w:cs="Times New Roman"/>
            <w:sz w:val="24"/>
            <w:szCs w:val="24"/>
          </w:rPr>
          <w:t>,  который использует программу – клиент для получения отправленных сообщений и другой манипуляции с ними.</w:t>
        </w:r>
      </w:ins>
      <w:del w:id="127" w:author="frostball@gmail.com" w:date="2014-05-25T17:43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ь. Он будет работать с интерфейсом системы, читать изменять или корректировать сообщения. </w:delText>
        </w:r>
      </w:del>
    </w:p>
    <w:p w14:paraId="6816F67D" w14:textId="77777777" w:rsidR="003623B9" w:rsidRPr="00966FAB" w:rsidRDefault="003623B9">
      <w:pPr>
        <w:pStyle w:val="a7"/>
        <w:numPr>
          <w:ilvl w:val="0"/>
          <w:numId w:val="4"/>
        </w:numPr>
        <w:spacing w:after="0" w:line="360" w:lineRule="auto"/>
        <w:jc w:val="both"/>
        <w:rPr>
          <w:ins w:id="128" w:author="frostball@gmail.com" w:date="2014-05-25T17:43:00Z"/>
          <w:rFonts w:ascii="Times New Roman" w:hAnsi="Times New Roman" w:cs="Times New Roman"/>
          <w:sz w:val="24"/>
          <w:szCs w:val="24"/>
        </w:rPr>
      </w:pPr>
    </w:p>
    <w:p w14:paraId="53FB14AB" w14:textId="77777777" w:rsidR="006E1821" w:rsidRPr="00966FAB" w:rsidRDefault="006E1821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Сторонняя система</w:t>
      </w:r>
      <w:ins w:id="129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(программа </w:t>
        </w:r>
      </w:ins>
      <w:ins w:id="130" w:author="frostball@gmail.com" w:date="2014-05-25T17:44:00Z">
        <w:r w:rsidR="003623B9" w:rsidRPr="00966FAB">
          <w:rPr>
            <w:rFonts w:ascii="Times New Roman" w:hAnsi="Times New Roman" w:cs="Times New Roman"/>
            <w:sz w:val="24"/>
            <w:szCs w:val="24"/>
          </w:rPr>
          <w:t>–</w:t>
        </w:r>
      </w:ins>
      <w:ins w:id="131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клиент)</w:t>
        </w:r>
      </w:ins>
      <w:r w:rsidRPr="00966FAB">
        <w:rPr>
          <w:rFonts w:ascii="Times New Roman" w:hAnsi="Times New Roman" w:cs="Times New Roman"/>
          <w:sz w:val="24"/>
          <w:szCs w:val="24"/>
        </w:rPr>
        <w:t>, программа</w:t>
      </w:r>
      <w:ins w:id="132" w:author="frostball@gmail.com" w:date="2014-05-25T17:45:00Z">
        <w:r w:rsidR="003623B9" w:rsidRPr="00966FAB">
          <w:rPr>
            <w:rFonts w:ascii="Times New Roman" w:hAnsi="Times New Roman" w:cs="Times New Roman"/>
            <w:sz w:val="24"/>
            <w:szCs w:val="24"/>
          </w:rPr>
          <w:t>,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del w:id="133" w:author="frostball@gmail.com" w:date="2014-05-25T17:45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(или программист вручную) </w:delText>
        </w:r>
      </w:del>
      <w:r w:rsidRPr="00966FAB">
        <w:rPr>
          <w:rFonts w:ascii="Times New Roman" w:hAnsi="Times New Roman" w:cs="Times New Roman"/>
          <w:sz w:val="24"/>
          <w:szCs w:val="24"/>
        </w:rPr>
        <w:t>которая</w:t>
      </w:r>
      <w:ins w:id="134" w:author="frostball@gmail.com" w:date="2014-05-25T17:46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отправляет в </w:t>
        </w:r>
      </w:ins>
      <w:ins w:id="135" w:author="frostball@gmail.com" w:date="2014-05-25T17:45:00Z">
        <w:r w:rsidR="003623B9" w:rsidRPr="00966FAB">
          <w:rPr>
            <w:rFonts w:ascii="Times New Roman" w:hAnsi="Times New Roman" w:cs="Times New Roman"/>
            <w:sz w:val="24"/>
            <w:szCs w:val="24"/>
          </w:rPr>
          <w:t>журнал операций для фиксации различные сообщения</w:t>
        </w:r>
      </w:ins>
      <w:del w:id="136" w:author="frostball@gmail.com" w:date="2014-05-25T17:45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 будет передавать сообщения нашей системе</w:delText>
        </w:r>
      </w:del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6254B63E" w14:textId="77777777" w:rsidR="00EC1449" w:rsidRPr="00966FAB" w:rsidRDefault="00EC1449" w:rsidP="00C85D7A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</w:t>
      </w:r>
      <w:del w:id="137" w:author="frostball@gmail.com" w:date="2014-05-25T17:46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>истема которая позволяет производить изменения в бд и ловит сообщения</w:delText>
        </w:r>
      </w:del>
      <w:ins w:id="138" w:author="frostball@gmail.com" w:date="2014-05-25T17:46:00Z">
        <w:r w:rsidR="003623B9" w:rsidRPr="00966FAB">
          <w:rPr>
            <w:rFonts w:ascii="Times New Roman" w:hAnsi="Times New Roman" w:cs="Times New Roman"/>
            <w:sz w:val="24"/>
            <w:szCs w:val="24"/>
          </w:rPr>
          <w:t>истема(</w:t>
        </w:r>
      </w:ins>
      <w:ins w:id="139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40" w:author="frostball@gmail.com" w:date="2014-05-25T17:46:00Z">
        <w:r w:rsidR="003623B9" w:rsidRPr="00966FAB">
          <w:rPr>
            <w:rFonts w:ascii="Times New Roman" w:hAnsi="Times New Roman" w:cs="Times New Roman"/>
            <w:sz w:val="24"/>
            <w:szCs w:val="24"/>
          </w:rPr>
          <w:t>библиотека )</w:t>
        </w:r>
      </w:ins>
      <w:ins w:id="141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>,которая занимается приёмом  от различных программ-клиентов,</w:t>
        </w:r>
      </w:ins>
      <w:ins w:id="142" w:author="frostball@gmail.com" w:date="2014-05-25T17:48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43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>фиксацией и др</w:t>
        </w:r>
      </w:ins>
      <w:ins w:id="144" w:author="frostball@gmail.com" w:date="2014-05-25T17:48:00Z">
        <w:r w:rsidR="003623B9" w:rsidRPr="00966FAB">
          <w:rPr>
            <w:rFonts w:ascii="Times New Roman" w:hAnsi="Times New Roman" w:cs="Times New Roman"/>
            <w:sz w:val="24"/>
            <w:szCs w:val="24"/>
          </w:rPr>
          <w:t>угими</w:t>
        </w:r>
      </w:ins>
      <w:ins w:id="145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различными </w:t>
        </w:r>
      </w:ins>
      <w:ins w:id="146" w:author="frostball@gmail.com" w:date="2014-05-25T17:48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манипуляциями с сообщениями. А также </w:t>
        </w:r>
      </w:ins>
      <w:ins w:id="147" w:author="frostball@gmail.com" w:date="2014-05-25T17:49:00Z">
        <w:r w:rsidR="003623B9" w:rsidRPr="00966FAB">
          <w:rPr>
            <w:rFonts w:ascii="Times New Roman" w:hAnsi="Times New Roman" w:cs="Times New Roman"/>
            <w:sz w:val="24"/>
            <w:szCs w:val="24"/>
          </w:rPr>
          <w:t>передачей пользователю информации о сообщениях.</w:t>
        </w:r>
      </w:ins>
    </w:p>
    <w:p w14:paraId="66E0455C" w14:textId="77777777" w:rsidR="00F42B39" w:rsidRPr="00966FAB" w:rsidRDefault="00F42B39" w:rsidP="00C10A2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E4F2DF" wp14:editId="3D465870">
            <wp:extent cx="5934075" cy="2724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B649" w14:textId="2C153A6D" w:rsidR="006E1821" w:rsidRPr="00966FAB" w:rsidRDefault="002A7B08" w:rsidP="002A7B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</w:t>
      </w:r>
      <w:r w:rsidR="00A87AAB" w:rsidRPr="00966FAB">
        <w:rPr>
          <w:rFonts w:ascii="Times New Roman" w:hAnsi="Times New Roman" w:cs="Times New Roman"/>
          <w:sz w:val="24"/>
          <w:szCs w:val="24"/>
        </w:rPr>
        <w:t xml:space="preserve"> </w:t>
      </w:r>
      <w:del w:id="148" w:author="I TIX" w:date="2014-05-25T23:27:00Z">
        <w:r w:rsidR="00243F83" w:rsidRPr="00966FAB" w:rsidDel="006E0D45">
          <w:rPr>
            <w:rFonts w:ascii="Times New Roman" w:hAnsi="Times New Roman" w:cs="Times New Roman"/>
            <w:sz w:val="24"/>
            <w:szCs w:val="24"/>
          </w:rPr>
          <w:delText>2</w:delText>
        </w:r>
      </w:del>
      <w:ins w:id="149" w:author="I TIX" w:date="2014-05-25T23:27:00Z">
        <w:r w:rsidR="006E0D45" w:rsidRPr="00966FAB">
          <w:rPr>
            <w:rFonts w:ascii="Times New Roman" w:hAnsi="Times New Roman" w:cs="Times New Roman"/>
            <w:sz w:val="24"/>
            <w:szCs w:val="24"/>
          </w:rPr>
          <w:t>3</w:t>
        </w:r>
      </w:ins>
      <w:r w:rsidR="00A87AAB" w:rsidRPr="00966FAB">
        <w:rPr>
          <w:rFonts w:ascii="Times New Roman" w:hAnsi="Times New Roman" w:cs="Times New Roman"/>
          <w:sz w:val="24"/>
          <w:szCs w:val="24"/>
        </w:rPr>
        <w:t xml:space="preserve">. </w:t>
      </w:r>
      <w:r w:rsidRPr="00966FAB">
        <w:rPr>
          <w:rFonts w:ascii="Times New Roman" w:hAnsi="Times New Roman" w:cs="Times New Roman"/>
          <w:sz w:val="24"/>
          <w:szCs w:val="24"/>
        </w:rPr>
        <w:t xml:space="preserve"> выявленные актеры журнала сообщений</w:t>
      </w:r>
    </w:p>
    <w:p w14:paraId="3C4ADC85" w14:textId="77777777" w:rsidR="006E1821" w:rsidRPr="00966FAB" w:rsidRDefault="006E1821" w:rsidP="00B558C3">
      <w:pPr>
        <w:pStyle w:val="2"/>
        <w:rPr>
          <w:rFonts w:ascii="Times New Roman" w:hAnsi="Times New Roman" w:cs="Times New Roman"/>
          <w:b w:val="0"/>
          <w:sz w:val="24"/>
          <w:szCs w:val="24"/>
          <w:rPrChange w:id="150" w:author="frostball@gmail.com" w:date="2014-05-25T17:5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51" w:author="frostball@gmail.com" w:date="2014-05-25T17:50:00Z">
        <w:r w:rsidRPr="00966FAB" w:rsidDel="003623B9">
          <w:rPr>
            <w:rFonts w:ascii="Times New Roman" w:hAnsi="Times New Roman" w:cs="Times New Roman"/>
            <w:b w:val="0"/>
            <w:sz w:val="24"/>
            <w:szCs w:val="24"/>
            <w:rPrChange w:id="152" w:author="frostball@gmail.com" w:date="2014-05-25T17:5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1.6 </w:delText>
        </w:r>
        <w:r w:rsidRPr="00966FAB" w:rsidDel="003623B9">
          <w:rPr>
            <w:rFonts w:ascii="Times New Roman" w:hAnsi="Times New Roman" w:cs="Times New Roman"/>
            <w:b w:val="0"/>
            <w:sz w:val="24"/>
            <w:szCs w:val="24"/>
            <w:rPrChange w:id="153" w:author="frostball@gmail.com" w:date="2014-05-25T17:5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ab/>
        </w:r>
      </w:del>
      <w:bookmarkStart w:id="154" w:name="_Toc389136405"/>
      <w:r w:rsidRPr="00966FAB">
        <w:rPr>
          <w:rFonts w:ascii="Times New Roman" w:hAnsi="Times New Roman" w:cs="Times New Roman"/>
          <w:b w:val="0"/>
          <w:sz w:val="24"/>
          <w:szCs w:val="24"/>
          <w:rPrChange w:id="155" w:author="frostball@gmail.com" w:date="2014-05-25T17:50:00Z">
            <w:rPr>
              <w:rFonts w:ascii="Times New Roman" w:hAnsi="Times New Roman" w:cs="Times New Roman"/>
              <w:sz w:val="24"/>
              <w:szCs w:val="24"/>
            </w:rPr>
          </w:rPrChange>
        </w:rPr>
        <w:t>Выявленные прецеденты</w:t>
      </w:r>
      <w:bookmarkEnd w:id="154"/>
    </w:p>
    <w:p w14:paraId="1EFAB788" w14:textId="77777777" w:rsidR="002A7B08" w:rsidRPr="00966FAB" w:rsidRDefault="002A7B08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Отправка сообщения</w:t>
      </w:r>
    </w:p>
    <w:p w14:paraId="135F8E63" w14:textId="77777777" w:rsidR="002A7B08" w:rsidRPr="00966FAB" w:rsidRDefault="002A7B08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Получение сообщения</w:t>
      </w:r>
    </w:p>
    <w:p w14:paraId="53E6255C" w14:textId="77777777" w:rsidR="00A87AAB" w:rsidRPr="00966FAB" w:rsidRDefault="002A7B08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Запись сообщения в БД</w:t>
      </w:r>
    </w:p>
    <w:p w14:paraId="3F341982" w14:textId="77777777" w:rsidR="002A7B08" w:rsidRPr="00966FAB" w:rsidRDefault="001D6671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Вывод сообщений</w:t>
      </w:r>
    </w:p>
    <w:p w14:paraId="4CC356F5" w14:textId="77777777" w:rsidR="001D6671" w:rsidRPr="00966FAB" w:rsidRDefault="001D6671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Поиск по журналу сообщений</w:t>
      </w:r>
    </w:p>
    <w:p w14:paraId="7CEBE0D3" w14:textId="77777777" w:rsidR="001D6671" w:rsidRPr="00966FAB" w:rsidRDefault="001D6671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Экспорт в другие форматы</w:t>
      </w:r>
    </w:p>
    <w:p w14:paraId="001CE71B" w14:textId="77777777" w:rsidR="00B558C3" w:rsidRPr="00966FAB" w:rsidRDefault="003623B9" w:rsidP="00B558C3">
      <w:pPr>
        <w:pStyle w:val="2"/>
        <w:rPr>
          <w:rFonts w:ascii="Times New Roman" w:hAnsi="Times New Roman" w:cs="Times New Roman"/>
          <w:b w:val="0"/>
          <w:sz w:val="24"/>
          <w:szCs w:val="24"/>
          <w:rPrChange w:id="156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bookmarkStart w:id="157" w:name="_Toc389136406"/>
      <w:ins w:id="158" w:author="frostball@gmail.com" w:date="2014-05-25T17:51:00Z">
        <w:r w:rsidRPr="00966FAB">
          <w:rPr>
            <w:rFonts w:ascii="Times New Roman" w:hAnsi="Times New Roman" w:cs="Times New Roman"/>
            <w:b w:val="0"/>
            <w:sz w:val="24"/>
            <w:szCs w:val="24"/>
            <w:rPrChange w:id="159" w:author="frostball@gmail.com" w:date="2014-05-25T17:51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lastRenderedPageBreak/>
          <w:t>Д</w:t>
        </w:r>
      </w:ins>
      <w:del w:id="160" w:author="frostball@gmail.com" w:date="2014-05-25T17:51:00Z">
        <w:r w:rsidR="00B558C3" w:rsidRPr="00966FAB" w:rsidDel="003623B9">
          <w:rPr>
            <w:rFonts w:ascii="Times New Roman" w:hAnsi="Times New Roman" w:cs="Times New Roman"/>
            <w:b w:val="0"/>
            <w:sz w:val="24"/>
            <w:szCs w:val="24"/>
            <w:rPrChange w:id="161" w:author="frostball@gmail.com" w:date="2014-05-25T17:51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1.7 д</w:delText>
        </w:r>
      </w:del>
      <w:r w:rsidR="00B558C3" w:rsidRPr="00966FAB">
        <w:rPr>
          <w:rFonts w:ascii="Times New Roman" w:hAnsi="Times New Roman" w:cs="Times New Roman"/>
          <w:b w:val="0"/>
          <w:sz w:val="24"/>
          <w:szCs w:val="24"/>
          <w:rPrChange w:id="162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  <w:t>иаграмма прецедентов</w:t>
      </w:r>
      <w:bookmarkEnd w:id="157"/>
      <w:r w:rsidR="00B558C3" w:rsidRPr="00966FAB">
        <w:rPr>
          <w:rFonts w:ascii="Times New Roman" w:hAnsi="Times New Roman" w:cs="Times New Roman"/>
          <w:b w:val="0"/>
          <w:sz w:val="24"/>
          <w:szCs w:val="24"/>
          <w:rPrChange w:id="163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</w:p>
    <w:p w14:paraId="6FDAB260" w14:textId="77777777" w:rsidR="00B558C3" w:rsidRPr="00966FAB" w:rsidRDefault="00B558C3" w:rsidP="006E182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3F9F63A" w14:textId="77777777" w:rsidR="008839A8" w:rsidRPr="00966FAB" w:rsidRDefault="00A87AAB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Ди</w:t>
      </w:r>
      <w:ins w:id="164" w:author="frostball@gmail.com" w:date="2014-05-25T17:51:00Z">
        <w:r w:rsidR="003623B9" w:rsidRPr="00966FAB">
          <w:rPr>
            <w:rFonts w:ascii="Times New Roman" w:hAnsi="Times New Roman" w:cs="Times New Roman"/>
            <w:noProof/>
            <w:sz w:val="24"/>
            <w:szCs w:val="24"/>
            <w:lang w:eastAsia="ru-RU"/>
          </w:rPr>
          <w:t>а</w:t>
        </w:r>
      </w:ins>
      <w:del w:id="165" w:author="frostball@gmail.com" w:date="2014-05-25T17:51:00Z">
        <w:r w:rsidRPr="00966FAB" w:rsidDel="003623B9">
          <w:rPr>
            <w:rFonts w:ascii="Times New Roman" w:hAnsi="Times New Roman" w:cs="Times New Roman"/>
            <w:noProof/>
            <w:sz w:val="24"/>
            <w:szCs w:val="24"/>
            <w:lang w:eastAsia="ru-RU"/>
          </w:rPr>
          <w:delText>о</w:delText>
        </w:r>
      </w:del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грамма</w:t>
      </w:r>
      <w:r w:rsidR="00023D57"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основных</w:t>
      </w: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прециндентов Use Case, показана на рисунке </w:t>
      </w:r>
      <w:r w:rsidR="00243F83"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4</w:t>
      </w: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1767DFC5" w14:textId="77777777" w:rsidR="002A7B08" w:rsidRPr="00966FAB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7005419" w14:textId="77777777" w:rsidR="002A7B08" w:rsidRPr="00966FAB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2A6FA28" w14:textId="77777777" w:rsidR="002A7B08" w:rsidRPr="00966FAB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BB8B3E" wp14:editId="0BD9991A">
            <wp:extent cx="5638800" cy="3609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976A" w14:textId="77777777" w:rsidR="008839A8" w:rsidRPr="00966FAB" w:rsidRDefault="002A7B08" w:rsidP="002A7B08">
      <w:pPr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</w:t>
      </w:r>
      <w:r w:rsidR="00A87AAB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="00243F83" w:rsidRPr="00966FAB">
        <w:rPr>
          <w:rFonts w:ascii="Times New Roman" w:hAnsi="Times New Roman" w:cs="Times New Roman"/>
          <w:sz w:val="24"/>
          <w:szCs w:val="24"/>
        </w:rPr>
        <w:t>4</w:t>
      </w:r>
      <w:r w:rsidR="00A87AAB" w:rsidRPr="00966FAB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</w:rPr>
        <w:t xml:space="preserve"> диаграмма прецедентов для системы «журнал сообщений»</w:t>
      </w:r>
    </w:p>
    <w:p w14:paraId="4BD890E7" w14:textId="77777777" w:rsidR="00B558C3" w:rsidRPr="00966FAB" w:rsidRDefault="008839A8" w:rsidP="008839A8">
      <w:pPr>
        <w:pStyle w:val="2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ab/>
      </w:r>
      <w:bookmarkStart w:id="166" w:name="_Toc389136407"/>
      <w:ins w:id="167" w:author="frostball@gmail.com" w:date="2014-05-25T17:51:00Z">
        <w:r w:rsidR="003623B9" w:rsidRPr="00966FAB">
          <w:rPr>
            <w:rFonts w:ascii="Times New Roman" w:hAnsi="Times New Roman" w:cs="Times New Roman"/>
            <w:sz w:val="24"/>
            <w:szCs w:val="24"/>
          </w:rPr>
          <w:t>О</w:t>
        </w:r>
      </w:ins>
      <w:del w:id="168" w:author="frostball@gmail.com" w:date="2014-05-25T17:51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>1.8 о</w:delText>
        </w:r>
      </w:del>
      <w:r w:rsidRPr="00966FAB">
        <w:rPr>
          <w:rFonts w:ascii="Times New Roman" w:hAnsi="Times New Roman" w:cs="Times New Roman"/>
          <w:sz w:val="24"/>
          <w:szCs w:val="24"/>
        </w:rPr>
        <w:t xml:space="preserve">писание </w:t>
      </w:r>
      <w:r w:rsidR="000B56A4" w:rsidRPr="00966FAB">
        <w:rPr>
          <w:rFonts w:ascii="Times New Roman" w:hAnsi="Times New Roman" w:cs="Times New Roman"/>
          <w:sz w:val="24"/>
          <w:szCs w:val="24"/>
        </w:rPr>
        <w:t>прецедентов</w:t>
      </w:r>
      <w:bookmarkEnd w:id="166"/>
    </w:p>
    <w:p w14:paraId="4E3BCE20" w14:textId="77777777" w:rsidR="00A87AAB" w:rsidRPr="00966FAB" w:rsidRDefault="00A87AAB" w:rsidP="00A87AAB">
      <w:pPr>
        <w:pStyle w:val="a7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675F8427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Отправка сообщения: сторонняя система или программист отправляет сообщения системе «журнал сообщений»</w:t>
      </w:r>
    </w:p>
    <w:p w14:paraId="565DC6E6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Получение сообщения: система «журнал сообщений» принимает сообщение от сторонней системы. </w:t>
      </w:r>
    </w:p>
    <w:p w14:paraId="66A4539F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Запись сообщения в БД: принятое сообщение записывается в базу данных.</w:t>
      </w:r>
    </w:p>
    <w:p w14:paraId="4928F472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Вывод сообщений: по запросу пользователя из  БД система выводит на экран журнал сообщений.</w:t>
      </w:r>
    </w:p>
    <w:p w14:paraId="433692A7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Поиск по журналу сообщений: позволяет пользователю вести поиск по журналу сообщений, и просматривать оставленные сообщения</w:t>
      </w:r>
    </w:p>
    <w:p w14:paraId="1FA4F752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Экспорт в другие форматы: позволяет пользователю сохранять журнал сообщений в других форматах.</w:t>
      </w:r>
    </w:p>
    <w:p w14:paraId="16B0D8C9" w14:textId="77777777" w:rsidR="008839A8" w:rsidRPr="00966FAB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19796240" w14:textId="77777777" w:rsidR="008839A8" w:rsidRPr="00966FAB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60BAF2D0" w14:textId="77777777" w:rsidR="008839A8" w:rsidRPr="00966FAB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7F01ECED" w14:textId="77777777" w:rsidR="008839A8" w:rsidRPr="00966FAB" w:rsidRDefault="008839A8" w:rsidP="008839A8">
      <w:pPr>
        <w:pStyle w:val="2"/>
        <w:rPr>
          <w:rFonts w:ascii="Times New Roman" w:hAnsi="Times New Roman" w:cs="Times New Roman"/>
          <w:sz w:val="24"/>
          <w:szCs w:val="24"/>
        </w:rPr>
      </w:pPr>
      <w:del w:id="169" w:author="frostball@gmail.com" w:date="2014-05-25T17:52:00Z">
        <w:r w:rsidRPr="00966FAB" w:rsidDel="00131C9C">
          <w:rPr>
            <w:rFonts w:ascii="Times New Roman" w:hAnsi="Times New Roman" w:cs="Times New Roman"/>
            <w:sz w:val="24"/>
            <w:szCs w:val="24"/>
          </w:rPr>
          <w:delText xml:space="preserve">1.9 </w:delText>
        </w:r>
      </w:del>
      <w:bookmarkStart w:id="170" w:name="_Toc389136408"/>
      <w:r w:rsidRPr="00966FAB">
        <w:rPr>
          <w:rFonts w:ascii="Times New Roman" w:hAnsi="Times New Roman" w:cs="Times New Roman"/>
          <w:sz w:val="24"/>
          <w:szCs w:val="24"/>
        </w:rPr>
        <w:t>Перечень критических рисков</w:t>
      </w:r>
      <w:bookmarkEnd w:id="170"/>
    </w:p>
    <w:p w14:paraId="07EB385C" w14:textId="77777777" w:rsidR="008839A8" w:rsidRPr="00966FAB" w:rsidRDefault="000B56A4" w:rsidP="000B56A4">
      <w:pPr>
        <w:tabs>
          <w:tab w:val="left" w:pos="1335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Выделяют три категории источников риска: проектный риск, технический риск,  коммерческий риск. </w:t>
      </w:r>
    </w:p>
    <w:p w14:paraId="65DDE96D" w14:textId="77777777" w:rsidR="008839A8" w:rsidRPr="00966FAB" w:rsidRDefault="000B56A4" w:rsidP="00BA0C82">
      <w:pPr>
        <w:tabs>
          <w:tab w:val="left" w:pos="13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Для данного проекта наиболее значимый коммерческий риск, и иметься проектный риск. Технический риск </w:t>
      </w:r>
      <w:del w:id="171" w:author="frostball@gmail.com" w:date="2014-05-25T17:53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>незначителен</w:delText>
        </w:r>
      </w:del>
      <w:ins w:id="172" w:author="frostball@gmail.com" w:date="2014-05-25T17:53:00Z">
        <w:r w:rsidR="00F31A78" w:rsidRPr="00966FAB">
          <w:rPr>
            <w:rFonts w:ascii="Times New Roman" w:hAnsi="Times New Roman" w:cs="Times New Roman"/>
            <w:sz w:val="24"/>
            <w:szCs w:val="24"/>
          </w:rPr>
          <w:t>заключается в сложности реализации подобного рода систем работающих под высокой нагрузкой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. Поскольку на рынке уже имеются такие системы, коммерческие риски наиболее значительны. </w:t>
      </w:r>
      <w:r w:rsidR="00CA0694" w:rsidRPr="00966FAB">
        <w:rPr>
          <w:rFonts w:ascii="Times New Roman" w:hAnsi="Times New Roman" w:cs="Times New Roman"/>
          <w:sz w:val="24"/>
          <w:szCs w:val="24"/>
        </w:rPr>
        <w:t>Коммерческие</w:t>
      </w:r>
      <w:r w:rsidRPr="00966FAB">
        <w:rPr>
          <w:rFonts w:ascii="Times New Roman" w:hAnsi="Times New Roman" w:cs="Times New Roman"/>
          <w:sz w:val="24"/>
          <w:szCs w:val="24"/>
        </w:rPr>
        <w:t xml:space="preserve"> риски значимые для этого проекта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D50E9CB" w14:textId="77777777" w:rsidR="000B56A4" w:rsidRPr="00966FAB" w:rsidRDefault="000B56A4" w:rsidP="00BA0C82">
      <w:pPr>
        <w:pStyle w:val="a7"/>
        <w:numPr>
          <w:ilvl w:val="0"/>
          <w:numId w:val="5"/>
        </w:numPr>
        <w:tabs>
          <w:tab w:val="left" w:pos="13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создание продукта, не требующегося на рынке;</w:t>
      </w:r>
    </w:p>
    <w:p w14:paraId="7425D980" w14:textId="77777777" w:rsidR="000B56A4" w:rsidRPr="00966FAB" w:rsidRDefault="000B56A4" w:rsidP="00BA0C82">
      <w:pPr>
        <w:pStyle w:val="a7"/>
        <w:numPr>
          <w:ilvl w:val="0"/>
          <w:numId w:val="5"/>
        </w:numPr>
        <w:tabs>
          <w:tab w:val="left" w:pos="1335"/>
        </w:tabs>
        <w:spacing w:after="0" w:line="360" w:lineRule="auto"/>
        <w:jc w:val="both"/>
        <w:rPr>
          <w:ins w:id="173" w:author="frostball@gmail.com" w:date="2014-05-25T17:57:00Z"/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создание продукта, отстающего от требований рынка;</w:t>
      </w:r>
    </w:p>
    <w:p w14:paraId="6B15EBA6" w14:textId="77777777" w:rsidR="00F31A78" w:rsidRPr="00966FAB" w:rsidRDefault="00F31A78">
      <w:pPr>
        <w:tabs>
          <w:tab w:val="left" w:pos="13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rPrChange w:id="174" w:author="frostball@gmail.com" w:date="2014-05-25T17:57:00Z">
            <w:rPr/>
          </w:rPrChange>
        </w:rPr>
        <w:pPrChange w:id="175" w:author="frostball@gmail.com" w:date="2014-05-25T17:57:00Z">
          <w:pPr>
            <w:pStyle w:val="a7"/>
            <w:numPr>
              <w:numId w:val="5"/>
            </w:numPr>
            <w:tabs>
              <w:tab w:val="left" w:pos="1335"/>
            </w:tabs>
            <w:spacing w:after="0" w:line="360" w:lineRule="auto"/>
            <w:ind w:left="1069" w:hanging="360"/>
            <w:jc w:val="both"/>
          </w:pPr>
        </w:pPrChange>
      </w:pPr>
      <w:ins w:id="176" w:author="frostball@gmail.com" w:date="2014-05-25T17:57:00Z">
        <w:r w:rsidRPr="00966FAB">
          <w:rPr>
            <w:rFonts w:ascii="Times New Roman" w:hAnsi="Times New Roman" w:cs="Times New Roman"/>
            <w:sz w:val="24"/>
            <w:szCs w:val="24"/>
          </w:rPr>
          <w:t>Поэтому следует скорее запустить приложение и собрать первые отклики пользователей, для  улучшения коммерческой привлекательности приложения.</w:t>
        </w:r>
      </w:ins>
    </w:p>
    <w:p w14:paraId="42FE2BBA" w14:textId="77777777" w:rsidR="000B56A4" w:rsidRPr="00966FAB" w:rsidRDefault="000B56A4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Значимые проектные риски: не уложиться в бюджет, нехватка ресурсов и </w:t>
      </w:r>
      <w:r w:rsidR="00CA0694" w:rsidRPr="00966FAB">
        <w:rPr>
          <w:rFonts w:ascii="Times New Roman" w:hAnsi="Times New Roman" w:cs="Times New Roman"/>
          <w:sz w:val="24"/>
          <w:szCs w:val="24"/>
        </w:rPr>
        <w:t>персонала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2BE0521E" w14:textId="77777777" w:rsidR="00CA0694" w:rsidRPr="00966FAB" w:rsidRDefault="00CA0694" w:rsidP="00CA0694">
      <w:pPr>
        <w:pStyle w:val="2"/>
        <w:rPr>
          <w:rFonts w:ascii="Times New Roman" w:hAnsi="Times New Roman" w:cs="Times New Roman"/>
          <w:sz w:val="24"/>
          <w:szCs w:val="24"/>
        </w:rPr>
      </w:pPr>
    </w:p>
    <w:p w14:paraId="57BB10AE" w14:textId="77777777" w:rsidR="00CA0694" w:rsidRPr="00966FAB" w:rsidRDefault="00CA0694" w:rsidP="00CA0694">
      <w:pPr>
        <w:pStyle w:val="2"/>
        <w:rPr>
          <w:rFonts w:ascii="Times New Roman" w:hAnsi="Times New Roman" w:cs="Times New Roman"/>
          <w:b w:val="0"/>
          <w:sz w:val="24"/>
          <w:szCs w:val="24"/>
          <w:rPrChange w:id="177" w:author="frostball@gmail.com" w:date="2014-05-25T17:54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78" w:author="frostball@gmail.com" w:date="2014-05-25T17:54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79" w:author="frostball@gmail.com" w:date="2014-05-25T17:5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1.10 </w:delText>
        </w:r>
      </w:del>
      <w:bookmarkStart w:id="180" w:name="_Toc389136409"/>
      <w:r w:rsidRPr="00966FAB">
        <w:rPr>
          <w:rFonts w:ascii="Times New Roman" w:hAnsi="Times New Roman" w:cs="Times New Roman"/>
          <w:b w:val="0"/>
          <w:sz w:val="24"/>
          <w:szCs w:val="24"/>
          <w:rPrChange w:id="181" w:author="frostball@gmail.com" w:date="2014-05-25T17:54:00Z">
            <w:rPr>
              <w:rFonts w:ascii="Times New Roman" w:hAnsi="Times New Roman" w:cs="Times New Roman"/>
              <w:sz w:val="24"/>
              <w:szCs w:val="24"/>
            </w:rPr>
          </w:rPrChange>
        </w:rPr>
        <w:t>Список приоритетов прецедентов.</w:t>
      </w:r>
      <w:bookmarkEnd w:id="180"/>
    </w:p>
    <w:p w14:paraId="3E7BBD80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C21AC9F" w14:textId="77777777" w:rsidR="00071C88" w:rsidRPr="00966FAB" w:rsidRDefault="00071C88" w:rsidP="00071C88">
      <w:pPr>
        <w:pStyle w:val="a7"/>
        <w:numPr>
          <w:ilvl w:val="0"/>
          <w:numId w:val="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Приоритет 1. </w:t>
      </w:r>
      <w:r w:rsidR="00CA0694" w:rsidRPr="00966FAB">
        <w:rPr>
          <w:rFonts w:ascii="Times New Roman" w:hAnsi="Times New Roman" w:cs="Times New Roman"/>
          <w:sz w:val="24"/>
          <w:szCs w:val="24"/>
        </w:rPr>
        <w:t xml:space="preserve">Наиболее приоритетные прецеденты: </w:t>
      </w:r>
      <w:del w:id="182" w:author="frostball@gmail.com" w:date="2014-05-25T17:54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>Получение сообщения</w:delText>
        </w:r>
      </w:del>
      <w:ins w:id="183" w:author="frostball@gmail.com" w:date="2014-05-25T17:54:00Z">
        <w:r w:rsidR="00F31A78" w:rsidRPr="00966FAB">
          <w:rPr>
            <w:rFonts w:ascii="Times New Roman" w:hAnsi="Times New Roman" w:cs="Times New Roman"/>
            <w:sz w:val="24"/>
            <w:szCs w:val="24"/>
          </w:rPr>
          <w:t>Отправка сообщений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, </w:t>
      </w:r>
      <w:ins w:id="184" w:author="frostball@gmail.com" w:date="2014-05-25T17:55:00Z">
        <w:r w:rsidR="00F31A78" w:rsidRPr="00966FAB">
          <w:rPr>
            <w:rFonts w:ascii="Times New Roman" w:hAnsi="Times New Roman" w:cs="Times New Roman"/>
            <w:sz w:val="24"/>
            <w:szCs w:val="24"/>
          </w:rPr>
          <w:t xml:space="preserve">Получение сообщений, </w:t>
        </w:r>
      </w:ins>
      <w:r w:rsidRPr="00966FAB">
        <w:rPr>
          <w:rFonts w:ascii="Times New Roman" w:hAnsi="Times New Roman" w:cs="Times New Roman"/>
          <w:sz w:val="24"/>
          <w:szCs w:val="24"/>
        </w:rPr>
        <w:t>Запись сообщения в БД.</w:t>
      </w:r>
      <w:r w:rsidR="00A62B91"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E8106D" w14:textId="77777777" w:rsidR="00071C88" w:rsidRPr="00966FAB" w:rsidRDefault="00071C88" w:rsidP="00071C88">
      <w:pPr>
        <w:pStyle w:val="a7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Приоритет 2. Средние по значимости прецеденты:</w:t>
      </w:r>
      <w:r w:rsidRPr="00966FAB">
        <w:rPr>
          <w:rFonts w:ascii="Times New Roman" w:hAnsi="Times New Roman" w:cs="Times New Roman"/>
        </w:rPr>
        <w:t xml:space="preserve">  </w:t>
      </w:r>
      <w:del w:id="185" w:author="frostball@gmail.com" w:date="2014-05-25T17:54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Получение сообщения, </w:delText>
        </w:r>
      </w:del>
      <w:r w:rsidRPr="00966FAB">
        <w:rPr>
          <w:rFonts w:ascii="Times New Roman" w:hAnsi="Times New Roman" w:cs="Times New Roman"/>
          <w:sz w:val="24"/>
          <w:szCs w:val="24"/>
        </w:rPr>
        <w:t>Поиск по журналу сообщений, Вывод сообщений.</w:t>
      </w:r>
    </w:p>
    <w:p w14:paraId="3BCAF612" w14:textId="77777777" w:rsidR="00071C88" w:rsidRPr="00966FAB" w:rsidRDefault="00071C88" w:rsidP="00071C88">
      <w:pPr>
        <w:pStyle w:val="a7"/>
        <w:numPr>
          <w:ilvl w:val="0"/>
          <w:numId w:val="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Приоритет 3. Низкие по значимости прецеденты:</w:t>
      </w:r>
      <w:r w:rsidR="002C0B35" w:rsidRPr="00966FAB">
        <w:rPr>
          <w:rFonts w:ascii="Times New Roman" w:hAnsi="Times New Roman" w:cs="Times New Roman"/>
          <w:sz w:val="24"/>
          <w:szCs w:val="24"/>
        </w:rPr>
        <w:t xml:space="preserve"> экспорт в другие форматы</w:t>
      </w:r>
      <w:del w:id="186" w:author="frostball@gmail.com" w:date="2014-05-25T17:55:00Z">
        <w:r w:rsidR="002C0B35" w:rsidRPr="00966FAB" w:rsidDel="00F31A78">
          <w:rPr>
            <w:rFonts w:ascii="Times New Roman" w:hAnsi="Times New Roman" w:cs="Times New Roman"/>
            <w:sz w:val="24"/>
            <w:szCs w:val="24"/>
          </w:rPr>
          <w:delText>,</w:delText>
        </w:r>
        <w:r w:rsidR="00EE6583"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 отправка сообщения</w:delText>
        </w:r>
      </w:del>
      <w:r w:rsidR="00EE6583" w:rsidRPr="00966FAB">
        <w:rPr>
          <w:rFonts w:ascii="Times New Roman" w:hAnsi="Times New Roman" w:cs="Times New Roman"/>
          <w:sz w:val="24"/>
          <w:szCs w:val="24"/>
        </w:rPr>
        <w:t>.</w:t>
      </w:r>
      <w:r w:rsidR="002C0B35" w:rsidRPr="00966FAB">
        <w:rPr>
          <w:rFonts w:ascii="Times New Roman" w:hAnsi="Times New Roman" w:cs="Times New Roman"/>
          <w:sz w:val="24"/>
          <w:szCs w:val="24"/>
        </w:rPr>
        <w:t xml:space="preserve"> ( отправкой сообщений занимается другая система).</w:t>
      </w:r>
    </w:p>
    <w:p w14:paraId="744EED86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2FB177B" w14:textId="77777777" w:rsidR="00CA0694" w:rsidRPr="00966FAB" w:rsidRDefault="00CA0694" w:rsidP="00CA0694">
      <w:pPr>
        <w:pStyle w:val="2"/>
        <w:rPr>
          <w:rFonts w:ascii="Times New Roman" w:hAnsi="Times New Roman" w:cs="Times New Roman"/>
          <w:b w:val="0"/>
          <w:sz w:val="24"/>
          <w:szCs w:val="24"/>
          <w:rPrChange w:id="187" w:author="frostball@gmail.com" w:date="2014-05-25T17:55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88" w:author="frostball@gmail.com" w:date="2014-05-25T17:55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89" w:author="frostball@gmail.com" w:date="2014-05-25T17:55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1.11 </w:delText>
        </w:r>
      </w:del>
      <w:bookmarkStart w:id="190" w:name="_Toc389136410"/>
      <w:r w:rsidRPr="00966FAB">
        <w:rPr>
          <w:rFonts w:ascii="Times New Roman" w:hAnsi="Times New Roman" w:cs="Times New Roman"/>
          <w:b w:val="0"/>
          <w:sz w:val="24"/>
          <w:szCs w:val="24"/>
          <w:rPrChange w:id="191" w:author="frostball@gmail.com" w:date="2014-05-25T17:55:00Z">
            <w:rPr>
              <w:rFonts w:ascii="Times New Roman" w:hAnsi="Times New Roman" w:cs="Times New Roman"/>
              <w:sz w:val="24"/>
              <w:szCs w:val="24"/>
            </w:rPr>
          </w:rPrChange>
        </w:rPr>
        <w:t>Описание возможной архитектуры</w:t>
      </w:r>
      <w:bookmarkEnd w:id="190"/>
    </w:p>
    <w:p w14:paraId="45C08F71" w14:textId="77777777" w:rsidR="00CA0694" w:rsidRPr="00966FAB" w:rsidRDefault="007059A8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Изначальный выбор архитектуры, учитывает основные технические и функциональные структурные компоненты и связи между ними. На рисунке 5 показана базовая архитектура журнала сообщений.</w:t>
      </w:r>
    </w:p>
    <w:p w14:paraId="67C56CDE" w14:textId="77777777" w:rsidR="00DE76FE" w:rsidRPr="00973759" w:rsidRDefault="00DE76FE" w:rsidP="00DE76FE">
      <w:pPr>
        <w:spacing w:line="360" w:lineRule="auto"/>
        <w:ind w:left="-567" w:firstLine="567"/>
        <w:jc w:val="both"/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</w:pP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Архитектура - это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f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набор значимых решений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 xml:space="preserve">по поводу организации системы программного обеспечения, набор </w:t>
      </w:r>
      <w:r w:rsidRPr="00973759">
        <w:rPr>
          <w:rStyle w:val="af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структурных элементов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и их интерфейсов, при помощи которых компонуется система, вместе с их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f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поведением</w:t>
      </w: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, определяемым во взаимодействии между этими элементами,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f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компоновка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элементов в постепенно укрупняющиеся подсистемы, а также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f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стиль архитектуры,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который направляет эту организацию -- элементы и их интерфейсы, взаимодействия и компоновку.</w:t>
      </w:r>
    </w:p>
    <w:p w14:paraId="1BEE5FA9" w14:textId="77777777" w:rsidR="00DE76FE" w:rsidRDefault="00DE76FE" w:rsidP="00DE76FE">
      <w:pPr>
        <w:spacing w:line="360" w:lineRule="auto"/>
        <w:ind w:left="-567" w:firstLine="567"/>
        <w:jc w:val="both"/>
        <w:rPr>
          <w:rStyle w:val="ae"/>
          <w:rFonts w:cs="Arial"/>
          <w:i w:val="0"/>
          <w:color w:val="000000"/>
          <w:szCs w:val="24"/>
          <w:shd w:val="clear" w:color="auto" w:fill="FFFFFF"/>
        </w:rPr>
      </w:pP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lastRenderedPageBreak/>
        <w:t>Архитектура программного обеспечения системы или набора систем состоит из всех важных проектных решений по поводу структур программы и взаимодействий между этими структурами, которые составляют системы. Проектные решения обеспечивают желаемый набор свойств, которые должна поддерживать система, чтобы быть успешной. Проектные решения предоставляют концептуальную основу для разработки системы, ее поддержки и обслуживания</w:t>
      </w:r>
      <w:r>
        <w:rPr>
          <w:rStyle w:val="ae"/>
          <w:rFonts w:cs="Arial"/>
          <w:color w:val="000000"/>
          <w:szCs w:val="24"/>
          <w:shd w:val="clear" w:color="auto" w:fill="FFFFFF"/>
        </w:rPr>
        <w:t>.</w:t>
      </w:r>
    </w:p>
    <w:p w14:paraId="00120464" w14:textId="22D89629" w:rsidR="004213A9" w:rsidRPr="00966FAB" w:rsidRDefault="00DE76FE" w:rsidP="00DE76FE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243F83"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D32A2D" wp14:editId="0105CEE0">
            <wp:extent cx="5934075" cy="4495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26E0" w14:textId="77777777" w:rsidR="00243F83" w:rsidRPr="00966FAB" w:rsidRDefault="00243F83" w:rsidP="00243F83">
      <w:pPr>
        <w:tabs>
          <w:tab w:val="left" w:pos="1335"/>
        </w:tabs>
        <w:spacing w:after="0" w:line="360" w:lineRule="auto"/>
        <w:ind w:left="709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5. Базовая архитектура журнала сообщений.</w:t>
      </w:r>
    </w:p>
    <w:p w14:paraId="67C34234" w14:textId="77777777" w:rsidR="004213A9" w:rsidRPr="00966FAB" w:rsidRDefault="006242EE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</w:t>
      </w:r>
      <w:r w:rsidR="004213A9" w:rsidRPr="00966FAB">
        <w:rPr>
          <w:rFonts w:ascii="Times New Roman" w:hAnsi="Times New Roman" w:cs="Times New Roman"/>
          <w:sz w:val="24"/>
          <w:szCs w:val="24"/>
        </w:rPr>
        <w:t>бобщенные механизмы проектирования</w:t>
      </w:r>
      <w:r w:rsidRPr="00966FAB">
        <w:rPr>
          <w:rFonts w:ascii="Times New Roman" w:hAnsi="Times New Roman" w:cs="Times New Roman"/>
          <w:sz w:val="24"/>
          <w:szCs w:val="24"/>
        </w:rPr>
        <w:t>:</w:t>
      </w:r>
    </w:p>
    <w:p w14:paraId="48CFC2C5" w14:textId="77777777" w:rsidR="004213A9" w:rsidRPr="00966FAB" w:rsidRDefault="000C0C86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Буем использовать каскадную модель проектирования (классический жизненный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цикл), поскольку он  дает план и временной график по всем этапам проекта, упорядочивает ход конструирования. Проект нам надо сдать уже готовый.</w:t>
      </w:r>
    </w:p>
    <w:p w14:paraId="656FDF66" w14:textId="77777777" w:rsidR="00C8174C" w:rsidRPr="00966FAB" w:rsidRDefault="006242EE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</w:t>
      </w:r>
      <w:r w:rsidR="00C8174C" w:rsidRPr="00966FAB">
        <w:rPr>
          <w:rFonts w:ascii="Times New Roman" w:hAnsi="Times New Roman" w:cs="Times New Roman"/>
          <w:sz w:val="24"/>
          <w:szCs w:val="24"/>
        </w:rPr>
        <w:t>истемное ПО</w:t>
      </w:r>
      <w:r w:rsidRPr="00966FAB">
        <w:rPr>
          <w:rFonts w:ascii="Times New Roman" w:hAnsi="Times New Roman" w:cs="Times New Roman"/>
          <w:sz w:val="24"/>
          <w:szCs w:val="24"/>
        </w:rPr>
        <w:t>: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5B4DEB" w14:textId="19135E8E" w:rsidR="00690B33" w:rsidRPr="00966FAB" w:rsidRDefault="00690B33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В качестве языка программирования был выбран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D2F9A">
        <w:rPr>
          <w:rFonts w:ascii="Times New Roman" w:hAnsi="Times New Roman" w:cs="Times New Roman"/>
          <w:sz w:val="24"/>
          <w:szCs w:val="24"/>
        </w:rPr>
        <w:t>#</w:t>
      </w:r>
      <w:r w:rsidRPr="00966FAB">
        <w:rPr>
          <w:rFonts w:ascii="Times New Roman" w:hAnsi="Times New Roman" w:cs="Times New Roman"/>
          <w:sz w:val="24"/>
          <w:szCs w:val="24"/>
        </w:rPr>
        <w:t xml:space="preserve">,в качестве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IDE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>реш</w:t>
      </w:r>
      <w:r w:rsidR="00C8174C" w:rsidRPr="00966FAB">
        <w:rPr>
          <w:rFonts w:ascii="Times New Roman" w:hAnsi="Times New Roman" w:cs="Times New Roman"/>
          <w:sz w:val="24"/>
          <w:szCs w:val="24"/>
        </w:rPr>
        <w:t>е</w:t>
      </w:r>
      <w:r w:rsidRPr="00966FAB">
        <w:rPr>
          <w:rFonts w:ascii="Times New Roman" w:hAnsi="Times New Roman" w:cs="Times New Roman"/>
          <w:sz w:val="24"/>
          <w:szCs w:val="24"/>
        </w:rPr>
        <w:t>но использовать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isual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2013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="00C8174C" w:rsidRPr="00966FAB">
        <w:rPr>
          <w:rFonts w:ascii="Times New Roman" w:hAnsi="Times New Roman" w:cs="Times New Roman"/>
          <w:sz w:val="24"/>
          <w:szCs w:val="24"/>
        </w:rPr>
        <w:t>, диаграммы на Software IdeasModeller,</w:t>
      </w:r>
      <w:r w:rsidR="00004CDB" w:rsidRPr="00966FAB">
        <w:rPr>
          <w:rFonts w:ascii="Times New Roman" w:hAnsi="Times New Roman" w:cs="Times New Roman"/>
        </w:rPr>
        <w:t xml:space="preserve"> </w:t>
      </w:r>
      <w:r w:rsidR="00004CDB" w:rsidRPr="00966FAB">
        <w:rPr>
          <w:rFonts w:ascii="Times New Roman" w:hAnsi="Times New Roman" w:cs="Times New Roman"/>
          <w:sz w:val="24"/>
          <w:szCs w:val="24"/>
        </w:rPr>
        <w:t>MS Project,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БД 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ql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erver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Compact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, на 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7059A8" w:rsidRPr="00966FAB">
        <w:rPr>
          <w:rFonts w:ascii="Times New Roman" w:hAnsi="Times New Roman" w:cs="Times New Roman"/>
          <w:sz w:val="24"/>
          <w:szCs w:val="24"/>
        </w:rPr>
        <w:t xml:space="preserve"> 8</w:t>
      </w:r>
      <w:r w:rsidRPr="000D2F9A">
        <w:rPr>
          <w:rFonts w:ascii="Times New Roman" w:hAnsi="Times New Roman" w:cs="Times New Roman"/>
          <w:sz w:val="24"/>
          <w:szCs w:val="24"/>
        </w:rPr>
        <w:t xml:space="preserve"> .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0D2F9A">
        <w:rPr>
          <w:rFonts w:ascii="Times New Roman" w:hAnsi="Times New Roman" w:cs="Times New Roman"/>
          <w:sz w:val="24"/>
          <w:szCs w:val="24"/>
        </w:rPr>
        <w:t xml:space="preserve"> 4.5. </w:t>
      </w:r>
      <w:r w:rsidRPr="00966FAB">
        <w:rPr>
          <w:rFonts w:ascii="Times New Roman" w:hAnsi="Times New Roman" w:cs="Times New Roman"/>
          <w:sz w:val="24"/>
          <w:szCs w:val="24"/>
        </w:rPr>
        <w:t xml:space="preserve"> Также была использована библиотека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EF</w:t>
      </w:r>
      <w:r w:rsidRPr="000D2F9A">
        <w:rPr>
          <w:rFonts w:ascii="Times New Roman" w:hAnsi="Times New Roman" w:cs="Times New Roman"/>
          <w:sz w:val="24"/>
          <w:szCs w:val="24"/>
        </w:rPr>
        <w:t>6.1 .</w:t>
      </w:r>
      <w:r w:rsidRPr="00966FAB">
        <w:rPr>
          <w:rFonts w:ascii="Times New Roman" w:hAnsi="Times New Roman" w:cs="Times New Roman"/>
        </w:rPr>
        <w:t xml:space="preserve"> </w:t>
      </w:r>
      <w:r w:rsidRPr="000D2F9A">
        <w:rPr>
          <w:rFonts w:ascii="Times New Roman" w:hAnsi="Times New Roman" w:cs="Times New Roman"/>
          <w:sz w:val="24"/>
          <w:szCs w:val="24"/>
        </w:rPr>
        <w:t xml:space="preserve">Данный стек технологий был выбран в главной причине по тому, что он позволяет организовать максимально быстро процесс </w:t>
      </w:r>
      <w:r w:rsidRPr="00966FAB">
        <w:rPr>
          <w:rFonts w:ascii="Times New Roman" w:hAnsi="Times New Roman" w:cs="Times New Roman"/>
          <w:sz w:val="24"/>
          <w:szCs w:val="24"/>
        </w:rPr>
        <w:lastRenderedPageBreak/>
        <w:t xml:space="preserve">разработки под ОС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В качестве альтернативы были рассмотрены платформы Qt + SQLite и Java + SqlLite. Первая была отвергнута по причине высокого порога вхождения для начала разработки, вторая по причине сложности создания системных утилит на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в качестве системы контроля версий, как стандарт де факто с расположением репозитория по адресу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htts</w:t>
      </w:r>
      <w:r w:rsidRPr="000D2F9A">
        <w:rPr>
          <w:rFonts w:ascii="Times New Roman" w:hAnsi="Times New Roman" w:cs="Times New Roman"/>
          <w:sz w:val="24"/>
          <w:szCs w:val="24"/>
        </w:rPr>
        <w:t>://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0D2F9A">
        <w:rPr>
          <w:rFonts w:ascii="Times New Roman" w:hAnsi="Times New Roman" w:cs="Times New Roman"/>
          <w:sz w:val="24"/>
          <w:szCs w:val="24"/>
        </w:rPr>
        <w:t>/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ReiReiRei</w:t>
      </w:r>
      <w:r w:rsidRPr="000D2F9A">
        <w:rPr>
          <w:rFonts w:ascii="Times New Roman" w:hAnsi="Times New Roman" w:cs="Times New Roman"/>
          <w:sz w:val="24"/>
          <w:szCs w:val="24"/>
        </w:rPr>
        <w:t>/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winhistory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</w:rPr>
        <w:tab/>
      </w:r>
    </w:p>
    <w:p w14:paraId="2460F220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63582CD" w14:textId="77777777" w:rsidR="000B56A4" w:rsidRPr="00966FAB" w:rsidRDefault="00CA0694" w:rsidP="00CA0694">
      <w:pPr>
        <w:pStyle w:val="2"/>
        <w:rPr>
          <w:rFonts w:ascii="Times New Roman" w:hAnsi="Times New Roman" w:cs="Times New Roman"/>
          <w:b w:val="0"/>
          <w:sz w:val="24"/>
          <w:szCs w:val="24"/>
          <w:rPrChange w:id="192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93" w:author="frostball@gmail.com" w:date="2014-05-25T17:58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94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1.12 </w:delText>
        </w:r>
      </w:del>
      <w:bookmarkStart w:id="195" w:name="_Toc389136411"/>
      <w:r w:rsidRPr="00966FAB">
        <w:rPr>
          <w:rFonts w:ascii="Times New Roman" w:hAnsi="Times New Roman" w:cs="Times New Roman"/>
          <w:b w:val="0"/>
          <w:sz w:val="24"/>
          <w:szCs w:val="24"/>
          <w:rPrChange w:id="196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  <w:t>Начальная оценка стоимости, затрат и длительности проекта</w:t>
      </w:r>
      <w:bookmarkEnd w:id="195"/>
    </w:p>
    <w:p w14:paraId="3DE7CFC2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11A24CA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Используется конструктивная модель стоимости (COCOMO II), этапа композиции приложения на основе объектных указателей.</w:t>
      </w:r>
    </w:p>
    <w:p w14:paraId="63020EA8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использует 1 экран и 1 отчет. Экран используемый системой, это экран интерфейса пользователя, определяется как «простой» (количество представлений &lt;7 и &lt;4 таблиц данных). Отчет так же является простым так как содержит одну таблицу данных.</w:t>
      </w:r>
    </w:p>
    <w:p w14:paraId="60F9227D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Процент повторного использования программных компонентов %REUSE  равен  нулю (новый проект). Таким образом, количество новых объектных указателей (NOP) = (Объектные указатели) х [(100 - %REUSE) /100] = 3 х (100 – 0)/100 = 3.</w:t>
      </w:r>
    </w:p>
    <w:p w14:paraId="50AD0A73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Скорость разработки (PROD), рассчитывается как номинальная (учитывая высокую зрелость среды разработки и</w:t>
      </w:r>
      <w:r w:rsidR="00427F37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низкий опыт разработчиков). PROD = </w:t>
      </w:r>
      <w:r w:rsidR="0041258A" w:rsidRPr="00966FAB">
        <w:rPr>
          <w:rFonts w:ascii="Times New Roman" w:hAnsi="Times New Roman" w:cs="Times New Roman"/>
          <w:sz w:val="24"/>
          <w:szCs w:val="24"/>
        </w:rPr>
        <w:t>13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1976ACFB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Затраты, вычисляются формулой:</w:t>
      </w:r>
    </w:p>
    <w:p w14:paraId="78D6CC6E" w14:textId="77777777" w:rsidR="003E2E3C" w:rsidRPr="00966FAB" w:rsidRDefault="003E2E3C" w:rsidP="003E2E3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ЗАТРАТЫ = NOP /PROD [чел.-мес] = 3/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13</w:t>
      </w: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= 0,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2</w:t>
      </w:r>
      <w:r w:rsidRPr="00966FAB">
        <w:rPr>
          <w:rFonts w:ascii="Times New Roman" w:eastAsia="Calibri" w:hAnsi="Times New Roman" w:cs="Times New Roman"/>
          <w:sz w:val="28"/>
          <w:szCs w:val="28"/>
        </w:rPr>
        <w:t>3 [чел.-мес]</w:t>
      </w:r>
    </w:p>
    <w:p w14:paraId="636DA174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Далее, вычисляется стоимость проекта, учитывая среднее значение рабочего коэффициента равен $1 000 за чел.-месяц (рекомендуется брать 15000 но студенты мало получают):</w:t>
      </w:r>
    </w:p>
    <w:p w14:paraId="7FD7C4F7" w14:textId="77777777" w:rsidR="003E2E3C" w:rsidRPr="00966FAB" w:rsidRDefault="003E2E3C" w:rsidP="003E2E3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СТОИМОСТЬ = ЗАТРАТЫ х РАБ_ КОЭФ = 0,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2</w:t>
      </w:r>
      <w:r w:rsidRPr="00966FAB">
        <w:rPr>
          <w:rFonts w:ascii="Times New Roman" w:eastAsia="Calibri" w:hAnsi="Times New Roman" w:cs="Times New Roman"/>
          <w:sz w:val="28"/>
          <w:szCs w:val="28"/>
        </w:rPr>
        <w:t>3 х $1000 = $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2</w:t>
      </w:r>
      <w:r w:rsidRPr="00966FAB">
        <w:rPr>
          <w:rFonts w:ascii="Times New Roman" w:eastAsia="Calibri" w:hAnsi="Times New Roman" w:cs="Times New Roman"/>
          <w:sz w:val="28"/>
          <w:szCs w:val="28"/>
        </w:rPr>
        <w:t>30</w:t>
      </w:r>
    </w:p>
    <w:p w14:paraId="13AC322B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Для вычисления оценки длительности разработки используется расчет характеристики масштабных факторов, показанный на таблице 2.</w:t>
      </w:r>
    </w:p>
    <w:p w14:paraId="500D479A" w14:textId="77777777" w:rsidR="003E2E3C" w:rsidRPr="00966FA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14:paraId="2880D0B0" w14:textId="77777777" w:rsidR="003E2E3C" w:rsidRPr="00966FA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14:paraId="70D2BF6F" w14:textId="77777777" w:rsidR="003E2E3C" w:rsidRPr="00966FA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  <w:r w:rsidRPr="00966FAB">
        <w:rPr>
          <w:rFonts w:ascii="Times New Roman" w:eastAsia="Calibri" w:hAnsi="Times New Roman" w:cs="Times New Roman"/>
          <w:i/>
          <w:sz w:val="28"/>
          <w:szCs w:val="28"/>
        </w:rPr>
        <w:t>Таблица 2.</w:t>
      </w:r>
    </w:p>
    <w:tbl>
      <w:tblPr>
        <w:tblW w:w="98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3589"/>
        <w:gridCol w:w="1210"/>
        <w:gridCol w:w="5056"/>
      </w:tblGrid>
      <w:tr w:rsidR="003E2E3C" w:rsidRPr="00966FAB" w14:paraId="3D46023E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006FACF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М</w:t>
            </w: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асштабный фактор (</w:t>
            </w:r>
            <w:r w:rsidRPr="00966FAB">
              <w:rPr>
                <w:rFonts w:ascii="Times New Roman" w:eastAsia="Calibri" w:hAnsi="Times New Roman" w:cs="Times New Roman"/>
                <w:b/>
                <w:i/>
                <w:color w:val="000000"/>
                <w:sz w:val="24"/>
                <w:szCs w:val="24"/>
                <w:lang w:val="en-US"/>
              </w:rPr>
              <w:t>W</w:t>
            </w:r>
            <w:r w:rsidRPr="00966FAB">
              <w:rPr>
                <w:rFonts w:ascii="Times New Roman" w:eastAsia="Calibri" w:hAnsi="Times New Roman" w:cs="Times New Roman"/>
                <w:b/>
                <w:i/>
                <w:color w:val="000000"/>
                <w:sz w:val="24"/>
                <w:szCs w:val="24"/>
                <w:vertAlign w:val="subscript"/>
                <w:lang w:val="en-US"/>
              </w:rPr>
              <w:t>i</w:t>
            </w: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)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6D0D036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Значение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3D06882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Описание</w:t>
            </w:r>
          </w:p>
        </w:tc>
      </w:tr>
      <w:tr w:rsidR="003E2E3C" w:rsidRPr="00966FAB" w14:paraId="59F6B27A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1D0D526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lastRenderedPageBreak/>
              <w:t xml:space="preserve">Предсказуемость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PREC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38DD75E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38BEC57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низкий опыт в разработке данной программы</w:t>
            </w:r>
          </w:p>
        </w:tc>
      </w:tr>
      <w:tr w:rsidR="003E2E3C" w:rsidRPr="00966FAB" w14:paraId="3AF558B2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829C94F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Гибкость разработки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FLEX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61CD77C" w14:textId="77777777" w:rsidR="009C16CB" w:rsidRPr="00966FAB" w:rsidRDefault="003E2E3C" w:rsidP="001742A4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4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B836638" w14:textId="77777777" w:rsidR="009C16CB" w:rsidRPr="00966FAB" w:rsidRDefault="003E2E3C" w:rsidP="001742A4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клиент установил общие цели, и дал идеи осуществляемого процесса</w:t>
            </w:r>
          </w:p>
        </w:tc>
      </w:tr>
      <w:tr w:rsidR="003E2E3C" w:rsidRPr="00966FAB" w14:paraId="4C8AE8C4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1588325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Разрешение архитектуры /риска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RESL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BAC2484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601C261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средний анализ рисков</w:t>
            </w:r>
          </w:p>
        </w:tc>
      </w:tr>
      <w:tr w:rsidR="003E2E3C" w:rsidRPr="00966FAB" w14:paraId="13291598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81085C4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Связность группы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TEAM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CE86C84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B980C9E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уровень взаимодействия выше среднего</w:t>
            </w:r>
          </w:p>
        </w:tc>
      </w:tr>
      <w:tr w:rsidR="003E2E3C" w:rsidRPr="00966FAB" w14:paraId="5FC506AA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A2E1600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Зрелость процесса РМАТ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50ED72A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56145F0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для оценки зрелости процесса в организации, берется номинальное значение</w:t>
            </w:r>
          </w:p>
        </w:tc>
      </w:tr>
    </w:tbl>
    <w:p w14:paraId="249D98FA" w14:textId="77777777" w:rsidR="003E2E3C" w:rsidRPr="00966FAB" w:rsidRDefault="003E2E3C" w:rsidP="003E2E3C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4D0273E7" w14:textId="77777777" w:rsidR="003E2E3C" w:rsidRPr="00966FAB" w:rsidRDefault="003E2E3C" w:rsidP="003E2E3C">
      <w:pPr>
        <w:shd w:val="clear" w:color="auto" w:fill="FFFFFF"/>
        <w:ind w:firstLine="284"/>
        <w:jc w:val="center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i/>
          <w:position w:val="-28"/>
          <w:sz w:val="24"/>
          <w:lang w:val="es-EC"/>
        </w:rPr>
        <w:object w:dxaOrig="2520" w:dyaOrig="900" w14:anchorId="56DE28A3">
          <v:shape id="_x0000_i1025" type="#_x0000_t75" style="width:126pt;height:45pt" o:ole="" fillcolor="window">
            <v:imagedata r:id="rId15" o:title=""/>
          </v:shape>
          <o:OLEObject Type="Embed" ProgID="Equation.3" ShapeID="_x0000_i1025" DrawAspect="Content" ObjectID="_1462878402" r:id="rId16"/>
        </w:object>
      </w:r>
      <w:r w:rsidRPr="00966FAB">
        <w:rPr>
          <w:rFonts w:ascii="Times New Roman" w:hAnsi="Times New Roman" w:cs="Times New Roman"/>
          <w:sz w:val="24"/>
        </w:rPr>
        <w:t xml:space="preserve"> </w:t>
      </w:r>
    </w:p>
    <w:p w14:paraId="722550E3" w14:textId="77777777" w:rsidR="003E2E3C" w:rsidRPr="00966FAB" w:rsidRDefault="003E2E3C" w:rsidP="003E2E3C">
      <w:pPr>
        <w:jc w:val="center"/>
        <w:rPr>
          <w:rFonts w:ascii="Times New Roman" w:hAnsi="Times New Roman" w:cs="Times New Roman"/>
          <w:sz w:val="32"/>
        </w:rPr>
      </w:pPr>
      <w:r w:rsidRPr="00966FAB">
        <w:rPr>
          <w:rFonts w:ascii="Times New Roman" w:hAnsi="Times New Roman" w:cs="Times New Roman"/>
          <w:i/>
          <w:sz w:val="32"/>
        </w:rPr>
        <w:t xml:space="preserve">В = </w:t>
      </w:r>
      <w:r w:rsidRPr="00966FAB">
        <w:rPr>
          <w:rFonts w:ascii="Times New Roman" w:hAnsi="Times New Roman" w:cs="Times New Roman"/>
          <w:sz w:val="32"/>
        </w:rPr>
        <w:t>1,01 + 0,01 (4 + 4 + 3 + 2 + 3) = 1,17</w:t>
      </w:r>
    </w:p>
    <w:p w14:paraId="1C9D0ADB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sz w:val="28"/>
          <w:szCs w:val="28"/>
        </w:rPr>
        <w:t>После определения затрат и стоимости отцениваем длительность разработки:</w:t>
      </w:r>
    </w:p>
    <w:p w14:paraId="4FB626BC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i/>
          <w:sz w:val="28"/>
          <w:szCs w:val="28"/>
        </w:rPr>
        <w:t>TDEV</w:t>
      </w:r>
      <w:r w:rsidRPr="00966FAB">
        <w:rPr>
          <w:rFonts w:ascii="Times New Roman" w:hAnsi="Times New Roman" w:cs="Times New Roman"/>
          <w:sz w:val="28"/>
          <w:szCs w:val="28"/>
        </w:rPr>
        <w:t xml:space="preserve"> = [3,0х(ЗАТРАТЫ)</w:t>
      </w:r>
      <w:r w:rsidRPr="00966FAB">
        <w:rPr>
          <w:rFonts w:ascii="Times New Roman" w:hAnsi="Times New Roman" w:cs="Times New Roman"/>
          <w:sz w:val="28"/>
          <w:szCs w:val="28"/>
          <w:vertAlign w:val="superscript"/>
        </w:rPr>
        <w:t>(0,33+0,2(B-1,01))</w:t>
      </w:r>
      <w:r w:rsidRPr="00966FAB">
        <w:rPr>
          <w:rFonts w:ascii="Times New Roman" w:hAnsi="Times New Roman" w:cs="Times New Roman"/>
          <w:sz w:val="28"/>
          <w:szCs w:val="28"/>
        </w:rPr>
        <w:t>] х SCEDPercentage/100 [мес]</w:t>
      </w:r>
    </w:p>
    <w:p w14:paraId="19F8D676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sz w:val="28"/>
          <w:szCs w:val="28"/>
        </w:rPr>
        <w:t>SCEDPercentage — процент увеличения (уменьшения) номинального графика. Учитывая рекомендацию, полученную при анализе проектного риска, имеем SCEDPercentage =</w:t>
      </w:r>
      <w:r w:rsidRPr="00966FAB">
        <w:rPr>
          <w:rFonts w:ascii="Times New Roman" w:hAnsi="Times New Roman" w:cs="Times New Roman"/>
          <w:color w:val="00B050"/>
          <w:sz w:val="28"/>
          <w:szCs w:val="28"/>
        </w:rPr>
        <w:t xml:space="preserve"> 40</w:t>
      </w:r>
      <w:r w:rsidRPr="00966FAB">
        <w:rPr>
          <w:rFonts w:ascii="Times New Roman" w:hAnsi="Times New Roman" w:cs="Times New Roman"/>
          <w:sz w:val="28"/>
          <w:szCs w:val="28"/>
        </w:rPr>
        <w:t>. Таким образом, получаем длительность:</w:t>
      </w:r>
    </w:p>
    <w:p w14:paraId="7A483060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sz w:val="28"/>
          <w:szCs w:val="28"/>
        </w:rPr>
        <w:t>TDEV = [3,0х(0,</w:t>
      </w:r>
      <w:r w:rsidR="0041258A" w:rsidRPr="00966FAB">
        <w:rPr>
          <w:rFonts w:ascii="Times New Roman" w:hAnsi="Times New Roman" w:cs="Times New Roman"/>
          <w:sz w:val="28"/>
          <w:szCs w:val="28"/>
        </w:rPr>
        <w:t>2</w:t>
      </w:r>
      <w:r w:rsidRPr="00966FAB">
        <w:rPr>
          <w:rFonts w:ascii="Times New Roman" w:hAnsi="Times New Roman" w:cs="Times New Roman"/>
          <w:sz w:val="28"/>
          <w:szCs w:val="28"/>
        </w:rPr>
        <w:t>3)</w:t>
      </w:r>
      <w:r w:rsidRPr="00966FAB">
        <w:rPr>
          <w:rFonts w:ascii="Times New Roman" w:hAnsi="Times New Roman" w:cs="Times New Roman"/>
          <w:sz w:val="28"/>
          <w:szCs w:val="28"/>
          <w:vertAlign w:val="superscript"/>
        </w:rPr>
        <w:t>(0,33+0,2(1,17-1,01))</w:t>
      </w:r>
      <w:r w:rsidRPr="00966FAB">
        <w:rPr>
          <w:rFonts w:ascii="Times New Roman" w:hAnsi="Times New Roman" w:cs="Times New Roman"/>
          <w:sz w:val="28"/>
          <w:szCs w:val="28"/>
        </w:rPr>
        <w:t>]</w:t>
      </w:r>
      <w:r w:rsidRPr="00966FAB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966FAB">
        <w:rPr>
          <w:rFonts w:ascii="Times New Roman" w:hAnsi="Times New Roman" w:cs="Times New Roman"/>
          <w:sz w:val="28"/>
          <w:szCs w:val="28"/>
        </w:rPr>
        <w:t>х 40/100 = 0.</w:t>
      </w:r>
      <w:r w:rsidR="0041258A" w:rsidRPr="00966FAB">
        <w:rPr>
          <w:rFonts w:ascii="Times New Roman" w:hAnsi="Times New Roman" w:cs="Times New Roman"/>
          <w:sz w:val="28"/>
          <w:szCs w:val="28"/>
        </w:rPr>
        <w:t>7</w:t>
      </w:r>
      <w:r w:rsidRPr="00966FAB">
        <w:rPr>
          <w:rFonts w:ascii="Times New Roman" w:hAnsi="Times New Roman" w:cs="Times New Roman"/>
          <w:sz w:val="28"/>
          <w:szCs w:val="28"/>
        </w:rPr>
        <w:t xml:space="preserve"> </w:t>
      </w:r>
      <w:r w:rsidRPr="00966FAB">
        <w:rPr>
          <w:rFonts w:ascii="Times New Roman" w:hAnsi="Times New Roman" w:cs="Times New Roman"/>
          <w:sz w:val="28"/>
          <w:szCs w:val="28"/>
        </w:rPr>
        <w:tab/>
        <w:t>[мес]</w:t>
      </w:r>
    </w:p>
    <w:p w14:paraId="3E74C5F7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0DB6E92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D2DA8B7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7BAE2781" w14:textId="77777777" w:rsidR="002B4024" w:rsidRPr="00966FAB" w:rsidRDefault="002B4024" w:rsidP="00C43BBB">
      <w:pPr>
        <w:pStyle w:val="2"/>
        <w:rPr>
          <w:rFonts w:ascii="Times New Roman" w:hAnsi="Times New Roman" w:cs="Times New Roman"/>
          <w:b w:val="0"/>
          <w:sz w:val="24"/>
          <w:szCs w:val="24"/>
          <w:rPrChange w:id="197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98" w:author="frostball@gmail.com" w:date="2014-05-25T17:58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99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1.12</w:delText>
        </w:r>
        <w:r w:rsidR="00C43BBB"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200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ab/>
        </w:r>
      </w:del>
      <w:bookmarkStart w:id="201" w:name="_Toc389136412"/>
      <w:r w:rsidR="00C43BBB" w:rsidRPr="00966FAB">
        <w:rPr>
          <w:rFonts w:ascii="Times New Roman" w:hAnsi="Times New Roman" w:cs="Times New Roman"/>
          <w:b w:val="0"/>
          <w:sz w:val="24"/>
          <w:szCs w:val="24"/>
          <w:rPrChange w:id="202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  <w:t>Начальный план выпусков версий.</w:t>
      </w:r>
      <w:bookmarkEnd w:id="201"/>
    </w:p>
    <w:p w14:paraId="632E7473" w14:textId="77777777" w:rsidR="001F1ABF" w:rsidRPr="00966FAB" w:rsidRDefault="001F1ABF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83651E6" w14:textId="77777777" w:rsidR="009C16CB" w:rsidRPr="00966FAB" w:rsidRDefault="007F15F9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На рисунках 6,7,8 показан начальный план выпусков версий, выполненный на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26F08A2C" w14:textId="77777777" w:rsidR="0027459A" w:rsidRPr="00966FAB" w:rsidRDefault="007700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3C9D713" wp14:editId="114CBB63">
            <wp:extent cx="5597525" cy="260007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865" cy="260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7480" w14:textId="77777777" w:rsidR="00C43BBB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6. Начальный план выпусков версий.</w:t>
      </w:r>
    </w:p>
    <w:p w14:paraId="6E0F4D61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BD8361" wp14:editId="4C6605D7">
            <wp:extent cx="5931535" cy="1717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7E3E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Рисунок7.</w:t>
      </w:r>
      <w:r w:rsidR="00004CDB" w:rsidRPr="00966FAB">
        <w:rPr>
          <w:rFonts w:ascii="Times New Roman" w:hAnsi="Times New Roman" w:cs="Times New Roman"/>
          <w:sz w:val="24"/>
          <w:szCs w:val="24"/>
        </w:rPr>
        <w:t xml:space="preserve"> Начальный план выпусков версий.</w:t>
      </w:r>
    </w:p>
    <w:p w14:paraId="32B0020A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FAEEA3" wp14:editId="35A19B69">
            <wp:extent cx="5931535" cy="15106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B1A98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Рисунок 8. </w:t>
      </w:r>
      <w:r w:rsidR="00004CDB" w:rsidRPr="00966FAB">
        <w:rPr>
          <w:rFonts w:ascii="Times New Roman" w:hAnsi="Times New Roman" w:cs="Times New Roman"/>
          <w:sz w:val="24"/>
          <w:szCs w:val="24"/>
        </w:rPr>
        <w:t>Начальный план выпусков версий.</w:t>
      </w:r>
    </w:p>
    <w:p w14:paraId="4D47EE58" w14:textId="77777777" w:rsidR="00C43BBB" w:rsidRPr="00966FAB" w:rsidRDefault="00C43BBB" w:rsidP="00C43BBB">
      <w:pPr>
        <w:pStyle w:val="1"/>
        <w:rPr>
          <w:rFonts w:ascii="Times New Roman" w:hAnsi="Times New Roman" w:cs="Times New Roman"/>
          <w:sz w:val="24"/>
          <w:szCs w:val="24"/>
        </w:rPr>
      </w:pPr>
      <w:del w:id="203" w:author="frostball@gmail.com" w:date="2014-05-25T18:00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2 </w:delText>
        </w:r>
        <w:r w:rsidRPr="00966FAB" w:rsidDel="00F31A78">
          <w:rPr>
            <w:rFonts w:ascii="Times New Roman" w:hAnsi="Times New Roman" w:cs="Times New Roman"/>
            <w:sz w:val="24"/>
            <w:szCs w:val="24"/>
          </w:rPr>
          <w:tab/>
          <w:delText>Э</w:delText>
        </w:r>
      </w:del>
      <w:bookmarkStart w:id="204" w:name="_Toc389136413"/>
      <w:ins w:id="205" w:author="frostball@gmail.com" w:date="2014-05-25T18:00:00Z">
        <w:r w:rsidR="00F31A78" w:rsidRPr="00966FAB">
          <w:rPr>
            <w:rFonts w:ascii="Times New Roman" w:hAnsi="Times New Roman" w:cs="Times New Roman"/>
            <w:sz w:val="24"/>
            <w:szCs w:val="24"/>
          </w:rPr>
          <w:t>Э</w:t>
        </w:r>
      </w:ins>
      <w:r w:rsidRPr="00966FAB">
        <w:rPr>
          <w:rFonts w:ascii="Times New Roman" w:hAnsi="Times New Roman" w:cs="Times New Roman"/>
          <w:sz w:val="24"/>
          <w:szCs w:val="24"/>
        </w:rPr>
        <w:t>тап проектирования (Развитие)</w:t>
      </w:r>
      <w:bookmarkEnd w:id="204"/>
    </w:p>
    <w:p w14:paraId="5B8F777D" w14:textId="77777777" w:rsidR="00C43BBB" w:rsidRPr="00966FAB" w:rsidRDefault="00C43BBB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9F4741A" w14:textId="49490E99" w:rsidR="00F6122E" w:rsidRPr="00966FAB" w:rsidRDefault="00F6122E" w:rsidP="00F6122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6" w:name="_Toc389136414"/>
      <w:r w:rsidRPr="00966FAB">
        <w:rPr>
          <w:rFonts w:ascii="Times New Roman" w:hAnsi="Times New Roman" w:cs="Times New Roman"/>
          <w:sz w:val="24"/>
          <w:szCs w:val="24"/>
        </w:rPr>
        <w:t>Расширенные описания прецедентов</w:t>
      </w:r>
      <w:bookmarkEnd w:id="206"/>
    </w:p>
    <w:p w14:paraId="2216C64A" w14:textId="5AE7D930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966FAB">
        <w:rPr>
          <w:rFonts w:ascii="Times New Roman" w:hAnsi="Times New Roman" w:cs="Times New Roman"/>
          <w:b/>
          <w:sz w:val="24"/>
          <w:szCs w:val="24"/>
        </w:rPr>
        <w:t>Прецедент «получение сообщения»</w:t>
      </w:r>
    </w:p>
    <w:p w14:paraId="7795FFEF" w14:textId="4CD27F3A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Краткое описание: система получает сообщение</w:t>
      </w:r>
    </w:p>
    <w:p w14:paraId="10CABD72" w14:textId="5D4E5100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Главные актеры: Внешняя система, система журнала сообщений.</w:t>
      </w:r>
    </w:p>
    <w:p w14:paraId="5E7A482F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Предусловие: </w:t>
      </w:r>
    </w:p>
    <w:p w14:paraId="0B83E454" w14:textId="51D3A667" w:rsidR="00F6122E" w:rsidRPr="00966FAB" w:rsidRDefault="00F6122E" w:rsidP="00F6122E">
      <w:pPr>
        <w:pStyle w:val="a7"/>
        <w:numPr>
          <w:ilvl w:val="0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внешняя система отправила сообщение</w:t>
      </w:r>
    </w:p>
    <w:p w14:paraId="6BBD2224" w14:textId="04B77094" w:rsidR="00F6122E" w:rsidRPr="00966FAB" w:rsidRDefault="00F6122E" w:rsidP="00F6122E">
      <w:pPr>
        <w:pStyle w:val="a7"/>
        <w:numPr>
          <w:ilvl w:val="0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lastRenderedPageBreak/>
        <w:t>журнал сообщений включен и настроен на прием сообщения от этой системы.</w:t>
      </w:r>
    </w:p>
    <w:p w14:paraId="40C4CF8A" w14:textId="57DE722D" w:rsidR="000423C4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Основной поток.</w:t>
      </w:r>
    </w:p>
    <w:p w14:paraId="0C669E95" w14:textId="0686A9FE" w:rsidR="00F6122E" w:rsidRPr="00966FAB" w:rsidRDefault="003A71E2" w:rsidP="00F6122E">
      <w:pPr>
        <w:pStyle w:val="a7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Прецедент начинается в момент отправки сообщения.</w:t>
      </w:r>
    </w:p>
    <w:p w14:paraId="4B064361" w14:textId="2B25EF87" w:rsidR="003A71E2" w:rsidRPr="00966FAB" w:rsidRDefault="003A71E2" w:rsidP="00F6122E">
      <w:pPr>
        <w:pStyle w:val="a7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Система принимает сообщение </w:t>
      </w:r>
    </w:p>
    <w:p w14:paraId="2F91A741" w14:textId="7B541CE2" w:rsidR="003A71E2" w:rsidRPr="00966FAB" w:rsidRDefault="003A71E2" w:rsidP="003A71E2">
      <w:pPr>
        <w:pStyle w:val="a7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считывает название устройства отправляющего сообщение</w:t>
      </w:r>
    </w:p>
    <w:p w14:paraId="17148A98" w14:textId="1DFC3FC3" w:rsidR="003A71E2" w:rsidRPr="00966FAB" w:rsidRDefault="003A71E2" w:rsidP="003A71E2">
      <w:pPr>
        <w:pStyle w:val="a7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записывает сообщение и данные о нем в БД</w:t>
      </w:r>
    </w:p>
    <w:p w14:paraId="7126E4F8" w14:textId="1448AAF3" w:rsidR="003A71E2" w:rsidRPr="00966FAB" w:rsidRDefault="003A71E2" w:rsidP="003A71E2">
      <w:pPr>
        <w:pStyle w:val="a7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фиксирует номер сообщения</w:t>
      </w:r>
    </w:p>
    <w:p w14:paraId="37EA1B4B" w14:textId="1165BBA0" w:rsidR="003A71E2" w:rsidRPr="00966FAB" w:rsidRDefault="003A71E2" w:rsidP="00F6122E">
      <w:pPr>
        <w:pStyle w:val="a7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обновляет таблицу и ждет новых сообщений.</w:t>
      </w:r>
    </w:p>
    <w:p w14:paraId="2607B98A" w14:textId="7DBF5F6B" w:rsidR="003A71E2" w:rsidRPr="00966FAB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Постусловия: система готова к приему новых сообщений</w:t>
      </w:r>
    </w:p>
    <w:p w14:paraId="4E8C7708" w14:textId="37B5AEB7" w:rsidR="003A71E2" w:rsidRPr="00966FAB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Альтернативные потоки: система принимают сообщение от другой системы.</w:t>
      </w:r>
    </w:p>
    <w:p w14:paraId="4FFC7F2B" w14:textId="1F38C1E7" w:rsidR="003A71E2" w:rsidRPr="00966FAB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966FAB">
        <w:rPr>
          <w:rFonts w:ascii="Times New Roman" w:hAnsi="Times New Roman" w:cs="Times New Roman"/>
          <w:b/>
          <w:sz w:val="24"/>
          <w:szCs w:val="24"/>
        </w:rPr>
        <w:t>Прецедент «</w:t>
      </w:r>
      <w:r w:rsidR="00AD1ADF" w:rsidRPr="00966FAB">
        <w:rPr>
          <w:rFonts w:ascii="Times New Roman" w:hAnsi="Times New Roman" w:cs="Times New Roman"/>
          <w:b/>
          <w:sz w:val="24"/>
          <w:szCs w:val="24"/>
        </w:rPr>
        <w:t>поиск по ЖС</w:t>
      </w:r>
      <w:r w:rsidRPr="00966FAB">
        <w:rPr>
          <w:rFonts w:ascii="Times New Roman" w:hAnsi="Times New Roman" w:cs="Times New Roman"/>
          <w:b/>
          <w:sz w:val="24"/>
          <w:szCs w:val="24"/>
        </w:rPr>
        <w:t>»</w:t>
      </w:r>
    </w:p>
    <w:p w14:paraId="48BE9A44" w14:textId="0D9384C0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Краткое описание: пользователь ищет сообщение в журнале</w:t>
      </w:r>
    </w:p>
    <w:p w14:paraId="5330FD71" w14:textId="4D1B62A8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Главные актеры: система журнала сообщений, пользователь</w:t>
      </w:r>
    </w:p>
    <w:p w14:paraId="1977B09E" w14:textId="0F3684BE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Предусловие: система включена, и имеет сообщения для поиска</w:t>
      </w:r>
    </w:p>
    <w:p w14:paraId="65CA50F4" w14:textId="368DB3AA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Основной поток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0747D21" w14:textId="6E5EF09F" w:rsidR="009E2DD7" w:rsidRPr="00966FAB" w:rsidRDefault="009E2DD7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Прецедент начинается в момент входа в систему</w:t>
      </w:r>
    </w:p>
    <w:p w14:paraId="2EA4ABA9" w14:textId="2D72F480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набирает фразу искомого сообщения в диалоговом окне.</w:t>
      </w:r>
    </w:p>
    <w:p w14:paraId="7573A4F3" w14:textId="7C4C231F" w:rsidR="00AD1ADF" w:rsidRPr="00966FAB" w:rsidRDefault="00AD1ADF" w:rsidP="009E2DD7">
      <w:pPr>
        <w:pStyle w:val="a7"/>
        <w:numPr>
          <w:ilvl w:val="1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 Система выполняет поиск по БД и выводит все совпадения по запросу</w:t>
      </w:r>
    </w:p>
    <w:p w14:paraId="22C61798" w14:textId="2006EF88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Иначе: пользователь ищет сообщение в интерфейсе БД</w:t>
      </w:r>
    </w:p>
    <w:p w14:paraId="5A0C5E56" w14:textId="787AAC9A" w:rsidR="00AD1ADF" w:rsidRPr="00966FAB" w:rsidRDefault="00AD1ADF" w:rsidP="00AD1ADF">
      <w:pPr>
        <w:pStyle w:val="a7"/>
        <w:numPr>
          <w:ilvl w:val="1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. Пользователь перелистывает таблицу в поиске исходного сообщения</w:t>
      </w:r>
    </w:p>
    <w:p w14:paraId="31018F07" w14:textId="65B54061" w:rsidR="00AD1ADF" w:rsidRPr="00966FAB" w:rsidRDefault="00AD1ADF" w:rsidP="00AD1ADF">
      <w:pPr>
        <w:pStyle w:val="a7"/>
        <w:numPr>
          <w:ilvl w:val="1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находит или не находит сообщение</w:t>
      </w:r>
    </w:p>
    <w:p w14:paraId="5F738DB6" w14:textId="78316B2E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ищет новое сообщение</w:t>
      </w:r>
    </w:p>
    <w:p w14:paraId="45200375" w14:textId="491230B1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выходит</w:t>
      </w:r>
    </w:p>
    <w:p w14:paraId="1C44E211" w14:textId="48159C28" w:rsidR="00AD1ADF" w:rsidRPr="00966FAB" w:rsidRDefault="00AD1ADF" w:rsidP="00AD1ADF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Постусловия: система обновляется или выключается</w:t>
      </w:r>
    </w:p>
    <w:p w14:paraId="12C1F028" w14:textId="65D2A833" w:rsidR="00F6122E" w:rsidRPr="00966FAB" w:rsidRDefault="00AD1ADF" w:rsidP="00AD1ADF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Альтернативные потоки: выход</w:t>
      </w:r>
    </w:p>
    <w:p w14:paraId="702E011B" w14:textId="20788877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966FAB">
        <w:rPr>
          <w:rFonts w:ascii="Times New Roman" w:hAnsi="Times New Roman" w:cs="Times New Roman"/>
          <w:b/>
          <w:sz w:val="24"/>
          <w:szCs w:val="24"/>
        </w:rPr>
        <w:t>Прецедент «экспорт в другие форматы»</w:t>
      </w:r>
    </w:p>
    <w:p w14:paraId="2FED6D6F" w14:textId="12B52FF1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Краткое описание: пользователь </w:t>
      </w:r>
      <w:r w:rsidR="009E2DD7" w:rsidRPr="00966FAB">
        <w:rPr>
          <w:rFonts w:ascii="Times New Roman" w:hAnsi="Times New Roman" w:cs="Times New Roman"/>
          <w:sz w:val="24"/>
          <w:szCs w:val="24"/>
        </w:rPr>
        <w:t>экспортирует журнал в другие форматы</w:t>
      </w:r>
    </w:p>
    <w:p w14:paraId="428C0248" w14:textId="77777777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Главные актеры: система журнала сообщений, пользователь</w:t>
      </w:r>
    </w:p>
    <w:p w14:paraId="10405E86" w14:textId="418ADDC8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Предусловие: система включена, и имеет сообщения для </w:t>
      </w:r>
      <w:r w:rsidR="009E2DD7" w:rsidRPr="00966FAB">
        <w:rPr>
          <w:rFonts w:ascii="Times New Roman" w:hAnsi="Times New Roman" w:cs="Times New Roman"/>
          <w:sz w:val="24"/>
          <w:szCs w:val="24"/>
        </w:rPr>
        <w:t>экспорта</w:t>
      </w:r>
    </w:p>
    <w:p w14:paraId="1076F068" w14:textId="77777777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Основной поток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3BA3FD6" w14:textId="77777777" w:rsidR="009E2DD7" w:rsidRPr="00966FAB" w:rsidRDefault="009E2DD7" w:rsidP="009E2DD7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Прецедент начинается в момент входа в систему</w:t>
      </w:r>
    </w:p>
    <w:p w14:paraId="00148AAB" w14:textId="6A87AA54" w:rsidR="00AD1ADF" w:rsidRPr="00966FAB" w:rsidRDefault="009E2DD7" w:rsidP="009E2DD7">
      <w:pPr>
        <w:pStyle w:val="a7"/>
        <w:numPr>
          <w:ilvl w:val="0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проводит экспорт в другие форматы.</w:t>
      </w:r>
    </w:p>
    <w:p w14:paraId="443CC613" w14:textId="676D9E74" w:rsidR="009E2DD7" w:rsidRPr="00966FAB" w:rsidRDefault="009E2DD7" w:rsidP="009E2DD7">
      <w:pPr>
        <w:pStyle w:val="a7"/>
        <w:numPr>
          <w:ilvl w:val="1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выбирает в какой формат ему экспортировать</w:t>
      </w:r>
    </w:p>
    <w:p w14:paraId="37DE54F2" w14:textId="783B5763" w:rsidR="009E2DD7" w:rsidRPr="00966FAB" w:rsidRDefault="009E2DD7" w:rsidP="009E2DD7">
      <w:pPr>
        <w:pStyle w:val="a7"/>
        <w:numPr>
          <w:ilvl w:val="1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экспортирует в выбранный формат.</w:t>
      </w:r>
    </w:p>
    <w:p w14:paraId="610C473C" w14:textId="3BBF9779" w:rsidR="009E2DD7" w:rsidRPr="00966FAB" w:rsidRDefault="009E2DD7" w:rsidP="009E2DD7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Постусловия: переход в главное меню</w:t>
      </w:r>
    </w:p>
    <w:p w14:paraId="17947032" w14:textId="0890A52C" w:rsidR="009E2DD7" w:rsidRPr="00966FAB" w:rsidRDefault="009E2DD7" w:rsidP="009E2DD7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lastRenderedPageBreak/>
        <w:t>Альтернативные потоки: экспорт в другой формат</w:t>
      </w:r>
    </w:p>
    <w:p w14:paraId="30DB8B56" w14:textId="1196C967" w:rsidR="00F6122E" w:rsidRPr="00966FAB" w:rsidRDefault="00F6122E" w:rsidP="00F6122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7" w:name="_Toc389136415"/>
      <w:r w:rsidRPr="00966FAB">
        <w:rPr>
          <w:rFonts w:ascii="Times New Roman" w:hAnsi="Times New Roman" w:cs="Times New Roman"/>
          <w:sz w:val="24"/>
          <w:szCs w:val="24"/>
        </w:rPr>
        <w:t>Диаграммы деятельности основных прецедентов</w:t>
      </w:r>
      <w:bookmarkEnd w:id="207"/>
    </w:p>
    <w:p w14:paraId="595AAC23" w14:textId="77777777" w:rsidR="000423C4" w:rsidRPr="00966FAB" w:rsidRDefault="000423C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01D423B" w14:textId="77777777" w:rsidR="009E2DD7" w:rsidRPr="00966FAB" w:rsidRDefault="009E2DD7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E2188EE" w14:textId="6ACE9DE7" w:rsidR="002E6A4C" w:rsidRPr="00966FAB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C4F9A7" wp14:editId="55E85668">
            <wp:extent cx="5934075" cy="38766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89C0" w14:textId="48CE6AF0" w:rsidR="0003128D" w:rsidRPr="00966FAB" w:rsidRDefault="002E6A4C" w:rsidP="002E6A4C">
      <w:pPr>
        <w:tabs>
          <w:tab w:val="left" w:pos="309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9</w:t>
      </w:r>
      <w:r w:rsidR="004A6FFE" w:rsidRPr="00966FAB">
        <w:rPr>
          <w:rFonts w:ascii="Times New Roman" w:hAnsi="Times New Roman" w:cs="Times New Roman"/>
          <w:sz w:val="24"/>
          <w:szCs w:val="24"/>
        </w:rPr>
        <w:t xml:space="preserve"> прием сообщения</w:t>
      </w:r>
    </w:p>
    <w:p w14:paraId="378EC39D" w14:textId="416ED50E" w:rsidR="0003128D" w:rsidRPr="00966FAB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578E72D" wp14:editId="315A10F3">
            <wp:extent cx="5934075" cy="46101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7915" w14:textId="2334A3B0" w:rsidR="0003128D" w:rsidRPr="00966FAB" w:rsidRDefault="002E6A4C" w:rsidP="002E6A4C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10</w:t>
      </w:r>
      <w:r w:rsidR="004A6FFE" w:rsidRPr="00966FAB">
        <w:rPr>
          <w:rFonts w:ascii="Times New Roman" w:hAnsi="Times New Roman" w:cs="Times New Roman"/>
          <w:sz w:val="24"/>
          <w:szCs w:val="24"/>
        </w:rPr>
        <w:t>. Поиск по журналу сообщений</w:t>
      </w:r>
    </w:p>
    <w:p w14:paraId="6AA8DF90" w14:textId="390EF6DF" w:rsidR="0003128D" w:rsidRPr="00966FAB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985FB0" wp14:editId="1949A36B">
            <wp:extent cx="5934075" cy="57626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8DBD" w14:textId="2EA976D8" w:rsidR="000423C4" w:rsidRPr="00966FAB" w:rsidRDefault="002E6A4C" w:rsidP="002E6A4C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11</w:t>
      </w:r>
      <w:r w:rsidR="004A6FFE" w:rsidRPr="00966FAB">
        <w:rPr>
          <w:rFonts w:ascii="Times New Roman" w:hAnsi="Times New Roman" w:cs="Times New Roman"/>
          <w:sz w:val="24"/>
          <w:szCs w:val="24"/>
        </w:rPr>
        <w:t xml:space="preserve">. Экспорт в другие форматы. </w:t>
      </w:r>
    </w:p>
    <w:p w14:paraId="0C6C4908" w14:textId="0456E23F" w:rsidR="000423C4" w:rsidRPr="00966FAB" w:rsidRDefault="00F6122E" w:rsidP="00F6122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8" w:name="_Toc389136416"/>
      <w:r w:rsidRPr="00966FAB">
        <w:rPr>
          <w:rFonts w:ascii="Times New Roman" w:hAnsi="Times New Roman" w:cs="Times New Roman"/>
          <w:sz w:val="24"/>
          <w:szCs w:val="24"/>
        </w:rPr>
        <w:t>Структурированная диаграмма прецедентов</w:t>
      </w:r>
      <w:bookmarkEnd w:id="208"/>
    </w:p>
    <w:p w14:paraId="575722C4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7A148E6" w14:textId="5552B233" w:rsidR="00F6122E" w:rsidRPr="00966FAB" w:rsidRDefault="004379D7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595AE39" wp14:editId="61E97C4E">
            <wp:extent cx="5934075" cy="53911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291D" w14:textId="59DBDAF8" w:rsidR="004379D7" w:rsidRPr="00966FAB" w:rsidRDefault="004379D7" w:rsidP="004379D7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Рисунок 13. Структурированная диаграмма прецедентов. </w:t>
      </w:r>
    </w:p>
    <w:p w14:paraId="217668E9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56A385D0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7C74F573" w14:textId="77777777" w:rsidR="004229B3" w:rsidRPr="00966FAB" w:rsidRDefault="004229B3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DF93736" w14:textId="1D6FED9C" w:rsidR="004229B3" w:rsidRPr="00966FAB" w:rsidRDefault="004229B3" w:rsidP="004229B3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9" w:name="_Toc389136417"/>
      <w:r w:rsidRPr="00966FAB">
        <w:rPr>
          <w:rFonts w:ascii="Times New Roman" w:hAnsi="Times New Roman" w:cs="Times New Roman"/>
          <w:sz w:val="24"/>
          <w:szCs w:val="24"/>
        </w:rPr>
        <w:lastRenderedPageBreak/>
        <w:t>Прототип пользовательского интерфейса.</w:t>
      </w:r>
      <w:bookmarkEnd w:id="209"/>
    </w:p>
    <w:p w14:paraId="5A516E3A" w14:textId="4FC6467E" w:rsidR="00F6122E" w:rsidRPr="00966FAB" w:rsidRDefault="004229B3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97B529" wp14:editId="7ED51652">
            <wp:extent cx="5934075" cy="3362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6251" w14:textId="13981423" w:rsidR="000423C4" w:rsidRPr="00966FAB" w:rsidRDefault="004229B3" w:rsidP="004229B3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13. Прототип пользовательского интерфейса</w:t>
      </w:r>
    </w:p>
    <w:p w14:paraId="49809074" w14:textId="77777777" w:rsidR="00041315" w:rsidRPr="00966FAB" w:rsidRDefault="007B729A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2C4AA435" wp14:editId="353442FC">
            <wp:simplePos x="1533525" y="4648200"/>
            <wp:positionH relativeFrom="column">
              <wp:posOffset>1527810</wp:posOffset>
            </wp:positionH>
            <wp:positionV relativeFrom="paragraph">
              <wp:align>top</wp:align>
            </wp:positionV>
            <wp:extent cx="5991225" cy="3250456"/>
            <wp:effectExtent l="0" t="0" r="0" b="762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25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66FAB">
        <w:rPr>
          <w:rFonts w:ascii="Times New Roman" w:hAnsi="Times New Roman" w:cs="Times New Roman"/>
          <w:sz w:val="24"/>
          <w:szCs w:val="24"/>
        </w:rPr>
        <w:t>рисунок 14. Интерфейс экспорта</w:t>
      </w:r>
    </w:p>
    <w:p w14:paraId="041997E0" w14:textId="77777777" w:rsidR="00041315" w:rsidRPr="00966FAB" w:rsidRDefault="00041315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64E4155C" w14:textId="77777777" w:rsidR="00041315" w:rsidRPr="00966FAB" w:rsidRDefault="00041315" w:rsidP="00041315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10" w:name="_Toc389136418"/>
      <w:r w:rsidRPr="00966FAB">
        <w:rPr>
          <w:rFonts w:ascii="Times New Roman" w:hAnsi="Times New Roman" w:cs="Times New Roman"/>
          <w:sz w:val="24"/>
          <w:szCs w:val="24"/>
        </w:rPr>
        <w:t>классы анализа.</w:t>
      </w:r>
      <w:bookmarkEnd w:id="210"/>
    </w:p>
    <w:p w14:paraId="1B51DAF9" w14:textId="77777777" w:rsidR="007A712D" w:rsidRPr="00966FAB" w:rsidRDefault="007A712D" w:rsidP="007A712D">
      <w:pPr>
        <w:rPr>
          <w:rFonts w:ascii="Times New Roman" w:hAnsi="Times New Roman" w:cs="Times New Roman"/>
        </w:rPr>
      </w:pPr>
    </w:p>
    <w:p w14:paraId="2F999859" w14:textId="2D9A80F4" w:rsidR="00041315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12E3758" wp14:editId="3BF3C15A">
            <wp:extent cx="4143375" cy="36861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4E79" w14:textId="04C97A45" w:rsidR="00041315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15.</w:t>
      </w:r>
    </w:p>
    <w:p w14:paraId="605A5706" w14:textId="77777777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40644A8F" w14:textId="065C07F7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84A435" wp14:editId="422820F5">
            <wp:extent cx="5934075" cy="40100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243B9" w14:textId="6FB727BC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16.</w:t>
      </w:r>
    </w:p>
    <w:p w14:paraId="35A756BC" w14:textId="64DA5E7D" w:rsidR="007A712D" w:rsidRPr="00966FAB" w:rsidRDefault="00525C7F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C8141A6" wp14:editId="51632DA1">
            <wp:extent cx="3162300" cy="32861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C5566" w14:textId="3B914672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21CCE2D" w14:textId="235F9CAF" w:rsidR="007A712D" w:rsidRPr="00966FAB" w:rsidRDefault="00E41CD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Рисунок 17. </w:t>
      </w:r>
    </w:p>
    <w:p w14:paraId="7FAD3E03" w14:textId="48706F29" w:rsidR="00041315" w:rsidRPr="00966FAB" w:rsidRDefault="00E41CD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3B00A4" wp14:editId="2F8EB11F">
            <wp:extent cx="5934075" cy="36099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F2ED" w14:textId="78F238C0" w:rsidR="00041315" w:rsidRPr="00966FAB" w:rsidRDefault="006C12C7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18.</w:t>
      </w:r>
    </w:p>
    <w:p w14:paraId="385AEBA8" w14:textId="5EEBE49C" w:rsidR="007B729A" w:rsidRPr="00966FAB" w:rsidRDefault="00041315" w:rsidP="00041315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11" w:name="_Toc389136419"/>
      <w:r w:rsidRPr="00966FAB">
        <w:rPr>
          <w:rFonts w:ascii="Times New Roman" w:hAnsi="Times New Roman" w:cs="Times New Roman"/>
          <w:sz w:val="24"/>
          <w:szCs w:val="24"/>
        </w:rPr>
        <w:lastRenderedPageBreak/>
        <w:t>Диаграммы классов анализа</w:t>
      </w:r>
      <w:bookmarkEnd w:id="211"/>
      <w:r w:rsidR="007B729A" w:rsidRPr="00966FAB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66073937" w14:textId="77777777" w:rsidR="00041315" w:rsidRPr="00966FAB" w:rsidRDefault="00041315" w:rsidP="005116F7">
      <w:pPr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3655ED1E" wp14:editId="3370046F">
            <wp:extent cx="5934075" cy="61055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C4D3" w14:textId="04130EA0" w:rsidR="00041315" w:rsidRPr="00966FAB" w:rsidRDefault="006C12C7" w:rsidP="006C12C7">
      <w:pPr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20.</w:t>
      </w:r>
    </w:p>
    <w:p w14:paraId="70D7A3EB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1BB866EF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0C519C58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2A13EE24" w14:textId="0D221DA3" w:rsidR="00EB63C1" w:rsidRPr="00966FAB" w:rsidRDefault="00D93B13" w:rsidP="00D93B13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12" w:name="_Toc389136420"/>
      <w:r w:rsidRPr="00966FAB">
        <w:rPr>
          <w:rFonts w:ascii="Times New Roman" w:hAnsi="Times New Roman" w:cs="Times New Roman"/>
          <w:sz w:val="24"/>
          <w:szCs w:val="24"/>
        </w:rPr>
        <w:t>Уточненная оценка стоимости на основе функциональных указателей.</w:t>
      </w:r>
      <w:bookmarkEnd w:id="212"/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A39812" w14:textId="77777777" w:rsidR="00EB63C1" w:rsidRPr="00966FAB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793B2831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Н</w:t>
      </w:r>
      <w:r w:rsidRPr="00966FAB">
        <w:rPr>
          <w:rFonts w:ascii="Times New Roman" w:eastAsia="Calibri" w:hAnsi="Times New Roman" w:cs="Times New Roman"/>
          <w:sz w:val="28"/>
          <w:szCs w:val="28"/>
          <w:lang w:val="es-EC"/>
        </w:rPr>
        <w:t>а основе функциональных указателей</w:t>
      </w:r>
      <w:r w:rsidRPr="00966F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D81E6AB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Используется 5 информационных характеристик.</w:t>
      </w:r>
    </w:p>
    <w:p w14:paraId="2B7B2C87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lastRenderedPageBreak/>
        <w:t>1.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вводов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Подсчитываются все вводы пользователя, по которым поступают разные прикладные данные. Вводы должны быть отделены от запросов, которые подсчитываются отдельно.</w:t>
      </w:r>
    </w:p>
    <w:p w14:paraId="2F67FB01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2.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выводов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Подсчитываются все выводы, по которым к пользователю поступают результаты, вычисленные программным приложением. В этом контексте выводы означают отчеты, экраны, распечатки, сообщения об ошибках. Индивидуальные единицы данных внутри отчета отдельно не подсчитываются.</w:t>
      </w:r>
    </w:p>
    <w:p w14:paraId="43152589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3.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запросов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 запросом понимается диалоговый ввод, который приводит к немедленному программному ответу в форме диалогового вывода. При этом диалоговый ввод в приложении не сохраняется, а диалоговый вывод не требует выполнения вычислений. Подсчитываются все запросы — каждый учитывается отдельно.</w:t>
      </w:r>
    </w:p>
    <w:p w14:paraId="1D4DE03F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4.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внутренних логических файлов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Подсчитываются все логические файлы (то есть логические группы данных, которые могут быть частью базы данных или отдельным файлом).</w:t>
      </w:r>
    </w:p>
    <w:p w14:paraId="4FA0A4CE" w14:textId="77777777" w:rsidR="002F0D13" w:rsidRPr="00966FAB" w:rsidRDefault="002F0D13" w:rsidP="002F0D13">
      <w:pPr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5.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интерфейсных файлов.</w:t>
      </w: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Подсчитываются все логические файлы из других приложений, на которые ссылается данное приложение.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w:br/>
        </m:r>
      </m:oMath>
      <m:oMathPara>
        <m:oMath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>FP</m:t>
          </m:r>
          <m:r>
            <m:rPr>
              <m:nor/>
            </m:rPr>
            <w:rPr>
              <w:rFonts w:ascii="Times New Roman" w:eastAsia="Calibri" w:hAnsi="Times New Roman" w:cs="Times New Roman"/>
              <w:i/>
              <w:sz w:val="28"/>
              <w:szCs w:val="28"/>
            </w:rPr>
            <m:t>ожi</m:t>
          </m:r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>лучi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+FP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>худi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+FP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 xml:space="preserve">верi 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x 4</m:t>
              </m:r>
            </m:num>
            <m:den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6</m:t>
              </m:r>
            </m:den>
          </m:f>
        </m:oMath>
      </m:oMathPara>
    </w:p>
    <w:p w14:paraId="60DF5D75" w14:textId="77777777" w:rsidR="002F0D13" w:rsidRPr="00966FAB" w:rsidRDefault="002F0D13" w:rsidP="002F0D13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Оценка информационных характеристик проекта</w:t>
      </w:r>
    </w:p>
    <w:tbl>
      <w:tblPr>
        <w:tblStyle w:val="a8"/>
        <w:tblW w:w="9621" w:type="dxa"/>
        <w:tblLook w:val="04A0" w:firstRow="1" w:lastRow="0" w:firstColumn="1" w:lastColumn="0" w:noHBand="0" w:noVBand="1"/>
      </w:tblPr>
      <w:tblGrid>
        <w:gridCol w:w="2399"/>
        <w:gridCol w:w="1062"/>
        <w:gridCol w:w="1356"/>
        <w:gridCol w:w="1074"/>
        <w:gridCol w:w="1461"/>
        <w:gridCol w:w="1351"/>
        <w:gridCol w:w="1417"/>
      </w:tblGrid>
      <w:tr w:rsidR="002F0D13" w:rsidRPr="00966FAB" w14:paraId="6646B4E2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113D8C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Имя характеристики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732137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Лучший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CE1079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Вероятный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5AD575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Худший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BBF219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Ожидаемый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438803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Сложность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C5E09C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Количество</w:t>
            </w:r>
          </w:p>
        </w:tc>
      </w:tr>
      <w:tr w:rsidR="002F0D13" w:rsidRPr="00966FAB" w14:paraId="359996DE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9637D0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вводы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E80E1D" w14:textId="0F9EE44E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72496C" w14:textId="41FF7F04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779ABE" w14:textId="21A6EA34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780AB8" w14:textId="3D466E54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400851" w14:textId="646CA5E8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8BE33D" w14:textId="1879C2A6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</w:tr>
      <w:tr w:rsidR="002F0D13" w:rsidRPr="00966FAB" w14:paraId="08A12D03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3D984A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выводы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084053" w14:textId="66AA157D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988A23" w14:textId="76980182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F866AF" w14:textId="01F6A2A3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883F17" w14:textId="5E10BC65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E8FE0A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66B7AD" w14:textId="18245E3E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</w:tr>
      <w:tr w:rsidR="002F0D13" w:rsidRPr="00966FAB" w14:paraId="2976A7B2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48724E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запросы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55E63D" w14:textId="25E2C37A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6E8C13" w14:textId="64599D19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008D8A" w14:textId="47F7BA6A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42E2C5" w14:textId="19E2ADE6" w:rsidR="002F0D13" w:rsidRPr="00966FAB" w:rsidRDefault="00DF5C8C" w:rsidP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0247F4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8F31CE" w14:textId="3AA19FF3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</w:tr>
      <w:tr w:rsidR="002F0D13" w:rsidRPr="00966FAB" w14:paraId="6E53035C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0C14E1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Внутренние логические файлы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89E4F1" w14:textId="48FBB433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20A5ED" w14:textId="67225950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8A4DAA" w14:textId="68FEAABE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D2410E" w14:textId="6496D5AF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16AF2B" w14:textId="09F66855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4AF2D6" w14:textId="50943FBF" w:rsidR="002F0D13" w:rsidRPr="00966FAB" w:rsidRDefault="002F0D13" w:rsidP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DF5C8C"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29F4A5E3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B4D7F0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интерфейсные файлы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CCBAE0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29EF0D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C4C819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3D4305" w14:textId="593E6C28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40EBCA" w14:textId="583262F3" w:rsidR="002F0D13" w:rsidRPr="00966FAB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A2571B" w14:textId="5E5C3B06" w:rsidR="002F0D13" w:rsidRPr="00966FAB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2F0D13" w:rsidRPr="00966FAB" w14:paraId="3D6BDE6B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8CD1B4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Общее количество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55B0DF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6F239E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B63E9D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8CDB2F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C18538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20ABCE" w14:textId="2D23BD60" w:rsidR="002F0D13" w:rsidRPr="00966FAB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72</w:t>
            </w:r>
          </w:p>
        </w:tc>
      </w:tr>
    </w:tbl>
    <w:p w14:paraId="6E408DE1" w14:textId="77777777" w:rsidR="002F0D13" w:rsidRPr="00966FAB" w:rsidRDefault="002F0D13" w:rsidP="002F0D13">
      <w:pPr>
        <w:widowControl w:val="0"/>
        <w:suppressAutoHyphens/>
        <w:spacing w:before="240"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Оценка системных параметров проекта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683"/>
        <w:gridCol w:w="2312"/>
        <w:gridCol w:w="5303"/>
        <w:gridCol w:w="1047"/>
      </w:tblGrid>
      <w:tr w:rsidR="002F0D13" w:rsidRPr="00966FAB" w14:paraId="7C10863E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D8FD6DE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№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232CC4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Системный параметр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1D4950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Описание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3659BA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Оценка</w:t>
            </w:r>
          </w:p>
        </w:tc>
      </w:tr>
      <w:tr w:rsidR="002F0D13" w:rsidRPr="00966FAB" w14:paraId="3F9EE965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0FAFB0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77DE56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Передачи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3D5BB4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Сколько средств связи требуется для передачи или обмена информацией с приложением или системой?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97DF14E" w14:textId="4377ED73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:rsidRPr="00966FAB" w14:paraId="7A2DC5D4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E6C9A0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lastRenderedPageBreak/>
              <w:t>2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75E3D0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Распределенная обработка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5576B97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обрабатываются распределенные данные и функции обработки?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5C74EFA" w14:textId="429731F7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5FFB3C30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90B3D57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3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F3D1F07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Производительность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DC230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Нуждается ли пользователь в фиксации времени ответа или производительности?.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381143" w14:textId="5C51D94B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2F0D13" w:rsidRPr="00966FAB" w14:paraId="50978068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40D93A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4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6DA4D1B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Распространенность используемой конфигурации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FCCBFC6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распространена текущая аппаратная платформа, на которой будет выполняться приложение?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CE60D4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2F0D13" w:rsidRPr="00966FAB" w14:paraId="41A6BBE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F25F11E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5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D9FF5D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Скорость транзакций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CA75988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часто выполняются транзакции? (каждый день, каждую неделю, каждый месяц)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B2265C4" w14:textId="57EF0B70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:rsidRPr="00966FAB" w14:paraId="612BB6D2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482C95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6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872A1D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Оперативный ввод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B868EA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Какой процент информации надо вводить в режиме онлайн?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D9D9361" w14:textId="16BC7E56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305C4606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5117FA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7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B5A78E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Эффективность работы конечного пользователя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8DC9328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Приложение проектировалось для обеспечения эффективной работы конечного пользователя?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060E38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:rsidRPr="00966FAB" w14:paraId="241B033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EF71930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8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88E2B71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Оперативное обновление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25623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много внутренних файлов обновляется в онлайновой транзакции?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234F154" w14:textId="47D06D15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2F0D13" w:rsidRPr="00966FAB" w14:paraId="7A69B8F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B5693A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9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36AEBCC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Сложность обработки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7E4B63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Выполняет ли приложение интенсивную логическую или математическую обработку?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C2E61C5" w14:textId="6357A2C0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2F0D13" w:rsidRPr="00966FAB" w14:paraId="3A2C04EB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E9422E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10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39CBAF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Повторная используемость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EBCC6C1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Приложение разрабатывалось для удовлетворения требований одного или многих пользователей?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B21C915" w14:textId="3A0787B7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2F0D13" w:rsidRPr="00966FAB" w14:paraId="3F59C98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5C5807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11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DF2270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Легкость инсталляции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38F32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трудны преобразование и инсталляция приложения?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6D548E2" w14:textId="482EA56E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2F0D13" w:rsidRPr="00966FAB" w14:paraId="37F2D1BF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29578E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12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B4BA0C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Легкость эксплуатации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F6436D4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эффективны и/или автоматизированы процедуры запуска, резервирования и восстановления?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2984DF0" w14:textId="072CB4C9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2F0D13" w:rsidRPr="00966FAB" w14:paraId="2E650CD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96552E4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13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29F21C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Разнообразные условия размещения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739EA9F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Была ли спроектирована, разработана и поддержана возможность инсталляции приложения в разных местах для различных организаций?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3EAB66C" w14:textId="66DDD85B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6E14063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5AAC2D6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14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3017C10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Простота изменений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B013014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Была ли спроектирована, разработана и поддержана в приложении простота изменений?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79E46EE" w14:textId="1977CF3A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635B5767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3FE33F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Всего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AFDAB3F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9F750A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059E2B8" w14:textId="03056323" w:rsidR="002F0D13" w:rsidRPr="00966FAB" w:rsidRDefault="002F0D13" w:rsidP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4</w:t>
            </w:r>
            <w:r w:rsidR="006A6002" w:rsidRPr="00966FA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3</w:t>
            </w:r>
          </w:p>
        </w:tc>
      </w:tr>
    </w:tbl>
    <w:p w14:paraId="4234EADA" w14:textId="77777777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s-EC"/>
        </w:rPr>
      </w:pPr>
    </w:p>
    <w:p w14:paraId="03227E46" w14:textId="77777777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 xml:space="preserve">Используя таблицы получаем </w:t>
      </w:r>
    </w:p>
    <w:p w14:paraId="5D52E512" w14:textId="785BB362" w:rsidR="002F0D13" w:rsidRPr="00966FAB" w:rsidRDefault="002F0D13" w:rsidP="002F0D13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FP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  <w:lang w:val="es-EC"/>
        </w:rPr>
        <w:t xml:space="preserve"> = Общее количество х (0,65+ 0,01 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x</w:t>
      </w:r>
      <w:r w:rsidRPr="00966FAB">
        <w:rPr>
          <w:rFonts w:ascii="Times New Roman" w:eastAsia="Calibri" w:hAnsi="Times New Roman" w:cs="Times New Roman"/>
          <w:color w:val="000000"/>
          <w:position w:val="-28"/>
          <w:sz w:val="28"/>
          <w:szCs w:val="28"/>
          <w:lang w:val="en-US"/>
        </w:rPr>
        <w:object w:dxaOrig="555" w:dyaOrig="690" w14:anchorId="2D60E4ED">
          <v:shape id="_x0000_i1026" type="#_x0000_t75" style="width:27.75pt;height:34.5pt" o:ole="" fillcolor="window">
            <v:imagedata r:id="rId31" o:title=""/>
          </v:shape>
          <o:OLEObject Type="Embed" ProgID="Equation.3" ShapeID="_x0000_i1026" DrawAspect="Content" ObjectID="_1462878403" r:id="rId32"/>
        </w:objec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  <w:lang w:val="es-EC"/>
        </w:rPr>
        <w:t>)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=</w:t>
      </w:r>
      <w:r w:rsidR="006A6002"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72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х (0,65+0,01 х 4</w:t>
      </w:r>
      <w:r w:rsidR="006A6002"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)=</w:t>
      </w:r>
      <w:r w:rsidR="006A6002"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77.76</w:t>
      </w:r>
    </w:p>
    <w:p w14:paraId="794A40FF" w14:textId="77777777" w:rsidR="007C4ED1" w:rsidRPr="00966FAB" w:rsidRDefault="007C4ED1" w:rsidP="007C4ED1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02AD2BC" w14:textId="6C797F92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Затраты = FP / Производительность=</w:t>
      </w:r>
      <w:r w:rsidR="006A6002" w:rsidRPr="00966FAB">
        <w:rPr>
          <w:rFonts w:ascii="Times New Roman" w:eastAsia="Times New Roman" w:hAnsi="Times New Roman" w:cs="Times New Roman"/>
          <w:sz w:val="28"/>
          <w:szCs w:val="28"/>
        </w:rPr>
        <w:t>77.76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/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=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5.9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[чел.-мес]</w:t>
      </w:r>
    </w:p>
    <w:p w14:paraId="15E3560F" w14:textId="569F1255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Стоимость = Затраты х $1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00=$</w:t>
      </w:r>
      <w:r w:rsidRPr="00966FAB">
        <w:rPr>
          <w:rFonts w:ascii="Times New Roman" w:eastAsia="Calibri" w:hAnsi="Times New Roman" w:cs="Times New Roman"/>
          <w:lang w:val="es-EC"/>
        </w:rPr>
        <w:t xml:space="preserve"> 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5900</w:t>
      </w:r>
    </w:p>
    <w:p w14:paraId="4D69362B" w14:textId="15DBB51F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Длительность = [3,0 х (ЗАТРАТЫ)</w:t>
      </w:r>
      <w:r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(0,33+0,2(B-1,01))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]=3(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5.9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0,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1</w:t>
      </w:r>
      <w:r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6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5.7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[мес].</w:t>
      </w:r>
    </w:p>
    <w:p w14:paraId="31E79451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1C31B1AF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397A3A47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4FC1AA7D" w14:textId="77777777" w:rsidR="00EB63C1" w:rsidRPr="00966FAB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53B66795" w14:textId="77777777" w:rsidR="00EB63C1" w:rsidRPr="00966FAB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27DA8FEC" w14:textId="3E2AD450" w:rsidR="000423C4" w:rsidRPr="00966FAB" w:rsidRDefault="000423C4" w:rsidP="000423C4">
      <w:pPr>
        <w:pStyle w:val="1"/>
        <w:jc w:val="center"/>
        <w:rPr>
          <w:rFonts w:ascii="Times New Roman" w:hAnsi="Times New Roman" w:cs="Times New Roman"/>
          <w:sz w:val="24"/>
          <w:szCs w:val="24"/>
        </w:rPr>
      </w:pPr>
      <w:del w:id="213" w:author="frostball@gmail.com" w:date="2014-05-25T18:00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3 </w:delText>
        </w:r>
      </w:del>
      <w:bookmarkStart w:id="214" w:name="_Toc389136421"/>
      <w:r w:rsidRPr="00966FAB">
        <w:rPr>
          <w:rFonts w:ascii="Times New Roman" w:hAnsi="Times New Roman" w:cs="Times New Roman"/>
          <w:sz w:val="24"/>
          <w:szCs w:val="24"/>
        </w:rPr>
        <w:t>Этап построения</w:t>
      </w:r>
      <w:bookmarkEnd w:id="214"/>
    </w:p>
    <w:p w14:paraId="06D02A0D" w14:textId="77777777" w:rsidR="007C46C3" w:rsidRPr="00966FAB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Паттерны:</w:t>
      </w:r>
    </w:p>
    <w:p w14:paraId="7AE9FBFA" w14:textId="77777777" w:rsidR="007C46C3" w:rsidRPr="00966FAB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Модуль таблицы [ Table Modyle ] это объект, охватывающий логику обработки всех записей хранимой или виртуальной таблицы базы данных.</w:t>
      </w:r>
    </w:p>
    <w:p w14:paraId="7D749C0E" w14:textId="77777777" w:rsidR="00044C58" w:rsidRPr="00966FAB" w:rsidRDefault="00044C58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D3EDD4" wp14:editId="4457A56C">
            <wp:extent cx="3390900" cy="2628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B733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Одна сущность обрабатывает всю бизнес-логику для всех строк таблице БД или виде.</w:t>
      </w:r>
    </w:p>
    <w:p w14:paraId="26E811F2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Один из основополагающих принципов в ООП - сочетание данных и методов обработки этих данных. Традиционный объектно-ориентированный подход основан на объектах с соответствием, как, например, в паттерне Domain Model. Таким образом, если есть класс Employee, люой экземпляр этого класса соответствует конкретному работнику. Эта структура работает хорошо, потому что, имея связь, можно выполнять операции, использователь отношения, и собирать данные о работнике</w:t>
      </w:r>
    </w:p>
    <w:p w14:paraId="3005327A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lastRenderedPageBreak/>
        <w:t>Одна из проблем в паттерне Domain Model заключается в интерфейсе к БД. Этот подход относится к БД, как к сумашедшей тётушке, запертой на чердаке, с которой никто не хочет говорить. Частенько, приходится сильно постараться, чтобы записать или считать данные из БД, преобразуя их между двумя представлениями.</w:t>
      </w:r>
    </w:p>
    <w:p w14:paraId="526E49B0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 Table Module разделяет логику области определения (домена) на отдельные классы для каждой таблицы в БД и один экземпляр класса содержит различные процедуры, работающие с данными. Основное отличие от Domain Model заключается в том, что если есть несколько заказов, то Domain Model будет создавать для каждого из заказов свой объект, а Table Module будет управлять всем заказами при помощи одного объекта.</w:t>
      </w:r>
    </w:p>
    <w:p w14:paraId="6C0DB6D5" w14:textId="77777777" w:rsidR="007C46C3" w:rsidRPr="00966FAB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52BF7AC" w14:textId="77777777" w:rsidR="000423C4" w:rsidRPr="00966FAB" w:rsidRDefault="000423C4" w:rsidP="000423C4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15" w:name="_Toc389136422"/>
      <w:r w:rsidRPr="00966FAB">
        <w:rPr>
          <w:rFonts w:ascii="Times New Roman" w:hAnsi="Times New Roman" w:cs="Times New Roman"/>
          <w:sz w:val="24"/>
          <w:szCs w:val="24"/>
        </w:rPr>
        <w:t>1 Студент</w:t>
      </w:r>
      <w:bookmarkEnd w:id="215"/>
    </w:p>
    <w:p w14:paraId="62C969B5" w14:textId="77777777" w:rsidR="000423C4" w:rsidRPr="00966FAB" w:rsidRDefault="000423C4" w:rsidP="000423C4">
      <w:pPr>
        <w:pStyle w:val="3"/>
        <w:numPr>
          <w:ilvl w:val="0"/>
          <w:numId w:val="9"/>
        </w:numPr>
        <w:rPr>
          <w:rFonts w:ascii="Times New Roman" w:hAnsi="Times New Roman" w:cs="Times New Roman"/>
        </w:rPr>
      </w:pPr>
      <w:bookmarkStart w:id="216" w:name="_Toc389136423"/>
      <w:r w:rsidRPr="00966FAB">
        <w:rPr>
          <w:rFonts w:ascii="Times New Roman" w:hAnsi="Times New Roman" w:cs="Times New Roman"/>
        </w:rPr>
        <w:t>Полностью определить и реализовать прецеденты (по варианту).</w:t>
      </w:r>
      <w:bookmarkEnd w:id="216"/>
    </w:p>
    <w:p w14:paraId="63E937FE" w14:textId="77777777" w:rsidR="000423C4" w:rsidRPr="00966FAB" w:rsidRDefault="00E0090C" w:rsidP="000423C4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</w:t>
      </w:r>
      <w:r w:rsidR="00D6699D" w:rsidRPr="00966FAB">
        <w:rPr>
          <w:rFonts w:ascii="Times New Roman" w:hAnsi="Times New Roman" w:cs="Times New Roman"/>
          <w:sz w:val="24"/>
        </w:rPr>
        <w:t xml:space="preserve"> прецедентов для 1 студента.</w:t>
      </w:r>
    </w:p>
    <w:p w14:paraId="0515F30E" w14:textId="77777777" w:rsidR="00186AD7" w:rsidRPr="00966FAB" w:rsidRDefault="00186AD7" w:rsidP="000423C4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7171FE0B" wp14:editId="3D2BD5B8">
            <wp:extent cx="5905500" cy="5962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0327" w14:textId="77777777" w:rsidR="00E0090C" w:rsidRPr="00966FAB" w:rsidRDefault="00FF467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Диаграмма(ы) классов подсистемы</w:t>
      </w:r>
    </w:p>
    <w:p w14:paraId="1EF7C94F" w14:textId="77777777" w:rsidR="00FF467C" w:rsidRPr="00966FAB" w:rsidRDefault="00FF467C" w:rsidP="00FF467C">
      <w:pPr>
        <w:pStyle w:val="a7"/>
        <w:rPr>
          <w:rFonts w:ascii="Times New Roman" w:hAnsi="Times New Roman" w:cs="Times New Roman"/>
          <w:sz w:val="24"/>
        </w:rPr>
      </w:pPr>
    </w:p>
    <w:p w14:paraId="22F2A2E2" w14:textId="77777777" w:rsidR="00FF467C" w:rsidRPr="00966FAB" w:rsidRDefault="00260C5B" w:rsidP="00FF467C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5B2D912" wp14:editId="493E7097">
            <wp:extent cx="4819650" cy="2628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8102" w14:textId="77777777" w:rsidR="00FF467C" w:rsidRPr="00966FAB" w:rsidRDefault="00FF467C" w:rsidP="00FF467C">
      <w:pPr>
        <w:pStyle w:val="a7"/>
        <w:rPr>
          <w:rFonts w:ascii="Times New Roman" w:hAnsi="Times New Roman" w:cs="Times New Roman"/>
          <w:sz w:val="24"/>
        </w:rPr>
      </w:pPr>
    </w:p>
    <w:p w14:paraId="57E4F973" w14:textId="77777777" w:rsidR="00E0090C" w:rsidRPr="00966FAB" w:rsidRDefault="00E0090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Полностью разработать компоненты с использованием паттернов (по вариантам).</w:t>
      </w:r>
    </w:p>
    <w:p w14:paraId="064294CF" w14:textId="77777777" w:rsidR="00E0090C" w:rsidRPr="00966FAB" w:rsidRDefault="00E0090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последовательностей для основных функций программы,</w:t>
      </w:r>
    </w:p>
    <w:p w14:paraId="43538F7B" w14:textId="77777777" w:rsidR="00660229" w:rsidRPr="00966FAB" w:rsidRDefault="00660229" w:rsidP="005F11A2">
      <w:pPr>
        <w:pStyle w:val="a7"/>
        <w:rPr>
          <w:rFonts w:ascii="Times New Roman" w:hAnsi="Times New Roman" w:cs="Times New Roman"/>
          <w:sz w:val="24"/>
        </w:rPr>
      </w:pPr>
    </w:p>
    <w:p w14:paraId="77B44A0E" w14:textId="77777777" w:rsidR="00EB0D3E" w:rsidRPr="00966FAB" w:rsidRDefault="00660229" w:rsidP="00EB0D3E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B721DA7" wp14:editId="63E896D6">
            <wp:extent cx="5943600" cy="3352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9FC43" w14:textId="77777777" w:rsidR="00EB0D3E" w:rsidRPr="00966FAB" w:rsidRDefault="00EB0D3E" w:rsidP="00EB0D3E">
      <w:pPr>
        <w:pStyle w:val="a7"/>
        <w:rPr>
          <w:rFonts w:ascii="Times New Roman" w:hAnsi="Times New Roman" w:cs="Times New Roman"/>
          <w:sz w:val="24"/>
        </w:rPr>
      </w:pPr>
    </w:p>
    <w:p w14:paraId="7A9F75DF" w14:textId="77777777" w:rsidR="00E0090C" w:rsidRPr="00966FAB" w:rsidRDefault="00E0090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классов и последовательностей для иллюстрации примененных паттернов.</w:t>
      </w:r>
    </w:p>
    <w:p w14:paraId="5279DC8E" w14:textId="77777777" w:rsidR="00553855" w:rsidRPr="00966FAB" w:rsidRDefault="007C46C3" w:rsidP="00553855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модуль таблицы</w:t>
      </w:r>
      <w:r w:rsidR="004E4C12" w:rsidRPr="00966FAB">
        <w:rPr>
          <w:rFonts w:ascii="Times New Roman" w:hAnsi="Times New Roman" w:cs="Times New Roman"/>
          <w:sz w:val="24"/>
        </w:rPr>
        <w:t xml:space="preserve"> (описан выше)</w:t>
      </w:r>
    </w:p>
    <w:p w14:paraId="280F06D5" w14:textId="77777777" w:rsidR="004E4C12" w:rsidRPr="00966FAB" w:rsidRDefault="004E4C12" w:rsidP="00553855">
      <w:pPr>
        <w:pStyle w:val="a7"/>
        <w:rPr>
          <w:rFonts w:ascii="Times New Roman" w:hAnsi="Times New Roman" w:cs="Times New Roman"/>
          <w:sz w:val="24"/>
        </w:rPr>
      </w:pPr>
    </w:p>
    <w:p w14:paraId="6385EBA6" w14:textId="77777777" w:rsidR="004E4C12" w:rsidRPr="00966FAB" w:rsidRDefault="004E4C12" w:rsidP="004E4C12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преобразователь данных (обращение к БД)</w:t>
      </w:r>
    </w:p>
    <w:p w14:paraId="23AE2A14" w14:textId="77777777" w:rsidR="002E15E8" w:rsidRPr="00966FAB" w:rsidRDefault="002E15E8" w:rsidP="004E4C12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CEF83A7" wp14:editId="3B9A9DCC">
            <wp:extent cx="4676775" cy="2038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14E2" w14:textId="77777777" w:rsidR="002E15E8" w:rsidRPr="00966FAB" w:rsidRDefault="002E15E8" w:rsidP="002E15E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Описание Data Mapper</w:t>
      </w:r>
    </w:p>
    <w:p w14:paraId="37DB1737" w14:textId="77777777" w:rsidR="002E15E8" w:rsidRPr="00966FAB" w:rsidRDefault="002E15E8" w:rsidP="002E15E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Объектные и реляционные БД используют разные способы структурирования данных. Множество составляющих объектов, например коллекции и наследование, не представлены в реляционных БД. Когда проектируется объектная модель с большим количеством бизнес-логики, полезно применять такие механизмы для улучшения организации хранения данных и логики, которая работает c ними. Это приводит к различиям в организации. Так что объектная и реляционная схемы не идентичны.</w:t>
      </w:r>
    </w:p>
    <w:p w14:paraId="6B166F38" w14:textId="77777777" w:rsidR="002E15E8" w:rsidRPr="00966FAB" w:rsidRDefault="002E15E8" w:rsidP="002E15E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Тем не менее, необходимость в обмене данными между двумя схемами не отпадает, и этот обмен становится, в свою очередь, сложным. Если же объект знает о реляционной структуре — изменения в одной из структур приведёт к проблемам в другой.</w:t>
      </w:r>
    </w:p>
    <w:p w14:paraId="56B5BA2B" w14:textId="77777777" w:rsidR="002E15E8" w:rsidRPr="00966FAB" w:rsidRDefault="002E15E8" w:rsidP="002E15E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Data Mapper — это программная прослойка, разделяющая объект и БД. Его обязанность — пересылать данные между ними и изолировать их друг от друга. При использовании Data Mapper'а объекты не нуждаются в знании о существовании БД. Они не нуждаются в SQL-коде, и (естественно) в информации о структуре БД. Так как Data Mapper - это разновидность паттерна Mapper, сам объект-Mapper неизвестен объекту.</w:t>
      </w:r>
    </w:p>
    <w:p w14:paraId="14B3E328" w14:textId="77777777" w:rsidR="004E4C12" w:rsidRPr="00966FAB" w:rsidRDefault="004E4C12" w:rsidP="004E4C12">
      <w:pPr>
        <w:pStyle w:val="a7"/>
        <w:rPr>
          <w:rFonts w:ascii="Times New Roman" w:hAnsi="Times New Roman" w:cs="Times New Roman"/>
          <w:sz w:val="24"/>
        </w:rPr>
      </w:pPr>
    </w:p>
    <w:p w14:paraId="541E3FB6" w14:textId="77777777" w:rsidR="004E4C12" w:rsidRPr="00966FAB" w:rsidRDefault="004E4C12" w:rsidP="004E4C12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мост (gof)</w:t>
      </w:r>
    </w:p>
    <w:p w14:paraId="277EFC37" w14:textId="77777777" w:rsidR="002E15E8" w:rsidRPr="00966FAB" w:rsidRDefault="00E07F91" w:rsidP="004E4C12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Когда абстракция и реализация разделены, они могут изменяться независимо. Другими словами, при реализации через паттерн мост, изменение структуры интерфейса не мешает изменению структуры реализации.</w:t>
      </w:r>
    </w:p>
    <w:p w14:paraId="4D9E8E51" w14:textId="77777777" w:rsidR="004E4C12" w:rsidRPr="00966FAB" w:rsidRDefault="004E4C12" w:rsidP="00553855">
      <w:pPr>
        <w:pStyle w:val="a7"/>
        <w:rPr>
          <w:rFonts w:ascii="Times New Roman" w:hAnsi="Times New Roman" w:cs="Times New Roman"/>
          <w:sz w:val="24"/>
        </w:rPr>
      </w:pPr>
    </w:p>
    <w:p w14:paraId="56C68614" w14:textId="77777777" w:rsidR="007C46C3" w:rsidRPr="00966FAB" w:rsidRDefault="007C46C3" w:rsidP="00553855">
      <w:pPr>
        <w:pStyle w:val="a7"/>
        <w:rPr>
          <w:rFonts w:ascii="Times New Roman" w:hAnsi="Times New Roman" w:cs="Times New Roman"/>
          <w:sz w:val="24"/>
        </w:rPr>
      </w:pPr>
    </w:p>
    <w:p w14:paraId="19128024" w14:textId="77777777" w:rsidR="00E0090C" w:rsidRPr="00966FAB" w:rsidRDefault="00BB66BB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Оценка качества проекта</w:t>
      </w:r>
      <w:r w:rsidR="00E0090C" w:rsidRPr="00966FAB">
        <w:rPr>
          <w:rFonts w:ascii="Times New Roman" w:hAnsi="Times New Roman" w:cs="Times New Roman"/>
          <w:sz w:val="24"/>
        </w:rPr>
        <w:t>.</w:t>
      </w:r>
    </w:p>
    <w:p w14:paraId="75CA9481" w14:textId="77777777" w:rsidR="00BB66BB" w:rsidRPr="00966FAB" w:rsidRDefault="00735A96" w:rsidP="00BB66BB">
      <w:pPr>
        <w:pStyle w:val="a7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Итерация 1</w:t>
      </w:r>
    </w:p>
    <w:p w14:paraId="77B0183D" w14:textId="77777777" w:rsidR="00BB66BB" w:rsidRPr="00966FAB" w:rsidRDefault="00BB66BB" w:rsidP="00BB66BB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399ED445" w14:textId="77777777" w:rsidR="00E0090C" w:rsidRPr="00966FAB" w:rsidRDefault="00BF13D4" w:rsidP="00E0090C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Классы: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870"/>
        <w:gridCol w:w="2940"/>
        <w:gridCol w:w="3815"/>
      </w:tblGrid>
      <w:tr w:rsidR="00BF13D4" w:rsidRPr="00966FAB" w14:paraId="3F4115FA" w14:textId="77777777" w:rsidTr="00EE4AFC">
        <w:tc>
          <w:tcPr>
            <w:tcW w:w="1870" w:type="dxa"/>
          </w:tcPr>
          <w:p w14:paraId="1D423B80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40" w:type="dxa"/>
          </w:tcPr>
          <w:p w14:paraId="10F16E93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815" w:type="dxa"/>
          </w:tcPr>
          <w:p w14:paraId="192BC569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F13D4" w:rsidRPr="00966FAB" w14:paraId="18158DAC" w14:textId="77777777" w:rsidTr="00EE4AFC">
        <w:trPr>
          <w:trHeight w:val="42"/>
        </w:trPr>
        <w:tc>
          <w:tcPr>
            <w:tcW w:w="1870" w:type="dxa"/>
            <w:vMerge w:val="restart"/>
          </w:tcPr>
          <w:p w14:paraId="3EF4E093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Form1</w:t>
            </w:r>
          </w:p>
        </w:tc>
        <w:tc>
          <w:tcPr>
            <w:tcW w:w="2940" w:type="dxa"/>
          </w:tcPr>
          <w:p w14:paraId="53584F8D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private lib.WinHistory history;</w:t>
            </w:r>
          </w:p>
        </w:tc>
        <w:tc>
          <w:tcPr>
            <w:tcW w:w="3815" w:type="dxa"/>
          </w:tcPr>
          <w:p w14:paraId="7DF0C07E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public Form1()</w:t>
            </w:r>
          </w:p>
        </w:tc>
      </w:tr>
      <w:tr w:rsidR="00BF13D4" w:rsidRPr="004C3A60" w14:paraId="262524CE" w14:textId="77777777" w:rsidTr="00BF13D4">
        <w:trPr>
          <w:trHeight w:val="38"/>
        </w:trPr>
        <w:tc>
          <w:tcPr>
            <w:tcW w:w="2872" w:type="dxa"/>
            <w:vMerge/>
          </w:tcPr>
          <w:p w14:paraId="0DE8C88B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60" w:type="dxa"/>
          </w:tcPr>
          <w:p w14:paraId="366233CB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List&lt;lib.Models.Message&gt; messages;</w:t>
            </w:r>
          </w:p>
        </w:tc>
        <w:tc>
          <w:tcPr>
            <w:tcW w:w="2893" w:type="dxa"/>
          </w:tcPr>
          <w:p w14:paraId="7069CE88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searchButton_Click(object sender, EventArgs e)</w:t>
            </w:r>
          </w:p>
        </w:tc>
      </w:tr>
      <w:tr w:rsidR="00EE4AFC" w:rsidRPr="005116F7" w14:paraId="1FE90F2F" w14:textId="77777777" w:rsidTr="00BF13D4">
        <w:trPr>
          <w:trHeight w:val="38"/>
        </w:trPr>
        <w:tc>
          <w:tcPr>
            <w:tcW w:w="2872" w:type="dxa"/>
            <w:vMerge/>
          </w:tcPr>
          <w:p w14:paraId="7A01ADCD" w14:textId="77777777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  <w:vMerge w:val="restart"/>
          </w:tcPr>
          <w:p w14:paraId="2D758FCE" w14:textId="77777777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List&lt;lib.Models.ClientInfo&gt; clients;</w:t>
            </w:r>
          </w:p>
        </w:tc>
        <w:tc>
          <w:tcPr>
            <w:tcW w:w="2893" w:type="dxa"/>
          </w:tcPr>
          <w:p w14:paraId="121A8EE8" w14:textId="077A1D58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EE4AFC">
              <w:rPr>
                <w:rFonts w:ascii="Times New Roman" w:hAnsi="Times New Roman" w:cs="Times New Roman"/>
                <w:sz w:val="24"/>
                <w:lang w:val="en-US"/>
              </w:rPr>
              <w:t>private void ResfreshMessages()</w:t>
            </w:r>
          </w:p>
        </w:tc>
      </w:tr>
      <w:tr w:rsidR="00EE4AFC" w:rsidRPr="004C3A60" w14:paraId="39519418" w14:textId="77777777" w:rsidTr="00EE4AFC">
        <w:trPr>
          <w:trHeight w:val="38"/>
        </w:trPr>
        <w:tc>
          <w:tcPr>
            <w:tcW w:w="1870" w:type="dxa"/>
            <w:vMerge/>
          </w:tcPr>
          <w:p w14:paraId="4AF83AB1" w14:textId="77777777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2FF0701E" w14:textId="77777777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60A043E" w14:textId="16BED252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EE4AFC">
              <w:rPr>
                <w:rFonts w:ascii="Times New Roman" w:hAnsi="Times New Roman" w:cs="Times New Roman"/>
                <w:sz w:val="24"/>
                <w:lang w:val="en-US"/>
              </w:rPr>
              <w:t>private void containsQuery_TextChanged(object sender, EventArgs e)</w:t>
            </w:r>
          </w:p>
        </w:tc>
      </w:tr>
      <w:tr w:rsidR="00EE4AFC" w:rsidRPr="004C3A60" w14:paraId="388F2997" w14:textId="77777777" w:rsidTr="00EE4AFC">
        <w:trPr>
          <w:trHeight w:val="38"/>
        </w:trPr>
        <w:tc>
          <w:tcPr>
            <w:tcW w:w="1870" w:type="dxa"/>
            <w:vMerge/>
          </w:tcPr>
          <w:p w14:paraId="09AB20D5" w14:textId="77777777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05174321" w14:textId="77777777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687701DB" w14:textId="3DF5356C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EE4AFC">
              <w:rPr>
                <w:rFonts w:ascii="Times New Roman" w:hAnsi="Times New Roman" w:cs="Times New Roman"/>
                <w:sz w:val="24"/>
                <w:lang w:val="en-US"/>
              </w:rPr>
              <w:t>private void minLevelQuery_TextChanged(object sender, EventArgs e)</w:t>
            </w:r>
          </w:p>
        </w:tc>
      </w:tr>
      <w:tr w:rsidR="00EE4AFC" w:rsidRPr="004C3A60" w14:paraId="218FE483" w14:textId="77777777" w:rsidTr="00BF128C">
        <w:trPr>
          <w:trHeight w:val="838"/>
        </w:trPr>
        <w:tc>
          <w:tcPr>
            <w:tcW w:w="1870" w:type="dxa"/>
            <w:vMerge/>
          </w:tcPr>
          <w:p w14:paraId="673B696F" w14:textId="77777777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6D48B085" w14:textId="77777777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18A8DF6C" w14:textId="0A09DD40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EE4AFC">
              <w:rPr>
                <w:rFonts w:ascii="Times New Roman" w:hAnsi="Times New Roman" w:cs="Times New Roman"/>
                <w:sz w:val="24"/>
                <w:lang w:val="en-US"/>
              </w:rPr>
              <w:t>private void button1_Click(object sender, EventArgs e)</w:t>
            </w:r>
          </w:p>
        </w:tc>
      </w:tr>
    </w:tbl>
    <w:p w14:paraId="6D9517FE" w14:textId="77777777" w:rsidR="00BF13D4" w:rsidRPr="00966FAB" w:rsidRDefault="00BF13D4" w:rsidP="00E0090C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46C4DAF5" w14:textId="77777777" w:rsidR="004B6463" w:rsidRPr="00EE4AFC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EE4AFC">
        <w:rPr>
          <w:rFonts w:ascii="Times New Roman" w:hAnsi="Times New Roman" w:cs="Times New Roman"/>
          <w:b/>
          <w:sz w:val="24"/>
        </w:rPr>
        <w:t>Метрика 1: Взвешенные методы на класс WMC (WeightedMethodsPerClass)</w:t>
      </w:r>
    </w:p>
    <w:p w14:paraId="0910B296" w14:textId="77777777" w:rsidR="004B6463" w:rsidRPr="004C3A60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Применим упрощенную версию метрик –WMC будет равняться количеству методов  в  классе.  Подсчитываются только  методы  текущего  класса.  Унаследованные  методы  игнорируются. Метрика    WMC  дает  относительную  меру  сложности  класса. Считаем,  что  все  методы  класса имеют  одинаковую  сложность</w:t>
      </w:r>
      <w:r w:rsidRPr="004C3A60">
        <w:rPr>
          <w:rFonts w:ascii="Times New Roman" w:hAnsi="Times New Roman" w:cs="Times New Roman"/>
          <w:sz w:val="24"/>
        </w:rPr>
        <w:t>.</w:t>
      </w:r>
    </w:p>
    <w:p w14:paraId="609FE634" w14:textId="281A2803" w:rsidR="004B6463" w:rsidRPr="004C3A60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4C3A60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4C3A60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Form</w:t>
      </w:r>
      <w:r w:rsidRPr="004C3A60">
        <w:rPr>
          <w:rFonts w:ascii="Times New Roman" w:hAnsi="Times New Roman" w:cs="Times New Roman"/>
          <w:sz w:val="24"/>
        </w:rPr>
        <w:t>1=6</w:t>
      </w:r>
    </w:p>
    <w:p w14:paraId="20AD17B7" w14:textId="06EC5EDC" w:rsidR="004B6463" w:rsidRPr="004C3A60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4C3A60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4C3A60">
        <w:rPr>
          <w:rFonts w:ascii="Times New Roman" w:hAnsi="Times New Roman" w:cs="Times New Roman"/>
          <w:sz w:val="24"/>
        </w:rPr>
        <w:t>=6</w:t>
      </w:r>
    </w:p>
    <w:p w14:paraId="2B738D17" w14:textId="77777777" w:rsidR="004B6463" w:rsidRPr="004B6463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4B6463">
        <w:rPr>
          <w:rFonts w:ascii="Times New Roman" w:hAnsi="Times New Roman" w:cs="Times New Roman"/>
          <w:b/>
          <w:sz w:val="24"/>
        </w:rPr>
        <w:lastRenderedPageBreak/>
        <w:t xml:space="preserve">Метрика 2: Количество детей </w:t>
      </w:r>
      <w:r w:rsidRPr="004B6463">
        <w:rPr>
          <w:rFonts w:ascii="Times New Roman" w:hAnsi="Times New Roman" w:cs="Times New Roman"/>
          <w:b/>
          <w:sz w:val="24"/>
          <w:lang w:val="en-US"/>
        </w:rPr>
        <w:t>NOC</w:t>
      </w:r>
      <w:r w:rsidRPr="004B6463">
        <w:rPr>
          <w:rFonts w:ascii="Times New Roman" w:hAnsi="Times New Roman" w:cs="Times New Roman"/>
          <w:b/>
          <w:sz w:val="24"/>
        </w:rPr>
        <w:t xml:space="preserve"> (</w:t>
      </w:r>
      <w:r w:rsidRPr="004B6463">
        <w:rPr>
          <w:rFonts w:ascii="Times New Roman" w:hAnsi="Times New Roman" w:cs="Times New Roman"/>
          <w:b/>
          <w:sz w:val="24"/>
          <w:lang w:val="en-US"/>
        </w:rPr>
        <w:t>Number</w:t>
      </w:r>
      <w:r w:rsidRPr="004B6463">
        <w:rPr>
          <w:rFonts w:ascii="Times New Roman" w:hAnsi="Times New Roman" w:cs="Times New Roman"/>
          <w:b/>
          <w:sz w:val="24"/>
        </w:rPr>
        <w:t xml:space="preserve"> </w:t>
      </w:r>
      <w:r w:rsidRPr="004B6463">
        <w:rPr>
          <w:rFonts w:ascii="Times New Roman" w:hAnsi="Times New Roman" w:cs="Times New Roman"/>
          <w:b/>
          <w:sz w:val="24"/>
          <w:lang w:val="en-US"/>
        </w:rPr>
        <w:t>of</w:t>
      </w:r>
      <w:r w:rsidRPr="004B6463">
        <w:rPr>
          <w:rFonts w:ascii="Times New Roman" w:hAnsi="Times New Roman" w:cs="Times New Roman"/>
          <w:b/>
          <w:sz w:val="24"/>
        </w:rPr>
        <w:t xml:space="preserve"> </w:t>
      </w:r>
      <w:r w:rsidRPr="004B6463">
        <w:rPr>
          <w:rFonts w:ascii="Times New Roman" w:hAnsi="Times New Roman" w:cs="Times New Roman"/>
          <w:b/>
          <w:sz w:val="24"/>
          <w:lang w:val="en-US"/>
        </w:rPr>
        <w:t>children</w:t>
      </w:r>
      <w:r w:rsidRPr="004B6463">
        <w:rPr>
          <w:rFonts w:ascii="Times New Roman" w:hAnsi="Times New Roman" w:cs="Times New Roman"/>
          <w:b/>
          <w:sz w:val="24"/>
        </w:rPr>
        <w:t>)</w:t>
      </w:r>
    </w:p>
    <w:p w14:paraId="0AF87B62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79A211C6" w14:textId="559261E8" w:rsidR="004B6463" w:rsidRPr="004B6463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NOC</w:t>
      </w:r>
      <w:r w:rsidRPr="004B646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=0</w:t>
      </w:r>
    </w:p>
    <w:p w14:paraId="253FDB2B" w14:textId="77777777" w:rsidR="004B6463" w:rsidRPr="004B6463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4B6463">
        <w:rPr>
          <w:rFonts w:ascii="Times New Roman" w:hAnsi="Times New Roman" w:cs="Times New Roman"/>
          <w:b/>
          <w:sz w:val="24"/>
        </w:rPr>
        <w:t>Метрика 3: Сцепление между классами объектов СВО (</w:t>
      </w:r>
      <w:r w:rsidRPr="004B6463">
        <w:rPr>
          <w:rFonts w:ascii="Times New Roman" w:hAnsi="Times New Roman" w:cs="Times New Roman"/>
          <w:b/>
          <w:sz w:val="24"/>
          <w:lang w:val="en-US"/>
        </w:rPr>
        <w:t>Coupling</w:t>
      </w:r>
      <w:r w:rsidRPr="004B6463">
        <w:rPr>
          <w:rFonts w:ascii="Times New Roman" w:hAnsi="Times New Roman" w:cs="Times New Roman"/>
          <w:b/>
          <w:sz w:val="24"/>
        </w:rPr>
        <w:t xml:space="preserve"> </w:t>
      </w:r>
      <w:r w:rsidRPr="004B6463">
        <w:rPr>
          <w:rFonts w:ascii="Times New Roman" w:hAnsi="Times New Roman" w:cs="Times New Roman"/>
          <w:b/>
          <w:sz w:val="24"/>
          <w:lang w:val="en-US"/>
        </w:rPr>
        <w:t>between</w:t>
      </w:r>
      <w:r w:rsidRPr="004B6463">
        <w:rPr>
          <w:rFonts w:ascii="Times New Roman" w:hAnsi="Times New Roman" w:cs="Times New Roman"/>
          <w:b/>
          <w:sz w:val="24"/>
        </w:rPr>
        <w:t xml:space="preserve"> </w:t>
      </w:r>
      <w:r w:rsidRPr="004B6463">
        <w:rPr>
          <w:rFonts w:ascii="Times New Roman" w:hAnsi="Times New Roman" w:cs="Times New Roman"/>
          <w:b/>
          <w:sz w:val="24"/>
          <w:lang w:val="en-US"/>
        </w:rPr>
        <w:t>object</w:t>
      </w:r>
      <w:r w:rsidRPr="004B6463">
        <w:rPr>
          <w:rFonts w:ascii="Times New Roman" w:hAnsi="Times New Roman" w:cs="Times New Roman"/>
          <w:b/>
          <w:sz w:val="24"/>
        </w:rPr>
        <w:t xml:space="preserve"> </w:t>
      </w:r>
      <w:r w:rsidRPr="004B6463">
        <w:rPr>
          <w:rFonts w:ascii="Times New Roman" w:hAnsi="Times New Roman" w:cs="Times New Roman"/>
          <w:b/>
          <w:sz w:val="24"/>
          <w:lang w:val="en-US"/>
        </w:rPr>
        <w:t>classes</w:t>
      </w:r>
      <w:r w:rsidRPr="004B6463">
        <w:rPr>
          <w:rFonts w:ascii="Times New Roman" w:hAnsi="Times New Roman" w:cs="Times New Roman"/>
          <w:b/>
          <w:sz w:val="24"/>
        </w:rPr>
        <w:t xml:space="preserve">) </w:t>
      </w:r>
    </w:p>
    <w:p w14:paraId="1DC7B4EC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11749356" w14:textId="2E401BB8" w:rsidR="004B6463" w:rsidRPr="004C3A60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Pr="004C3A60">
        <w:rPr>
          <w:rFonts w:ascii="Times New Roman" w:hAnsi="Times New Roman" w:cs="Times New Roman"/>
          <w:sz w:val="24"/>
          <w:lang w:val="en-US"/>
        </w:rPr>
        <w:t>3</w:t>
      </w:r>
    </w:p>
    <w:p w14:paraId="1D893077" w14:textId="0AFF651B" w:rsidR="004B6463" w:rsidRPr="004C3A60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0D2F9A">
        <w:rPr>
          <w:rFonts w:ascii="Times New Roman" w:hAnsi="Times New Roman" w:cs="Times New Roman"/>
          <w:sz w:val="24"/>
          <w:lang w:val="en-US"/>
        </w:rPr>
        <w:t>=</w:t>
      </w:r>
      <w:r w:rsidR="00971106" w:rsidRPr="004C3A60">
        <w:rPr>
          <w:rFonts w:ascii="Times New Roman" w:hAnsi="Times New Roman" w:cs="Times New Roman"/>
          <w:sz w:val="24"/>
          <w:lang w:val="en-US"/>
        </w:rPr>
        <w:t>3</w:t>
      </w:r>
    </w:p>
    <w:p w14:paraId="3314F88F" w14:textId="77777777" w:rsidR="004B6463" w:rsidRPr="000D2F9A" w:rsidRDefault="004B6463" w:rsidP="004B646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(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) </w:t>
      </w:r>
    </w:p>
    <w:p w14:paraId="469049AF" w14:textId="77777777" w:rsidR="004B6463" w:rsidRPr="000D2F9A" w:rsidRDefault="004B6463" w:rsidP="004B6463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867A035" w14:textId="77777777" w:rsidR="004B6463" w:rsidRPr="00966FAB" w:rsidRDefault="004B6463" w:rsidP="004B6463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2A79DEBB" w14:textId="77777777" w:rsidR="004B6463" w:rsidRPr="00966FAB" w:rsidRDefault="004B6463" w:rsidP="004B6463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Данная метрика характеризует динамическую составляющую внешних связей классов. </w:t>
      </w:r>
    </w:p>
    <w:p w14:paraId="20627EBB" w14:textId="77777777" w:rsidR="004B6463" w:rsidRPr="00966FAB" w:rsidRDefault="004B6463" w:rsidP="004B6463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7DA49AC1" w14:textId="77777777" w:rsidR="004B6463" w:rsidRPr="00966FAB" w:rsidRDefault="004B6463" w:rsidP="004B6463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2ED1E19D" w14:textId="6AA49B80" w:rsidR="004B6463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971106" w:rsidRPr="00971106">
        <w:rPr>
          <w:rFonts w:ascii="Times New Roman" w:hAnsi="Times New Roman" w:cs="Times New Roman"/>
          <w:sz w:val="24"/>
          <w:lang w:val="en-US"/>
        </w:rPr>
        <w:t>6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971106" w:rsidRPr="004C3A60">
        <w:rPr>
          <w:rFonts w:ascii="Times New Roman" w:hAnsi="Times New Roman" w:cs="Times New Roman"/>
          <w:sz w:val="24"/>
          <w:lang w:val="en-US"/>
        </w:rPr>
        <w:t>5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71106" w:rsidRPr="00971106">
        <w:rPr>
          <w:rFonts w:ascii="Times New Roman" w:hAnsi="Times New Roman" w:cs="Times New Roman"/>
          <w:sz w:val="24"/>
          <w:lang w:val="en-US"/>
        </w:rPr>
        <w:t>11</w:t>
      </w:r>
    </w:p>
    <w:p w14:paraId="4B2330E3" w14:textId="3F9FA91D" w:rsidR="00971106" w:rsidRPr="004C3A60" w:rsidRDefault="00971106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71106">
        <w:rPr>
          <w:rFonts w:ascii="Times New Roman" w:hAnsi="Times New Roman" w:cs="Times New Roman"/>
          <w:sz w:val="24"/>
          <w:lang w:val="en-US"/>
        </w:rPr>
        <w:t>RFC</w:t>
      </w:r>
      <w:r w:rsidRPr="004C3A60">
        <w:rPr>
          <w:rFonts w:ascii="Times New Roman" w:hAnsi="Times New Roman" w:cs="Times New Roman"/>
          <w:sz w:val="24"/>
          <w:lang w:val="en-US"/>
        </w:rPr>
        <w:t>=11</w:t>
      </w:r>
    </w:p>
    <w:p w14:paraId="2D4641C0" w14:textId="77777777" w:rsidR="004B6463" w:rsidRPr="004C3A60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>OM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Lack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of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Cohesion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in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Methods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) </w:t>
      </w:r>
    </w:p>
    <w:p w14:paraId="7B553219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0E6FD0A3" w14:textId="40A46B95" w:rsidR="004B6463" w:rsidRPr="00971106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Form1=3</w:t>
      </w:r>
      <w:r w:rsidR="00971106" w:rsidRPr="00971106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-6=</w:t>
      </w:r>
      <w:r w:rsidR="00971106" w:rsidRPr="00971106">
        <w:rPr>
          <w:rFonts w:ascii="Times New Roman" w:hAnsi="Times New Roman" w:cs="Times New Roman"/>
          <w:sz w:val="24"/>
          <w:lang w:val="en-US"/>
        </w:rPr>
        <w:t>24</w:t>
      </w:r>
    </w:p>
    <w:p w14:paraId="61490FE3" w14:textId="26CA2E45" w:rsidR="004B6463" w:rsidRPr="00971106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= </w:t>
      </w:r>
      <w:r w:rsidR="00971106" w:rsidRPr="00971106">
        <w:rPr>
          <w:rFonts w:ascii="Times New Roman" w:hAnsi="Times New Roman" w:cs="Times New Roman"/>
          <w:sz w:val="24"/>
          <w:lang w:val="en-US"/>
        </w:rPr>
        <w:t>24</w:t>
      </w:r>
    </w:p>
    <w:p w14:paraId="382B9F82" w14:textId="77777777" w:rsidR="004B6463" w:rsidRPr="00971106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CS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 (</w:t>
      </w:r>
      <w:r w:rsidRPr="000D2F9A">
        <w:rPr>
          <w:rFonts w:ascii="Times New Roman" w:hAnsi="Times New Roman" w:cs="Times New Roman"/>
          <w:b/>
          <w:sz w:val="24"/>
          <w:lang w:val="en-US"/>
        </w:rPr>
        <w:t>Class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Size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) </w:t>
      </w:r>
    </w:p>
    <w:p w14:paraId="7C9318F6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3231944C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3312F60F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79767E1B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51D0B7C9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CS ≤ 20 методов.</w:t>
      </w:r>
    </w:p>
    <w:p w14:paraId="4F277C1A" w14:textId="2150A706" w:rsidR="004B6463" w:rsidRPr="000D2F9A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CS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Form</w:t>
      </w:r>
      <w:r w:rsidRPr="000D2F9A">
        <w:rPr>
          <w:rFonts w:ascii="Times New Roman" w:hAnsi="Times New Roman" w:cs="Times New Roman"/>
          <w:sz w:val="24"/>
        </w:rPr>
        <w:t>1=</w:t>
      </w:r>
      <w:r w:rsidR="00971106">
        <w:rPr>
          <w:rFonts w:ascii="Times New Roman" w:hAnsi="Times New Roman" w:cs="Times New Roman"/>
          <w:sz w:val="24"/>
        </w:rPr>
        <w:t>6</w:t>
      </w:r>
      <w:r w:rsidRPr="000D2F9A">
        <w:rPr>
          <w:rFonts w:ascii="Times New Roman" w:hAnsi="Times New Roman" w:cs="Times New Roman"/>
          <w:sz w:val="24"/>
        </w:rPr>
        <w:t>+</w:t>
      </w:r>
      <w:r w:rsidR="00971106">
        <w:rPr>
          <w:rFonts w:ascii="Times New Roman" w:hAnsi="Times New Roman" w:cs="Times New Roman"/>
          <w:sz w:val="24"/>
        </w:rPr>
        <w:t>2</w:t>
      </w:r>
      <w:r w:rsidRPr="000D2F9A">
        <w:rPr>
          <w:rFonts w:ascii="Times New Roman" w:hAnsi="Times New Roman" w:cs="Times New Roman"/>
          <w:sz w:val="24"/>
        </w:rPr>
        <w:t>=</w:t>
      </w:r>
      <w:r w:rsidR="00971106">
        <w:rPr>
          <w:rFonts w:ascii="Times New Roman" w:hAnsi="Times New Roman" w:cs="Times New Roman"/>
          <w:sz w:val="24"/>
        </w:rPr>
        <w:t>8</w:t>
      </w:r>
    </w:p>
    <w:p w14:paraId="55708775" w14:textId="417BC66B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CS =</w:t>
      </w:r>
      <w:r w:rsidR="00971106">
        <w:rPr>
          <w:rFonts w:ascii="Times New Roman" w:hAnsi="Times New Roman" w:cs="Times New Roman"/>
          <w:sz w:val="24"/>
        </w:rPr>
        <w:t>8</w:t>
      </w:r>
    </w:p>
    <w:p w14:paraId="5DF060E3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69C1C80B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4A243732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6A6653E6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72AD9D7B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717071CF" w14:textId="424F9625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0D2F9A">
        <w:rPr>
          <w:rFonts w:ascii="Times New Roman" w:hAnsi="Times New Roman" w:cs="Times New Roman"/>
          <w:sz w:val="24"/>
        </w:rPr>
        <w:t>=</w:t>
      </w:r>
      <w:r w:rsidR="00971106">
        <w:rPr>
          <w:rFonts w:ascii="Times New Roman" w:hAnsi="Times New Roman" w:cs="Times New Roman"/>
          <w:sz w:val="24"/>
        </w:rPr>
        <w:t>0</w:t>
      </w:r>
    </w:p>
    <w:p w14:paraId="670C4579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5CD21DCE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03CE596E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</w:t>
      </w:r>
      <w:r w:rsidRPr="00966FAB">
        <w:rPr>
          <w:rFonts w:ascii="Times New Roman" w:hAnsi="Times New Roman" w:cs="Times New Roman"/>
          <w:sz w:val="24"/>
        </w:rPr>
        <w:lastRenderedPageBreak/>
        <w:t xml:space="preserve">нижних уровнях иерархии. Для рекомендуемых значений CS = 20 и DIT = 6 рекомендуемое значение NOA ≤ 4 методов (для класса-листа). </w:t>
      </w:r>
    </w:p>
    <w:p w14:paraId="1E499287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NOA=0</w:t>
      </w:r>
    </w:p>
    <w:p w14:paraId="316F37E9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9: Индекс специализации SI (Specialization Index) </w:t>
      </w:r>
    </w:p>
    <w:p w14:paraId="12C0A782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03E6F31B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(NOO * уровень) /Mобщ, </w:t>
      </w:r>
    </w:p>
    <w:p w14:paraId="4E091438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4D599823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012E50DC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253F0AA7" w14:textId="677DB8A5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</w:t>
      </w:r>
      <w:r w:rsidR="00971106">
        <w:rPr>
          <w:rFonts w:ascii="Times New Roman" w:hAnsi="Times New Roman" w:cs="Times New Roman"/>
          <w:sz w:val="24"/>
        </w:rPr>
        <w:t>0</w:t>
      </w:r>
    </w:p>
    <w:p w14:paraId="5097255D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518135D4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64FAE612" w14:textId="4080D864" w:rsidR="004B6463" w:rsidRPr="00D11303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D11303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D11303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Form</w:t>
      </w:r>
      <w:r w:rsidRPr="00D11303">
        <w:rPr>
          <w:rFonts w:ascii="Times New Roman" w:hAnsi="Times New Roman" w:cs="Times New Roman"/>
          <w:sz w:val="24"/>
        </w:rPr>
        <w:t>1=4</w:t>
      </w:r>
      <w:r w:rsidR="00D11303">
        <w:rPr>
          <w:rFonts w:ascii="Times New Roman" w:hAnsi="Times New Roman" w:cs="Times New Roman"/>
          <w:sz w:val="24"/>
        </w:rPr>
        <w:t>0</w:t>
      </w:r>
      <w:r w:rsidRPr="00D11303">
        <w:rPr>
          <w:rFonts w:ascii="Times New Roman" w:hAnsi="Times New Roman" w:cs="Times New Roman"/>
          <w:sz w:val="24"/>
        </w:rPr>
        <w:t>/</w:t>
      </w:r>
      <w:r w:rsidR="00D11303">
        <w:rPr>
          <w:rFonts w:ascii="Times New Roman" w:hAnsi="Times New Roman" w:cs="Times New Roman"/>
          <w:sz w:val="24"/>
        </w:rPr>
        <w:t>6</w:t>
      </w:r>
      <w:r w:rsidRPr="00D11303">
        <w:rPr>
          <w:rFonts w:ascii="Times New Roman" w:hAnsi="Times New Roman" w:cs="Times New Roman"/>
          <w:sz w:val="24"/>
        </w:rPr>
        <w:t>=6</w:t>
      </w:r>
    </w:p>
    <w:p w14:paraId="5103B7FC" w14:textId="027E9A55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</w:rPr>
        <w:t>=</w:t>
      </w:r>
      <w:r w:rsidR="00D11303">
        <w:rPr>
          <w:rFonts w:ascii="Times New Roman" w:hAnsi="Times New Roman" w:cs="Times New Roman"/>
          <w:sz w:val="24"/>
        </w:rPr>
        <w:t>6.66</w:t>
      </w:r>
    </w:p>
    <w:p w14:paraId="642E2FFD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11: Среднее количество параметров на операцию NP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</w:p>
    <w:p w14:paraId="5AF3D660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(AverageNumberofParametersperoperation) </w:t>
      </w:r>
    </w:p>
    <w:p w14:paraId="5773F611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Чем больше параметров у операции, тем сложнее сотрудничество между объектами. Поэтому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16B3D82C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0C78DC57" w14:textId="57F847DC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D11303" w:rsidRPr="004C3A60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/</w:t>
      </w:r>
      <w:r w:rsidR="00D11303" w:rsidRPr="004C3A60">
        <w:rPr>
          <w:rFonts w:ascii="Times New Roman" w:hAnsi="Times New Roman" w:cs="Times New Roman"/>
          <w:sz w:val="24"/>
          <w:lang w:val="en-US"/>
        </w:rPr>
        <w:t>6</w:t>
      </w:r>
      <w:r w:rsidRPr="00966FAB">
        <w:rPr>
          <w:rFonts w:ascii="Times New Roman" w:hAnsi="Times New Roman" w:cs="Times New Roman"/>
          <w:sz w:val="24"/>
          <w:lang w:val="en-US"/>
        </w:rPr>
        <w:t>=0.5</w:t>
      </w:r>
    </w:p>
    <w:p w14:paraId="4D86562F" w14:textId="1E1EA2CD" w:rsidR="004B6463" w:rsidRPr="004C3A60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0D2F9A">
        <w:rPr>
          <w:rFonts w:ascii="Times New Roman" w:hAnsi="Times New Roman" w:cs="Times New Roman"/>
          <w:sz w:val="24"/>
          <w:lang w:val="en-US"/>
        </w:rPr>
        <w:t>NP</w:t>
      </w:r>
      <w:r w:rsidRPr="000D2F9A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=0.</w:t>
      </w:r>
      <w:r w:rsidR="00D11303" w:rsidRPr="004C3A60">
        <w:rPr>
          <w:rFonts w:ascii="Times New Roman" w:hAnsi="Times New Roman" w:cs="Times New Roman"/>
          <w:sz w:val="24"/>
          <w:lang w:val="en-US"/>
        </w:rPr>
        <w:t>5</w:t>
      </w:r>
    </w:p>
    <w:p w14:paraId="35A5320D" w14:textId="77777777" w:rsidR="004B6463" w:rsidRPr="000D2F9A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1D7DE28F" w14:textId="77777777" w:rsidR="004B6463" w:rsidRPr="000D2F9A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DIT (Depth of Inheritance Tree)</w:t>
      </w:r>
    </w:p>
    <w:p w14:paraId="01694685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DIT определяется как максимальная длина пути от листа до корня дерева наследования классов.</w:t>
      </w:r>
    </w:p>
    <w:p w14:paraId="3EC30321" w14:textId="21963CBC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DIT = </w:t>
      </w:r>
      <w:r w:rsidR="00D11303">
        <w:rPr>
          <w:rFonts w:ascii="Times New Roman" w:hAnsi="Times New Roman" w:cs="Times New Roman"/>
          <w:sz w:val="24"/>
        </w:rPr>
        <w:t>0</w:t>
      </w:r>
    </w:p>
    <w:p w14:paraId="129DF635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50FAFC83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47B5FC57" w14:textId="408F4D9D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NOM = </w:t>
      </w:r>
      <w:r w:rsidR="00D11303">
        <w:rPr>
          <w:rFonts w:ascii="Times New Roman" w:hAnsi="Times New Roman" w:cs="Times New Roman"/>
          <w:sz w:val="24"/>
        </w:rPr>
        <w:t>6</w:t>
      </w:r>
    </w:p>
    <w:p w14:paraId="2B9E6BC6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7799606B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lastRenderedPageBreak/>
        <w:t>Метрика 14: Общее количество классов в системе – NC (Numberofclasses)</w:t>
      </w:r>
    </w:p>
    <w:p w14:paraId="5214F2BD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08B11EE5" w14:textId="30946945" w:rsidR="004B6463" w:rsidRPr="00966FAB" w:rsidRDefault="00D1130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NC</w:t>
      </w:r>
      <w:r w:rsidR="004B6463" w:rsidRPr="00966FAB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/>
          <w:sz w:val="24"/>
        </w:rPr>
        <w:t>1</w:t>
      </w:r>
    </w:p>
    <w:p w14:paraId="6ECA0B20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5819C2CF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6F536686" w14:textId="64964492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LOCsum =</w:t>
      </w:r>
      <w:r w:rsidR="00D11303">
        <w:rPr>
          <w:rFonts w:ascii="Times New Roman" w:hAnsi="Times New Roman" w:cs="Times New Roman"/>
          <w:sz w:val="24"/>
        </w:rPr>
        <w:t>40</w:t>
      </w:r>
    </w:p>
    <w:p w14:paraId="28BBD18C" w14:textId="77777777" w:rsidR="00086691" w:rsidRPr="00EE4AFC" w:rsidRDefault="00086691" w:rsidP="00A9141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p w14:paraId="48629E2F" w14:textId="77777777" w:rsidR="00086691" w:rsidRPr="00EE4AFC" w:rsidRDefault="00086691" w:rsidP="00A9141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p w14:paraId="67E06363" w14:textId="21665961" w:rsidR="00A91415" w:rsidRPr="00966FAB" w:rsidRDefault="00A91415" w:rsidP="00A91415">
      <w:pPr>
        <w:pStyle w:val="a7"/>
        <w:rPr>
          <w:ins w:id="217" w:author="I TIX" w:date="2014-05-27T23:43:00Z"/>
          <w:rFonts w:ascii="Times New Roman" w:hAnsi="Times New Roman" w:cs="Times New Roman"/>
          <w:b/>
          <w:sz w:val="24"/>
        </w:rPr>
      </w:pPr>
      <w:ins w:id="218" w:author="I TIX" w:date="2014-05-27T23:43:00Z">
        <w:r w:rsidRPr="00966FAB">
          <w:rPr>
            <w:rFonts w:ascii="Times New Roman" w:hAnsi="Times New Roman" w:cs="Times New Roman"/>
            <w:b/>
            <w:sz w:val="24"/>
          </w:rPr>
          <w:t>Итерация 2</w:t>
        </w:r>
      </w:ins>
    </w:p>
    <w:p w14:paraId="28E2D732" w14:textId="77777777" w:rsidR="00A91415" w:rsidRPr="00966FAB" w:rsidRDefault="00A91415" w:rsidP="00A91415">
      <w:pPr>
        <w:pStyle w:val="a7"/>
        <w:rPr>
          <w:ins w:id="219" w:author="I TIX" w:date="2014-05-27T23:43:00Z"/>
          <w:rFonts w:ascii="Times New Roman" w:hAnsi="Times New Roman" w:cs="Times New Roman"/>
          <w:b/>
          <w:sz w:val="24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870"/>
        <w:gridCol w:w="2940"/>
        <w:gridCol w:w="3815"/>
      </w:tblGrid>
      <w:tr w:rsidR="00EC3DC3" w:rsidRPr="00966FAB" w14:paraId="5001CE7E" w14:textId="77777777" w:rsidTr="00EC3DC3">
        <w:trPr>
          <w:ins w:id="220" w:author="I TIX" w:date="2014-05-27T23:43:00Z"/>
        </w:trPr>
        <w:tc>
          <w:tcPr>
            <w:tcW w:w="1870" w:type="dxa"/>
          </w:tcPr>
          <w:p w14:paraId="61DAB918" w14:textId="3819E057" w:rsidR="00A91415" w:rsidRPr="00966FAB" w:rsidRDefault="00E85982" w:rsidP="00A91415">
            <w:pPr>
              <w:pStyle w:val="a7"/>
              <w:ind w:left="0"/>
              <w:rPr>
                <w:ins w:id="221" w:author="I TIX" w:date="2014-05-27T23:43:00Z"/>
                <w:rFonts w:ascii="Times New Roman" w:hAnsi="Times New Roman" w:cs="Times New Roman"/>
                <w:sz w:val="24"/>
              </w:rPr>
            </w:pPr>
            <w:ins w:id="222" w:author="I TIX" w:date="2014-05-27T23:43:00Z">
              <w:r w:rsidRPr="00966FAB">
                <w:rPr>
                  <w:rFonts w:ascii="Times New Roman" w:hAnsi="Times New Roman" w:cs="Times New Roman"/>
                  <w:sz w:val="24"/>
                </w:rPr>
                <w:t xml:space="preserve">Класс </w:t>
              </w:r>
            </w:ins>
          </w:p>
        </w:tc>
        <w:tc>
          <w:tcPr>
            <w:tcW w:w="2940" w:type="dxa"/>
          </w:tcPr>
          <w:p w14:paraId="1EFBBF50" w14:textId="03AADB10" w:rsidR="00A91415" w:rsidRPr="00966FAB" w:rsidRDefault="00E85982" w:rsidP="00A91415">
            <w:pPr>
              <w:pStyle w:val="a7"/>
              <w:ind w:left="0"/>
              <w:rPr>
                <w:ins w:id="223" w:author="I TIX" w:date="2014-05-27T23:43:00Z"/>
                <w:rFonts w:ascii="Times New Roman" w:hAnsi="Times New Roman" w:cs="Times New Roman"/>
                <w:sz w:val="24"/>
              </w:rPr>
            </w:pPr>
            <w:ins w:id="224" w:author="I TIX" w:date="2014-05-27T23:43:00Z">
              <w:r w:rsidRPr="00966FAB">
                <w:rPr>
                  <w:rFonts w:ascii="Times New Roman" w:hAnsi="Times New Roman" w:cs="Times New Roman"/>
                  <w:sz w:val="24"/>
                </w:rPr>
                <w:t xml:space="preserve">Поля </w:t>
              </w:r>
            </w:ins>
          </w:p>
        </w:tc>
        <w:tc>
          <w:tcPr>
            <w:tcW w:w="3815" w:type="dxa"/>
          </w:tcPr>
          <w:p w14:paraId="3AE721A0" w14:textId="6DB25A49" w:rsidR="00A91415" w:rsidRPr="00966FAB" w:rsidRDefault="00E85982" w:rsidP="00A91415">
            <w:pPr>
              <w:pStyle w:val="a7"/>
              <w:ind w:left="0"/>
              <w:rPr>
                <w:ins w:id="225" w:author="I TIX" w:date="2014-05-27T23:43:00Z"/>
                <w:rFonts w:ascii="Times New Roman" w:hAnsi="Times New Roman" w:cs="Times New Roman"/>
                <w:sz w:val="24"/>
              </w:rPr>
            </w:pPr>
            <w:ins w:id="226" w:author="I TIX" w:date="2014-05-27T23:43:00Z">
              <w:r w:rsidRPr="00966FAB">
                <w:rPr>
                  <w:rFonts w:ascii="Times New Roman" w:hAnsi="Times New Roman" w:cs="Times New Roman"/>
                  <w:sz w:val="24"/>
                </w:rPr>
                <w:t xml:space="preserve">Методы </w:t>
              </w:r>
            </w:ins>
          </w:p>
        </w:tc>
      </w:tr>
      <w:tr w:rsidR="00EC3DC3" w:rsidRPr="00966FAB" w14:paraId="1487862E" w14:textId="77777777" w:rsidTr="00EC3DC3">
        <w:trPr>
          <w:trHeight w:val="165"/>
          <w:ins w:id="227" w:author="I TIX" w:date="2014-05-27T23:43:00Z"/>
        </w:trPr>
        <w:tc>
          <w:tcPr>
            <w:tcW w:w="1870" w:type="dxa"/>
            <w:vMerge w:val="restart"/>
          </w:tcPr>
          <w:p w14:paraId="705B89AB" w14:textId="2CBC0947" w:rsidR="00EC3DC3" w:rsidRPr="00966FAB" w:rsidRDefault="00EC3DC3" w:rsidP="00A91415">
            <w:pPr>
              <w:pStyle w:val="a7"/>
              <w:ind w:left="0"/>
              <w:rPr>
                <w:ins w:id="228" w:author="I TIX" w:date="2014-05-27T23:43:00Z"/>
                <w:rFonts w:ascii="Times New Roman" w:hAnsi="Times New Roman" w:cs="Times New Roman"/>
                <w:sz w:val="24"/>
              </w:rPr>
            </w:pPr>
            <w:ins w:id="229" w:author="I TIX" w:date="2014-05-27T23:52:00Z">
              <w:r w:rsidRPr="00966FAB">
                <w:rPr>
                  <w:rFonts w:ascii="Times New Roman" w:hAnsi="Times New Roman" w:cs="Times New Roman"/>
                  <w:sz w:val="24"/>
                </w:rPr>
                <w:t>class Form1</w:t>
              </w:r>
            </w:ins>
          </w:p>
        </w:tc>
        <w:tc>
          <w:tcPr>
            <w:tcW w:w="2940" w:type="dxa"/>
          </w:tcPr>
          <w:p w14:paraId="1C1C66E5" w14:textId="77777777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ins w:id="230" w:author="I TIX" w:date="2014-05-27T23:53:00Z">
              <w:r w:rsidRPr="00966FAB">
                <w:rPr>
                  <w:rFonts w:ascii="Times New Roman" w:hAnsi="Times New Roman" w:cs="Times New Roman"/>
                  <w:sz w:val="24"/>
                  <w:lang w:val="en-US"/>
                </w:rPr>
                <w:t>lib.WinHistory history</w:t>
              </w:r>
            </w:ins>
          </w:p>
          <w:p w14:paraId="08A41BD0" w14:textId="77777777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02BD536B" w14:textId="5AEB9E15" w:rsidR="00EC3DC3" w:rsidRPr="00966FAB" w:rsidRDefault="00EC3DC3" w:rsidP="00A91415">
            <w:pPr>
              <w:pStyle w:val="a7"/>
              <w:ind w:left="0"/>
              <w:rPr>
                <w:ins w:id="231" w:author="I TIX" w:date="2014-05-27T23:43:00Z"/>
                <w:rFonts w:ascii="Times New Roman" w:hAnsi="Times New Roman" w:cs="Times New Roman"/>
                <w:sz w:val="24"/>
                <w:lang w:val="en-US"/>
                <w:rPrChange w:id="232" w:author="I TIX" w:date="2014-05-27T23:52:00Z">
                  <w:rPr>
                    <w:ins w:id="233" w:author="I TIX" w:date="2014-05-27T23:43:00Z"/>
                    <w:rFonts w:ascii="Times New Roman" w:hAnsi="Times New Roman" w:cs="Times New Roman"/>
                    <w:sz w:val="24"/>
                  </w:rPr>
                </w:rPrChange>
              </w:rPr>
            </w:pPr>
          </w:p>
        </w:tc>
        <w:tc>
          <w:tcPr>
            <w:tcW w:w="3815" w:type="dxa"/>
          </w:tcPr>
          <w:p w14:paraId="360702BD" w14:textId="77777777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  </w:t>
            </w:r>
          </w:p>
          <w:p w14:paraId="4600E7C6" w14:textId="323510FD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Form1()</w:t>
            </w:r>
          </w:p>
          <w:p w14:paraId="3435F1BC" w14:textId="198247BE" w:rsidR="00EC3DC3" w:rsidRPr="00966FAB" w:rsidRDefault="00EC3DC3" w:rsidP="00A91415">
            <w:pPr>
              <w:pStyle w:val="a7"/>
              <w:ind w:left="0"/>
              <w:rPr>
                <w:ins w:id="234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C3DC3" w:rsidRPr="004C3A60" w14:paraId="2F20E321" w14:textId="77777777" w:rsidTr="00EC3DC3">
        <w:trPr>
          <w:trHeight w:val="165"/>
          <w:ins w:id="235" w:author="I TIX" w:date="2014-05-27T23:43:00Z"/>
        </w:trPr>
        <w:tc>
          <w:tcPr>
            <w:tcW w:w="1870" w:type="dxa"/>
            <w:vMerge/>
          </w:tcPr>
          <w:p w14:paraId="0D50FC53" w14:textId="77777777" w:rsidR="00EC3DC3" w:rsidRPr="00966FAB" w:rsidRDefault="00EC3DC3" w:rsidP="00A91415">
            <w:pPr>
              <w:pStyle w:val="a7"/>
              <w:ind w:left="0"/>
              <w:rPr>
                <w:ins w:id="236" w:author="I TIX" w:date="2014-05-27T23:52:00Z"/>
                <w:rFonts w:ascii="Times New Roman" w:hAnsi="Times New Roman" w:cs="Times New Roman"/>
                <w:sz w:val="24"/>
              </w:rPr>
            </w:pPr>
          </w:p>
        </w:tc>
        <w:tc>
          <w:tcPr>
            <w:tcW w:w="2940" w:type="dxa"/>
          </w:tcPr>
          <w:p w14:paraId="76ECB3E5" w14:textId="77C2FD7C" w:rsidR="00EC3DC3" w:rsidRPr="00966FAB" w:rsidRDefault="00EC3DC3" w:rsidP="00A91415">
            <w:pPr>
              <w:pStyle w:val="a7"/>
              <w:ind w:left="0"/>
              <w:rPr>
                <w:ins w:id="237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List&lt;lib.Models.Message&gt; messages</w:t>
            </w:r>
          </w:p>
        </w:tc>
        <w:tc>
          <w:tcPr>
            <w:tcW w:w="3815" w:type="dxa"/>
          </w:tcPr>
          <w:p w14:paraId="71BE5DC9" w14:textId="02DA50D3" w:rsidR="00EC3DC3" w:rsidRPr="00966FAB" w:rsidRDefault="00EC3DC3" w:rsidP="00A91415">
            <w:pPr>
              <w:pStyle w:val="a7"/>
              <w:ind w:left="0"/>
              <w:rPr>
                <w:ins w:id="238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searchButton_Click(object sender, EventArgs e)</w:t>
            </w:r>
          </w:p>
        </w:tc>
      </w:tr>
      <w:tr w:rsidR="00EC3DC3" w:rsidRPr="004C3A60" w14:paraId="13D3EF59" w14:textId="77777777" w:rsidTr="00EC3DC3">
        <w:trPr>
          <w:trHeight w:val="165"/>
          <w:ins w:id="239" w:author="I TIX" w:date="2014-05-27T23:43:00Z"/>
        </w:trPr>
        <w:tc>
          <w:tcPr>
            <w:tcW w:w="1870" w:type="dxa"/>
            <w:vMerge/>
          </w:tcPr>
          <w:p w14:paraId="1BB62D40" w14:textId="77777777" w:rsidR="00EC3DC3" w:rsidRPr="00966FAB" w:rsidRDefault="00EC3DC3" w:rsidP="00A91415">
            <w:pPr>
              <w:pStyle w:val="a7"/>
              <w:ind w:left="0"/>
              <w:rPr>
                <w:ins w:id="240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</w:tcPr>
          <w:p w14:paraId="36F2B5EF" w14:textId="4A6AFA0A" w:rsidR="00EC3DC3" w:rsidRPr="00966FAB" w:rsidRDefault="00EC3DC3" w:rsidP="00A91415">
            <w:pPr>
              <w:pStyle w:val="a7"/>
              <w:ind w:left="0"/>
              <w:rPr>
                <w:ins w:id="241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List&lt;lib.Models.ClientInfo&gt; clients</w:t>
            </w:r>
          </w:p>
        </w:tc>
        <w:tc>
          <w:tcPr>
            <w:tcW w:w="3815" w:type="dxa"/>
          </w:tcPr>
          <w:p w14:paraId="183A68D2" w14:textId="670FF9B2" w:rsidR="00EC3DC3" w:rsidRPr="00966FAB" w:rsidRDefault="00EC3DC3" w:rsidP="00A91415">
            <w:pPr>
              <w:pStyle w:val="a7"/>
              <w:ind w:left="0"/>
              <w:rPr>
                <w:ins w:id="242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exportButton_Click(object sender, EventArgs e)</w:t>
            </w:r>
          </w:p>
        </w:tc>
      </w:tr>
      <w:tr w:rsidR="00EC3DC3" w:rsidRPr="00966FAB" w14:paraId="4AE08AF1" w14:textId="77777777" w:rsidTr="00EC3DC3">
        <w:trPr>
          <w:trHeight w:val="165"/>
          <w:ins w:id="243" w:author="I TIX" w:date="2014-05-27T23:43:00Z"/>
        </w:trPr>
        <w:tc>
          <w:tcPr>
            <w:tcW w:w="1870" w:type="dxa"/>
            <w:vMerge/>
          </w:tcPr>
          <w:p w14:paraId="4491DF81" w14:textId="77777777" w:rsidR="00EC3DC3" w:rsidRPr="00966FAB" w:rsidRDefault="00EC3DC3" w:rsidP="00A91415">
            <w:pPr>
              <w:pStyle w:val="a7"/>
              <w:ind w:left="0"/>
              <w:rPr>
                <w:ins w:id="244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</w:tcPr>
          <w:p w14:paraId="2B383E38" w14:textId="77777777" w:rsidR="00EC3DC3" w:rsidRPr="00966FAB" w:rsidRDefault="00EC3DC3" w:rsidP="00A91415">
            <w:pPr>
              <w:pStyle w:val="a7"/>
              <w:ind w:left="0"/>
              <w:rPr>
                <w:ins w:id="245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27B7A278" w14:textId="4F229C97" w:rsidR="00EC3DC3" w:rsidRPr="00966FAB" w:rsidRDefault="00EC3DC3" w:rsidP="00A91415">
            <w:pPr>
              <w:pStyle w:val="a7"/>
              <w:ind w:left="0"/>
              <w:rPr>
                <w:ins w:id="246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ResfreshMessages()</w:t>
            </w:r>
          </w:p>
        </w:tc>
      </w:tr>
      <w:tr w:rsidR="00EC3DC3" w:rsidRPr="004C3A60" w14:paraId="19BF7C9F" w14:textId="77777777" w:rsidTr="00EC3DC3">
        <w:trPr>
          <w:trHeight w:val="550"/>
          <w:ins w:id="247" w:author="I TIX" w:date="2014-05-27T23:43:00Z"/>
        </w:trPr>
        <w:tc>
          <w:tcPr>
            <w:tcW w:w="1870" w:type="dxa"/>
            <w:vMerge/>
          </w:tcPr>
          <w:p w14:paraId="233F25FB" w14:textId="77777777" w:rsidR="00EC3DC3" w:rsidRPr="00966FAB" w:rsidRDefault="00EC3DC3" w:rsidP="00A91415">
            <w:pPr>
              <w:pStyle w:val="a7"/>
              <w:ind w:left="0"/>
              <w:rPr>
                <w:ins w:id="248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 w:val="restart"/>
          </w:tcPr>
          <w:p w14:paraId="48A0CD46" w14:textId="77777777" w:rsidR="00EC3DC3" w:rsidRPr="00966FAB" w:rsidRDefault="00EC3DC3" w:rsidP="00A91415">
            <w:pPr>
              <w:pStyle w:val="a7"/>
              <w:ind w:left="0"/>
              <w:rPr>
                <w:ins w:id="249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114FCA5" w14:textId="77777777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ClientView_CellEndEdit(object sender, DataGridViewCellEventArgs e)</w:t>
            </w:r>
          </w:p>
          <w:p w14:paraId="5BEFCE05" w14:textId="5DCA330A" w:rsidR="00EC3DC3" w:rsidRPr="00966FAB" w:rsidRDefault="00EC3DC3" w:rsidP="00A91415">
            <w:pPr>
              <w:pStyle w:val="a7"/>
              <w:ind w:left="0"/>
              <w:rPr>
                <w:ins w:id="250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C3DC3" w:rsidRPr="004C3A60" w14:paraId="2E77A929" w14:textId="77777777" w:rsidTr="00EC3DC3">
        <w:trPr>
          <w:trHeight w:val="550"/>
          <w:ins w:id="251" w:author="I TIX" w:date="2014-05-27T23:43:00Z"/>
        </w:trPr>
        <w:tc>
          <w:tcPr>
            <w:tcW w:w="1870" w:type="dxa"/>
            <w:vMerge/>
          </w:tcPr>
          <w:p w14:paraId="788C9339" w14:textId="77777777" w:rsidR="00EC3DC3" w:rsidRPr="00966FAB" w:rsidRDefault="00EC3DC3" w:rsidP="00A91415">
            <w:pPr>
              <w:pStyle w:val="a7"/>
              <w:ind w:left="0"/>
              <w:rPr>
                <w:ins w:id="252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43F8E5D9" w14:textId="77777777" w:rsidR="00EC3DC3" w:rsidRPr="00966FAB" w:rsidRDefault="00EC3DC3" w:rsidP="00A91415">
            <w:pPr>
              <w:pStyle w:val="a7"/>
              <w:ind w:left="0"/>
              <w:rPr>
                <w:ins w:id="253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E967E4A" w14:textId="6DF393A3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containsQuery_TextChanged(object sender, EventArgs e)</w:t>
            </w:r>
          </w:p>
        </w:tc>
      </w:tr>
      <w:tr w:rsidR="00EC3DC3" w:rsidRPr="004C3A60" w14:paraId="167CA4F3" w14:textId="77777777" w:rsidTr="00EC3DC3">
        <w:trPr>
          <w:trHeight w:val="413"/>
          <w:ins w:id="254" w:author="I TIX" w:date="2014-05-27T23:43:00Z"/>
        </w:trPr>
        <w:tc>
          <w:tcPr>
            <w:tcW w:w="1870" w:type="dxa"/>
            <w:vMerge/>
          </w:tcPr>
          <w:p w14:paraId="3FA1604A" w14:textId="77777777" w:rsidR="00EC3DC3" w:rsidRPr="00966FAB" w:rsidRDefault="00EC3DC3" w:rsidP="00A91415">
            <w:pPr>
              <w:pStyle w:val="a7"/>
              <w:ind w:left="0"/>
              <w:rPr>
                <w:ins w:id="255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2CF7BAEB" w14:textId="77777777" w:rsidR="00EC3DC3" w:rsidRPr="00966FAB" w:rsidRDefault="00EC3DC3" w:rsidP="00A91415">
            <w:pPr>
              <w:pStyle w:val="a7"/>
              <w:ind w:left="0"/>
              <w:rPr>
                <w:ins w:id="256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6CAA083" w14:textId="6AD46107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minLevelQuery_TextChanged(object sender, EventArgs e)</w:t>
            </w:r>
          </w:p>
        </w:tc>
      </w:tr>
      <w:tr w:rsidR="00EC3DC3" w:rsidRPr="004C3A60" w14:paraId="28C80B66" w14:textId="77777777" w:rsidTr="00EC3DC3">
        <w:trPr>
          <w:trHeight w:val="412"/>
          <w:ins w:id="257" w:author="I TIX" w:date="2014-05-27T23:43:00Z"/>
        </w:trPr>
        <w:tc>
          <w:tcPr>
            <w:tcW w:w="1870" w:type="dxa"/>
            <w:vMerge/>
          </w:tcPr>
          <w:p w14:paraId="25484B07" w14:textId="77777777" w:rsidR="00EC3DC3" w:rsidRPr="00966FAB" w:rsidRDefault="00EC3DC3" w:rsidP="00A91415">
            <w:pPr>
              <w:pStyle w:val="a7"/>
              <w:ind w:left="0"/>
              <w:rPr>
                <w:ins w:id="258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61730576" w14:textId="77777777" w:rsidR="00EC3DC3" w:rsidRPr="00966FAB" w:rsidRDefault="00EC3DC3" w:rsidP="00A91415">
            <w:pPr>
              <w:pStyle w:val="a7"/>
              <w:ind w:left="0"/>
              <w:rPr>
                <w:ins w:id="259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14A5695F" w14:textId="77D35EF6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button1_Click(object sender, EventArgs e)</w:t>
            </w:r>
          </w:p>
        </w:tc>
      </w:tr>
    </w:tbl>
    <w:p w14:paraId="6E7FAB43" w14:textId="77777777" w:rsidR="00A91415" w:rsidRPr="00966FAB" w:rsidRDefault="00A91415" w:rsidP="00A91415">
      <w:pPr>
        <w:pStyle w:val="a7"/>
        <w:rPr>
          <w:ins w:id="260" w:author="I TIX" w:date="2014-05-27T23:43:00Z"/>
          <w:rFonts w:ascii="Times New Roman" w:hAnsi="Times New Roman" w:cs="Times New Roman"/>
          <w:sz w:val="24"/>
          <w:lang w:val="en-US"/>
          <w:rPrChange w:id="261" w:author="I TIX" w:date="2014-05-27T23:43:00Z">
            <w:rPr>
              <w:ins w:id="262" w:author="I TIX" w:date="2014-05-27T23:43:00Z"/>
              <w:rFonts w:ascii="Times New Roman" w:hAnsi="Times New Roman" w:cs="Times New Roman"/>
              <w:b/>
              <w:sz w:val="24"/>
            </w:rPr>
          </w:rPrChange>
        </w:rPr>
      </w:pPr>
    </w:p>
    <w:p w14:paraId="0BC6548D" w14:textId="77777777" w:rsidR="00D6699D" w:rsidRPr="00966FAB" w:rsidRDefault="00D6699D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3DC3" w:rsidRPr="00966FAB" w14:paraId="48050FC9" w14:textId="77777777" w:rsidTr="00EC3DC3">
        <w:tc>
          <w:tcPr>
            <w:tcW w:w="3115" w:type="dxa"/>
          </w:tcPr>
          <w:p w14:paraId="761EF386" w14:textId="62B2BC08" w:rsidR="00EC3DC3" w:rsidRPr="00966FAB" w:rsidRDefault="00EC3DC3" w:rsidP="000423C4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3115" w:type="dxa"/>
          </w:tcPr>
          <w:p w14:paraId="1C7146D4" w14:textId="42939778" w:rsidR="00EC3DC3" w:rsidRPr="00966FAB" w:rsidRDefault="00EC3DC3" w:rsidP="000423C4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115" w:type="dxa"/>
          </w:tcPr>
          <w:p w14:paraId="40B70344" w14:textId="646C2CAC" w:rsidR="00EC3DC3" w:rsidRPr="00966FAB" w:rsidRDefault="00EC3DC3" w:rsidP="000423C4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C3DC3" w:rsidRPr="004C3A60" w14:paraId="58FC3BBA" w14:textId="77777777" w:rsidTr="00EC3DC3">
        <w:tc>
          <w:tcPr>
            <w:tcW w:w="3115" w:type="dxa"/>
          </w:tcPr>
          <w:p w14:paraId="053B61D2" w14:textId="71BF11F0" w:rsidR="00EC3DC3" w:rsidRPr="00966FAB" w:rsidRDefault="00C87CF8" w:rsidP="000423C4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interface ILogExport</w:t>
            </w:r>
          </w:p>
        </w:tc>
        <w:tc>
          <w:tcPr>
            <w:tcW w:w="3115" w:type="dxa"/>
          </w:tcPr>
          <w:p w14:paraId="522479EC" w14:textId="0C8485C4" w:rsidR="00EC3DC3" w:rsidRPr="00966FAB" w:rsidRDefault="00C87CF8" w:rsidP="000423C4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string FilterName</w:t>
            </w:r>
          </w:p>
        </w:tc>
        <w:tc>
          <w:tcPr>
            <w:tcW w:w="3115" w:type="dxa"/>
          </w:tcPr>
          <w:p w14:paraId="5C663B42" w14:textId="70370850" w:rsidR="00EC3DC3" w:rsidRPr="00966FAB" w:rsidRDefault="00C87CF8" w:rsidP="000423C4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void ExportToFile(string path, IEnumerable&lt;Message&gt; messages);</w:t>
            </w:r>
          </w:p>
        </w:tc>
      </w:tr>
    </w:tbl>
    <w:p w14:paraId="52A660A4" w14:textId="77777777" w:rsidR="00D6699D" w:rsidRPr="00966FAB" w:rsidRDefault="00D6699D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50"/>
        <w:gridCol w:w="2979"/>
        <w:gridCol w:w="3316"/>
      </w:tblGrid>
      <w:tr w:rsidR="00EC3DC3" w:rsidRPr="00966FAB" w14:paraId="47937D49" w14:textId="77777777" w:rsidTr="00C87CF8">
        <w:tc>
          <w:tcPr>
            <w:tcW w:w="3050" w:type="dxa"/>
          </w:tcPr>
          <w:p w14:paraId="2456F591" w14:textId="77777777" w:rsidR="00EC3DC3" w:rsidRPr="00966FAB" w:rsidRDefault="00EC3DC3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79" w:type="dxa"/>
          </w:tcPr>
          <w:p w14:paraId="3717840F" w14:textId="77777777" w:rsidR="00EC3DC3" w:rsidRPr="00966FAB" w:rsidRDefault="00EC3DC3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316" w:type="dxa"/>
          </w:tcPr>
          <w:p w14:paraId="1C320FC3" w14:textId="77777777" w:rsidR="00EC3DC3" w:rsidRPr="00966FAB" w:rsidRDefault="00EC3DC3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C87CF8" w:rsidRPr="004C3A60" w14:paraId="60EF48CF" w14:textId="77777777" w:rsidTr="00C87CF8">
        <w:trPr>
          <w:trHeight w:val="370"/>
        </w:trPr>
        <w:tc>
          <w:tcPr>
            <w:tcW w:w="3050" w:type="dxa"/>
            <w:vMerge w:val="restart"/>
          </w:tcPr>
          <w:p w14:paraId="003A445F" w14:textId="17EF5102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    class LogExportToTXT </w:t>
            </w:r>
          </w:p>
        </w:tc>
        <w:tc>
          <w:tcPr>
            <w:tcW w:w="2979" w:type="dxa"/>
            <w:vMerge w:val="restart"/>
          </w:tcPr>
          <w:p w14:paraId="565DA4BC" w14:textId="38775F40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185B14A" w14:textId="1ABCA611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void ILogExport.ExportToFile(string </w:t>
            </w: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path, IEnumerable&lt;Message&gt; messages)</w:t>
            </w:r>
          </w:p>
        </w:tc>
      </w:tr>
      <w:tr w:rsidR="00C87CF8" w:rsidRPr="00966FAB" w14:paraId="6004EC7F" w14:textId="77777777" w:rsidTr="00C87CF8">
        <w:trPr>
          <w:trHeight w:val="370"/>
        </w:trPr>
        <w:tc>
          <w:tcPr>
            <w:tcW w:w="3050" w:type="dxa"/>
            <w:vMerge/>
          </w:tcPr>
          <w:p w14:paraId="78DC96A4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9" w:type="dxa"/>
            <w:vMerge/>
          </w:tcPr>
          <w:p w14:paraId="418C18D3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36A12B3F" w14:textId="72F5D5E0" w:rsidR="00C87CF8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string ILogExport.FilterName</w:t>
            </w:r>
          </w:p>
        </w:tc>
      </w:tr>
      <w:tr w:rsidR="00C87CF8" w:rsidRPr="00966FAB" w14:paraId="77E01633" w14:textId="77777777" w:rsidTr="00C87CF8">
        <w:trPr>
          <w:trHeight w:val="370"/>
        </w:trPr>
        <w:tc>
          <w:tcPr>
            <w:tcW w:w="3050" w:type="dxa"/>
            <w:vMerge/>
          </w:tcPr>
          <w:p w14:paraId="37F1B175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9" w:type="dxa"/>
            <w:vMerge/>
          </w:tcPr>
          <w:p w14:paraId="4E31AFDE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334B3BC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3D64EFD" w14:textId="77777777" w:rsidR="00D6699D" w:rsidRPr="00966FAB" w:rsidRDefault="00D6699D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53"/>
        <w:gridCol w:w="2976"/>
        <w:gridCol w:w="3316"/>
      </w:tblGrid>
      <w:tr w:rsidR="00C87CF8" w:rsidRPr="00966FAB" w14:paraId="042C4D34" w14:textId="77777777" w:rsidTr="00C9410E">
        <w:tc>
          <w:tcPr>
            <w:tcW w:w="3053" w:type="dxa"/>
          </w:tcPr>
          <w:p w14:paraId="4617A458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76" w:type="dxa"/>
          </w:tcPr>
          <w:p w14:paraId="1408A36E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316" w:type="dxa"/>
          </w:tcPr>
          <w:p w14:paraId="2A72762C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C9410E" w:rsidRPr="004C3A60" w14:paraId="2081ED1F" w14:textId="77777777" w:rsidTr="00C9410E">
        <w:trPr>
          <w:trHeight w:val="825"/>
        </w:trPr>
        <w:tc>
          <w:tcPr>
            <w:tcW w:w="3053" w:type="dxa"/>
            <w:vMerge w:val="restart"/>
          </w:tcPr>
          <w:p w14:paraId="329A87DA" w14:textId="03D073BE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class LogExportToXML</w:t>
            </w:r>
          </w:p>
        </w:tc>
        <w:tc>
          <w:tcPr>
            <w:tcW w:w="2976" w:type="dxa"/>
            <w:vMerge w:val="restart"/>
          </w:tcPr>
          <w:p w14:paraId="6D5A865E" w14:textId="2851DA75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7369072" w14:textId="77777777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void ILogExport.ExportToFile(string path, IEnumerable&lt;Message&gt; messages)</w:t>
            </w:r>
          </w:p>
          <w:p w14:paraId="61DA8538" w14:textId="77777777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44E1ABA0" w14:textId="39FF3E5E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C9410E" w:rsidRPr="00966FAB" w14:paraId="0A30C5CE" w14:textId="77777777" w:rsidTr="00C9410E">
        <w:trPr>
          <w:trHeight w:val="825"/>
        </w:trPr>
        <w:tc>
          <w:tcPr>
            <w:tcW w:w="3053" w:type="dxa"/>
            <w:vMerge/>
          </w:tcPr>
          <w:p w14:paraId="5826AFC3" w14:textId="77777777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6" w:type="dxa"/>
            <w:vMerge/>
          </w:tcPr>
          <w:p w14:paraId="5F31BC15" w14:textId="77777777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12094F38" w14:textId="789194B8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string ILogExport.FilterName</w:t>
            </w:r>
          </w:p>
        </w:tc>
      </w:tr>
    </w:tbl>
    <w:p w14:paraId="16AB563A" w14:textId="77777777" w:rsidR="00C87CF8" w:rsidRPr="00966FAB" w:rsidRDefault="00C87CF8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96"/>
        <w:gridCol w:w="2927"/>
        <w:gridCol w:w="3822"/>
      </w:tblGrid>
      <w:tr w:rsidR="00F017F1" w:rsidRPr="00966FAB" w14:paraId="1288E763" w14:textId="77777777" w:rsidTr="000D2F9A">
        <w:tc>
          <w:tcPr>
            <w:tcW w:w="3013" w:type="dxa"/>
          </w:tcPr>
          <w:p w14:paraId="3948129A" w14:textId="00F61048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3046" w:type="dxa"/>
          </w:tcPr>
          <w:p w14:paraId="1CFE8247" w14:textId="7ADB5353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286" w:type="dxa"/>
          </w:tcPr>
          <w:p w14:paraId="6AD89995" w14:textId="4B1887B2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F017F1" w:rsidRPr="004C3A60" w14:paraId="7C1270B3" w14:textId="77777777" w:rsidTr="000D2F9A">
        <w:trPr>
          <w:trHeight w:val="185"/>
        </w:trPr>
        <w:tc>
          <w:tcPr>
            <w:tcW w:w="3013" w:type="dxa"/>
            <w:vMerge w:val="restart"/>
          </w:tcPr>
          <w:p w14:paraId="292176FD" w14:textId="4F702711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class LogExporter</w:t>
            </w:r>
          </w:p>
        </w:tc>
        <w:tc>
          <w:tcPr>
            <w:tcW w:w="3046" w:type="dxa"/>
            <w:vMerge w:val="restart"/>
          </w:tcPr>
          <w:p w14:paraId="03DEA054" w14:textId="4AF7E8F1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List&lt;ILogExport&gt; typesOfExport</w:t>
            </w:r>
          </w:p>
        </w:tc>
        <w:tc>
          <w:tcPr>
            <w:tcW w:w="3286" w:type="dxa"/>
          </w:tcPr>
          <w:p w14:paraId="0EB976E2" w14:textId="67E08B1E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public LogExporter(List&lt;ILogExport&gt; types) </w:t>
            </w:r>
          </w:p>
        </w:tc>
      </w:tr>
      <w:tr w:rsidR="00F017F1" w:rsidRPr="004C3A60" w14:paraId="48E2CA5D" w14:textId="77777777" w:rsidTr="000D2F9A">
        <w:trPr>
          <w:trHeight w:val="185"/>
        </w:trPr>
        <w:tc>
          <w:tcPr>
            <w:tcW w:w="3013" w:type="dxa"/>
            <w:vMerge/>
          </w:tcPr>
          <w:p w14:paraId="738B257E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46" w:type="dxa"/>
            <w:vMerge/>
          </w:tcPr>
          <w:p w14:paraId="3C2A36A7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86" w:type="dxa"/>
          </w:tcPr>
          <w:p w14:paraId="3A7F8374" w14:textId="4B1FF28B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Export(string path, int index, IEnumerable&lt;Message&gt; messages)</w:t>
            </w:r>
          </w:p>
        </w:tc>
      </w:tr>
      <w:tr w:rsidR="00F017F1" w:rsidRPr="00966FAB" w14:paraId="4F04CB2E" w14:textId="77777777" w:rsidTr="000D2F9A">
        <w:trPr>
          <w:trHeight w:val="185"/>
        </w:trPr>
        <w:tc>
          <w:tcPr>
            <w:tcW w:w="3013" w:type="dxa"/>
            <w:vMerge/>
          </w:tcPr>
          <w:p w14:paraId="3F7A27BA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46" w:type="dxa"/>
            <w:vMerge/>
          </w:tcPr>
          <w:p w14:paraId="4C52F185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86" w:type="dxa"/>
          </w:tcPr>
          <w:p w14:paraId="25086B30" w14:textId="2A350A28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color w:val="000000" w:themeColor="text1"/>
                <w:sz w:val="24"/>
                <w:lang w:val="en-US"/>
              </w:rPr>
              <w:t>public string Filter</w:t>
            </w:r>
          </w:p>
        </w:tc>
      </w:tr>
      <w:tr w:rsidR="000D2F9A" w:rsidRPr="00966FAB" w14:paraId="4DAD32A1" w14:textId="77777777" w:rsidTr="000D2F9A">
        <w:tc>
          <w:tcPr>
            <w:tcW w:w="9345" w:type="dxa"/>
            <w:gridSpan w:val="3"/>
          </w:tcPr>
          <w:p w14:paraId="7B141D19" w14:textId="77777777" w:rsidR="000D2F9A" w:rsidRPr="00966FAB" w:rsidRDefault="000D2F9A" w:rsidP="0008669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0D2F9A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087C2FB8" wp14:editId="1F3F6888">
                  <wp:extent cx="6219825" cy="612457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9825" cy="612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FAF2D5" w14:textId="4969CE17" w:rsidR="00F017F1" w:rsidRPr="00966FAB" w:rsidRDefault="00F017F1" w:rsidP="000423C4">
      <w:pPr>
        <w:rPr>
          <w:rFonts w:ascii="Times New Roman" w:hAnsi="Times New Roman" w:cs="Times New Roman"/>
          <w:sz w:val="24"/>
          <w:lang w:val="en-US"/>
        </w:rPr>
      </w:pPr>
    </w:p>
    <w:p w14:paraId="64A0B241" w14:textId="7BCBEE6D" w:rsidR="00C3678E" w:rsidRPr="000D2F9A" w:rsidRDefault="00C3678E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Рисунок иерархия классов </w:t>
      </w:r>
      <w:r w:rsidRPr="00966FAB">
        <w:rPr>
          <w:rFonts w:ascii="Times New Roman" w:hAnsi="Times New Roman" w:cs="Times New Roman"/>
          <w:sz w:val="24"/>
          <w:lang w:val="en-US"/>
        </w:rPr>
        <w:t>client</w:t>
      </w:r>
      <w:r w:rsidRPr="000D2F9A">
        <w:rPr>
          <w:rFonts w:ascii="Times New Roman" w:hAnsi="Times New Roman" w:cs="Times New Roman"/>
          <w:sz w:val="24"/>
        </w:rPr>
        <w:t xml:space="preserve"> </w:t>
      </w:r>
    </w:p>
    <w:p w14:paraId="59CF2BB0" w14:textId="77777777" w:rsidR="00C3678E" w:rsidRPr="00966FAB" w:rsidRDefault="00C3678E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</w:p>
    <w:p w14:paraId="5D04ADE1" w14:textId="77777777" w:rsidR="000F45AA" w:rsidRPr="000D2F9A" w:rsidRDefault="000F45AA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  <w:r w:rsidRPr="000D2F9A">
        <w:rPr>
          <w:rFonts w:ascii="Times New Roman" w:hAnsi="Times New Roman" w:cs="Times New Roman"/>
          <w:sz w:val="24"/>
        </w:rPr>
        <w:t>Оценка качества проекта:</w:t>
      </w:r>
    </w:p>
    <w:p w14:paraId="6940B8FF" w14:textId="77777777" w:rsidR="000F45AA" w:rsidRPr="00EE4AFC" w:rsidRDefault="000F45AA" w:rsidP="00360E32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EE4AFC">
        <w:rPr>
          <w:rFonts w:ascii="Times New Roman" w:hAnsi="Times New Roman" w:cs="Times New Roman"/>
          <w:b/>
          <w:sz w:val="24"/>
        </w:rPr>
        <w:t>Метрика 1: Взвешенные методы на класс WMC (WeightedMethodsPerClass)</w:t>
      </w:r>
    </w:p>
    <w:p w14:paraId="5FA130D3" w14:textId="6088A540" w:rsidR="00D6699D" w:rsidRPr="00966FAB" w:rsidRDefault="000F45AA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Применим упрощенную версию метрик –WMC будет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равняться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количеству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методов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в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классе.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Подсчитываются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только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методы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текущего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класса.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Унаследованные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методы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игнорируются.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Метрика</w:t>
      </w:r>
      <w:r w:rsidR="00360E32" w:rsidRPr="00966FAB">
        <w:rPr>
          <w:rFonts w:ascii="Times New Roman" w:hAnsi="Times New Roman" w:cs="Times New Roman"/>
          <w:sz w:val="24"/>
        </w:rPr>
        <w:t xml:space="preserve">   </w:t>
      </w:r>
      <w:r w:rsidRPr="00966FAB">
        <w:rPr>
          <w:rFonts w:ascii="Times New Roman" w:hAnsi="Times New Roman" w:cs="Times New Roman"/>
          <w:sz w:val="24"/>
        </w:rPr>
        <w:t> WMC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дает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относительную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меру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сложности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класса. Считаем,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что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все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методы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класса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имеют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одинаковую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сложность</w:t>
      </w:r>
      <w:r w:rsidRPr="00966FAB">
        <w:rPr>
          <w:rFonts w:ascii="Times New Roman" w:hAnsi="Times New Roman" w:cs="Times New Roman"/>
          <w:sz w:val="24"/>
          <w:lang w:val="en-US"/>
        </w:rPr>
        <w:t>.</w:t>
      </w:r>
    </w:p>
    <w:p w14:paraId="209FD9B0" w14:textId="297EF852" w:rsidR="00360E32" w:rsidRPr="00966FAB" w:rsidRDefault="00CE0680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class Form1=8</w:t>
      </w:r>
    </w:p>
    <w:p w14:paraId="2954EF0D" w14:textId="52665316" w:rsidR="00360E32" w:rsidRPr="00966FAB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interface ILogExport=1</w:t>
      </w:r>
    </w:p>
    <w:p w14:paraId="6BD59AD7" w14:textId="25B8F6FF" w:rsidR="00360E32" w:rsidRPr="004C3A60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lastRenderedPageBreak/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class LogExportToTXT=</w:t>
      </w:r>
      <w:r w:rsidR="002C7B43" w:rsidRPr="004C3A60">
        <w:rPr>
          <w:rFonts w:ascii="Times New Roman" w:hAnsi="Times New Roman" w:cs="Times New Roman"/>
          <w:sz w:val="24"/>
          <w:lang w:val="en-US"/>
        </w:rPr>
        <w:t>1</w:t>
      </w:r>
    </w:p>
    <w:p w14:paraId="54D52D89" w14:textId="2E0D7A78" w:rsidR="00360E32" w:rsidRPr="004C3A60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class LogExportToXML=</w:t>
      </w:r>
      <w:r w:rsidR="002C7B43" w:rsidRPr="004C3A60">
        <w:rPr>
          <w:rFonts w:ascii="Times New Roman" w:hAnsi="Times New Roman" w:cs="Times New Roman"/>
          <w:sz w:val="24"/>
          <w:lang w:val="en-US"/>
        </w:rPr>
        <w:t>1</w:t>
      </w:r>
    </w:p>
    <w:p w14:paraId="1C97919E" w14:textId="284A3EE4" w:rsidR="00F017F1" w:rsidRPr="00966FAB" w:rsidRDefault="00CE0680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F017F1" w:rsidRPr="00966FAB">
        <w:rPr>
          <w:rFonts w:ascii="Times New Roman" w:hAnsi="Times New Roman" w:cs="Times New Roman"/>
          <w:sz w:val="24"/>
          <w:lang w:val="en-US"/>
        </w:rPr>
        <w:t>class LogExporter =3</w:t>
      </w:r>
    </w:p>
    <w:p w14:paraId="7BE9531A" w14:textId="37C5E28B" w:rsidR="00360E32" w:rsidRPr="005116F7" w:rsidRDefault="00360E32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5116F7">
        <w:rPr>
          <w:rFonts w:ascii="Times New Roman" w:hAnsi="Times New Roman" w:cs="Times New Roman"/>
          <w:sz w:val="24"/>
        </w:rPr>
        <w:t>=</w:t>
      </w:r>
      <w:r w:rsidR="002C7B43">
        <w:rPr>
          <w:rFonts w:ascii="Times New Roman" w:hAnsi="Times New Roman" w:cs="Times New Roman"/>
          <w:sz w:val="24"/>
        </w:rPr>
        <w:t>2.8</w:t>
      </w:r>
    </w:p>
    <w:p w14:paraId="432895EC" w14:textId="77777777" w:rsidR="00F017F1" w:rsidRPr="002C7B43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2C7B43">
        <w:rPr>
          <w:rFonts w:ascii="Times New Roman" w:hAnsi="Times New Roman" w:cs="Times New Roman"/>
          <w:b/>
          <w:sz w:val="24"/>
        </w:rPr>
        <w:t xml:space="preserve">Метрика 2: Количество детей </w:t>
      </w:r>
      <w:r w:rsidRPr="002C7B43">
        <w:rPr>
          <w:rFonts w:ascii="Times New Roman" w:hAnsi="Times New Roman" w:cs="Times New Roman"/>
          <w:b/>
          <w:sz w:val="24"/>
          <w:lang w:val="en-US"/>
        </w:rPr>
        <w:t>NOC</w:t>
      </w:r>
      <w:r w:rsidRPr="002C7B43">
        <w:rPr>
          <w:rFonts w:ascii="Times New Roman" w:hAnsi="Times New Roman" w:cs="Times New Roman"/>
          <w:b/>
          <w:sz w:val="24"/>
        </w:rPr>
        <w:t xml:space="preserve"> (</w:t>
      </w:r>
      <w:r w:rsidRPr="002C7B43">
        <w:rPr>
          <w:rFonts w:ascii="Times New Roman" w:hAnsi="Times New Roman" w:cs="Times New Roman"/>
          <w:b/>
          <w:sz w:val="24"/>
          <w:lang w:val="en-US"/>
        </w:rPr>
        <w:t>Number</w:t>
      </w:r>
      <w:r w:rsidRPr="002C7B43">
        <w:rPr>
          <w:rFonts w:ascii="Times New Roman" w:hAnsi="Times New Roman" w:cs="Times New Roman"/>
          <w:b/>
          <w:sz w:val="24"/>
        </w:rPr>
        <w:t xml:space="preserve"> </w:t>
      </w:r>
      <w:r w:rsidRPr="002C7B43">
        <w:rPr>
          <w:rFonts w:ascii="Times New Roman" w:hAnsi="Times New Roman" w:cs="Times New Roman"/>
          <w:b/>
          <w:sz w:val="24"/>
          <w:lang w:val="en-US"/>
        </w:rPr>
        <w:t>of</w:t>
      </w:r>
      <w:r w:rsidRPr="002C7B43">
        <w:rPr>
          <w:rFonts w:ascii="Times New Roman" w:hAnsi="Times New Roman" w:cs="Times New Roman"/>
          <w:b/>
          <w:sz w:val="24"/>
        </w:rPr>
        <w:t xml:space="preserve"> </w:t>
      </w:r>
      <w:r w:rsidRPr="002C7B43">
        <w:rPr>
          <w:rFonts w:ascii="Times New Roman" w:hAnsi="Times New Roman" w:cs="Times New Roman"/>
          <w:b/>
          <w:sz w:val="24"/>
          <w:lang w:val="en-US"/>
        </w:rPr>
        <w:t>children</w:t>
      </w:r>
      <w:r w:rsidRPr="002C7B43">
        <w:rPr>
          <w:rFonts w:ascii="Times New Roman" w:hAnsi="Times New Roman" w:cs="Times New Roman"/>
          <w:b/>
          <w:sz w:val="24"/>
        </w:rPr>
        <w:t>)</w:t>
      </w:r>
    </w:p>
    <w:p w14:paraId="070C69D0" w14:textId="77777777" w:rsidR="00F017F1" w:rsidRPr="00966FAB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074D3A72" w14:textId="7634AD34" w:rsidR="00F017F1" w:rsidRPr="00966FAB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NOC interface ILogExport =2</w:t>
      </w:r>
    </w:p>
    <w:p w14:paraId="3F3FFAAC" w14:textId="24E33699" w:rsidR="00360E32" w:rsidRPr="002C7B43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2C7B43">
        <w:rPr>
          <w:rFonts w:ascii="Times New Roman" w:hAnsi="Times New Roman" w:cs="Times New Roman"/>
          <w:sz w:val="24"/>
          <w:lang w:val="en-US"/>
        </w:rPr>
        <w:t>NOC=</w:t>
      </w:r>
      <w:r w:rsidR="00C3678E" w:rsidRPr="002C7B43">
        <w:rPr>
          <w:rFonts w:ascii="Times New Roman" w:hAnsi="Times New Roman" w:cs="Times New Roman"/>
          <w:sz w:val="24"/>
          <w:lang w:val="en-US"/>
        </w:rPr>
        <w:t>0.4</w:t>
      </w:r>
    </w:p>
    <w:p w14:paraId="42F4BC8A" w14:textId="77777777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Метрика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3: </w:t>
      </w:r>
      <w:r w:rsidRPr="00966FAB">
        <w:rPr>
          <w:rFonts w:ascii="Times New Roman" w:hAnsi="Times New Roman" w:cs="Times New Roman"/>
          <w:sz w:val="24"/>
        </w:rPr>
        <w:t>Сцепление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между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классами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объектов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(Coupling between object classes) </w:t>
      </w:r>
    </w:p>
    <w:p w14:paraId="02606251" w14:textId="6D4E732B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0273953C" w14:textId="12FD3015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BE372A" w:rsidRPr="00966FAB">
        <w:rPr>
          <w:rFonts w:ascii="Times New Roman" w:hAnsi="Times New Roman" w:cs="Times New Roman"/>
          <w:sz w:val="24"/>
          <w:lang w:val="en-US"/>
        </w:rPr>
        <w:t>4</w:t>
      </w:r>
    </w:p>
    <w:p w14:paraId="170DF876" w14:textId="71B3266A" w:rsidR="00CE0680" w:rsidRPr="000D2F9A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BE372A" w:rsidRPr="000D2F9A">
        <w:rPr>
          <w:rFonts w:ascii="Times New Roman" w:hAnsi="Times New Roman" w:cs="Times New Roman"/>
          <w:sz w:val="24"/>
          <w:lang w:val="en-US"/>
        </w:rPr>
        <w:t>0</w:t>
      </w:r>
    </w:p>
    <w:p w14:paraId="0E017C4B" w14:textId="340B017D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LogExportToTXT=1</w:t>
      </w:r>
    </w:p>
    <w:p w14:paraId="6A0A1047" w14:textId="5DA19A5D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LogExportToXML=1</w:t>
      </w:r>
    </w:p>
    <w:p w14:paraId="430BFA26" w14:textId="21ACC71D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=1</w:t>
      </w:r>
    </w:p>
    <w:p w14:paraId="4D753D67" w14:textId="1F0EBD48" w:rsidR="00CE0680" w:rsidRPr="000D2F9A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="00D062AD" w:rsidRPr="000D2F9A">
        <w:rPr>
          <w:rFonts w:ascii="Times New Roman" w:hAnsi="Times New Roman" w:cs="Times New Roman"/>
          <w:sz w:val="24"/>
          <w:lang w:val="en-US"/>
        </w:rPr>
        <w:t>=1,</w:t>
      </w:r>
      <w:r w:rsidR="00BE372A" w:rsidRPr="000D2F9A">
        <w:rPr>
          <w:rFonts w:ascii="Times New Roman" w:hAnsi="Times New Roman" w:cs="Times New Roman"/>
          <w:sz w:val="24"/>
          <w:lang w:val="en-US"/>
        </w:rPr>
        <w:t>4</w:t>
      </w:r>
    </w:p>
    <w:p w14:paraId="738FF840" w14:textId="77777777" w:rsidR="00D062AD" w:rsidRPr="000D2F9A" w:rsidRDefault="00D062AD" w:rsidP="00D062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(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) </w:t>
      </w:r>
    </w:p>
    <w:p w14:paraId="7533B54B" w14:textId="77777777" w:rsidR="00D062AD" w:rsidRPr="000D2F9A" w:rsidRDefault="00D062AD" w:rsidP="00D062AD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BBEFCCC" w14:textId="77777777" w:rsidR="00D062AD" w:rsidRPr="00966FAB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48F5165E" w14:textId="77777777" w:rsidR="00D062AD" w:rsidRPr="00966FAB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</w:t>
      </w:r>
      <w:r w:rsidRPr="00966FAB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Данная метрика характеризует динамическую составляющую внешних связей классов. </w:t>
      </w:r>
    </w:p>
    <w:p w14:paraId="7D680271" w14:textId="77777777" w:rsidR="00D062AD" w:rsidRPr="00966FAB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1A329147" w14:textId="77777777" w:rsidR="00D062AD" w:rsidRPr="00966FAB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09B97B53" w14:textId="72807A07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C3678E" w:rsidRPr="00966FAB">
        <w:rPr>
          <w:rFonts w:ascii="Times New Roman" w:hAnsi="Times New Roman" w:cs="Times New Roman"/>
          <w:sz w:val="24"/>
          <w:lang w:val="en-US"/>
        </w:rPr>
        <w:t>8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C3678E" w:rsidRPr="00966FAB">
        <w:rPr>
          <w:rFonts w:ascii="Times New Roman" w:hAnsi="Times New Roman" w:cs="Times New Roman"/>
          <w:color w:val="F79646" w:themeColor="accent6"/>
          <w:sz w:val="24"/>
          <w:lang w:val="en-US"/>
        </w:rPr>
        <w:t>6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C3678E" w:rsidRPr="00966FAB">
        <w:rPr>
          <w:rFonts w:ascii="Times New Roman" w:hAnsi="Times New Roman" w:cs="Times New Roman"/>
          <w:sz w:val="24"/>
          <w:lang w:val="en-US"/>
        </w:rPr>
        <w:t>14</w:t>
      </w:r>
    </w:p>
    <w:p w14:paraId="08841E29" w14:textId="36E2EA86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AC1D6F" w:rsidRPr="00966FAB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+0=</w:t>
      </w:r>
      <w:r w:rsidR="00AC1D6F" w:rsidRPr="00966FAB">
        <w:rPr>
          <w:rFonts w:ascii="Times New Roman" w:hAnsi="Times New Roman" w:cs="Times New Roman"/>
          <w:sz w:val="24"/>
          <w:lang w:val="en-US"/>
        </w:rPr>
        <w:t>2</w:t>
      </w:r>
    </w:p>
    <w:p w14:paraId="4F85C0EB" w14:textId="17268A66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AC1D6F" w:rsidRPr="00966FAB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AC1D6F" w:rsidRPr="00966FAB">
        <w:rPr>
          <w:rFonts w:ascii="Times New Roman" w:hAnsi="Times New Roman" w:cs="Times New Roman"/>
          <w:sz w:val="24"/>
          <w:lang w:val="en-US"/>
        </w:rPr>
        <w:t>4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AC1D6F" w:rsidRPr="00966FAB">
        <w:rPr>
          <w:rFonts w:ascii="Times New Roman" w:hAnsi="Times New Roman" w:cs="Times New Roman"/>
          <w:sz w:val="24"/>
          <w:lang w:val="en-US"/>
        </w:rPr>
        <w:t>7</w:t>
      </w:r>
    </w:p>
    <w:p w14:paraId="5946CFC9" w14:textId="3B5C2474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AC1D6F" w:rsidRPr="00966FAB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+1=</w:t>
      </w:r>
      <w:r w:rsidR="00AC1D6F" w:rsidRPr="00966FAB">
        <w:rPr>
          <w:rFonts w:ascii="Times New Roman" w:hAnsi="Times New Roman" w:cs="Times New Roman"/>
          <w:sz w:val="24"/>
          <w:lang w:val="en-US"/>
        </w:rPr>
        <w:t>4</w:t>
      </w:r>
    </w:p>
    <w:p w14:paraId="0C9E38C0" w14:textId="5477E74C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</w:t>
      </w:r>
      <w:r w:rsidR="00020A77" w:rsidRPr="00966FAB">
        <w:rPr>
          <w:rFonts w:ascii="Times New Roman" w:hAnsi="Times New Roman" w:cs="Times New Roman"/>
          <w:sz w:val="24"/>
          <w:lang w:val="en-US"/>
        </w:rPr>
        <w:t>3+</w:t>
      </w:r>
      <w:r w:rsidR="00AC1D6F" w:rsidRPr="00966FAB">
        <w:rPr>
          <w:rFonts w:ascii="Times New Roman" w:hAnsi="Times New Roman" w:cs="Times New Roman"/>
          <w:sz w:val="24"/>
          <w:lang w:val="en-US"/>
        </w:rPr>
        <w:t>3</w:t>
      </w:r>
      <w:r w:rsidR="00020A77" w:rsidRPr="00966FAB">
        <w:rPr>
          <w:rFonts w:ascii="Times New Roman" w:hAnsi="Times New Roman" w:cs="Times New Roman"/>
          <w:sz w:val="24"/>
          <w:lang w:val="en-US"/>
        </w:rPr>
        <w:t>=</w:t>
      </w:r>
      <w:r w:rsidR="00AC1D6F" w:rsidRPr="00966FAB">
        <w:rPr>
          <w:rFonts w:ascii="Times New Roman" w:hAnsi="Times New Roman" w:cs="Times New Roman"/>
          <w:sz w:val="24"/>
          <w:lang w:val="en-US"/>
        </w:rPr>
        <w:t>6</w:t>
      </w:r>
    </w:p>
    <w:p w14:paraId="269A1BC4" w14:textId="0A68DD42" w:rsidR="00D062AD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 w:rsidR="00AC1D6F" w:rsidRPr="00966FAB">
        <w:rPr>
          <w:rFonts w:ascii="Times New Roman" w:hAnsi="Times New Roman" w:cs="Times New Roman"/>
          <w:sz w:val="24"/>
          <w:lang w:val="en-US"/>
        </w:rPr>
        <w:t>6.6</w:t>
      </w:r>
    </w:p>
    <w:p w14:paraId="3154534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OM (Lack of Cohesion in Methods) </w:t>
      </w:r>
    </w:p>
    <w:p w14:paraId="235CF774" w14:textId="695DF54F" w:rsidR="00020A77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2E7E1B8F" w14:textId="1E241B17" w:rsidR="00E617F0" w:rsidRPr="00966FAB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Form1=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38-</w:t>
      </w:r>
      <w:r w:rsidRPr="00966FAB">
        <w:rPr>
          <w:rFonts w:ascii="Times New Roman" w:hAnsi="Times New Roman" w:cs="Times New Roman"/>
          <w:sz w:val="24"/>
          <w:lang w:val="en-US"/>
        </w:rPr>
        <w:t>6=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32</w:t>
      </w:r>
    </w:p>
    <w:p w14:paraId="36F4154A" w14:textId="0A17156D" w:rsidR="00E617F0" w:rsidRPr="00966FAB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interface ILogExport=2</w:t>
      </w:r>
      <w:r w:rsidR="009C68C9" w:rsidRPr="00966FAB">
        <w:rPr>
          <w:rFonts w:ascii="Times New Roman" w:hAnsi="Times New Roman" w:cs="Times New Roman"/>
          <w:sz w:val="24"/>
          <w:lang w:val="en-US"/>
        </w:rPr>
        <w:t>-</w:t>
      </w:r>
      <w:r w:rsidRPr="00966FAB">
        <w:rPr>
          <w:rFonts w:ascii="Times New Roman" w:hAnsi="Times New Roman" w:cs="Times New Roman"/>
          <w:sz w:val="24"/>
          <w:lang w:val="en-US"/>
        </w:rPr>
        <w:t>0=2</w:t>
      </w:r>
    </w:p>
    <w:p w14:paraId="4CE197A4" w14:textId="060B1827" w:rsidR="00E617F0" w:rsidRPr="00966FAB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="009C68C9" w:rsidRPr="00966FAB">
        <w:rPr>
          <w:rFonts w:ascii="Times New Roman" w:hAnsi="Times New Roman" w:cs="Times New Roman"/>
          <w:sz w:val="24"/>
          <w:lang w:val="en-US"/>
        </w:rPr>
        <w:t xml:space="preserve"> class LogExportToTXT=3-0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</w:t>
      </w:r>
    </w:p>
    <w:p w14:paraId="05834DAB" w14:textId="1D395FC9" w:rsidR="00E617F0" w:rsidRPr="00966FAB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LogExportToXML=3</w:t>
      </w:r>
      <w:r w:rsidR="009C68C9" w:rsidRPr="00966FAB">
        <w:rPr>
          <w:rFonts w:ascii="Times New Roman" w:hAnsi="Times New Roman" w:cs="Times New Roman"/>
          <w:sz w:val="24"/>
          <w:lang w:val="en-US"/>
        </w:rPr>
        <w:t>-0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</w:t>
      </w:r>
    </w:p>
    <w:p w14:paraId="28CCAA96" w14:textId="50F28D8B" w:rsidR="00E617F0" w:rsidRPr="000D2F9A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LogExporter =</w:t>
      </w:r>
      <w:r w:rsidR="009C68C9" w:rsidRPr="00966FAB">
        <w:rPr>
          <w:rFonts w:ascii="Times New Roman" w:hAnsi="Times New Roman" w:cs="Times New Roman"/>
          <w:sz w:val="24"/>
          <w:lang w:val="en-US"/>
        </w:rPr>
        <w:t>6-</w:t>
      </w:r>
      <w:r w:rsidR="009C68C9" w:rsidRPr="000D2F9A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C68C9" w:rsidRPr="000D2F9A">
        <w:rPr>
          <w:rFonts w:ascii="Times New Roman" w:hAnsi="Times New Roman" w:cs="Times New Roman"/>
          <w:sz w:val="24"/>
          <w:lang w:val="en-US"/>
        </w:rPr>
        <w:t>4</w:t>
      </w:r>
    </w:p>
    <w:p w14:paraId="5498D2BB" w14:textId="485D8F4E" w:rsidR="0003671E" w:rsidRPr="000D2F9A" w:rsidRDefault="00E617F0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= </w:t>
      </w:r>
      <w:r w:rsidR="009C68C9" w:rsidRPr="000D2F9A">
        <w:rPr>
          <w:rFonts w:ascii="Times New Roman" w:hAnsi="Times New Roman" w:cs="Times New Roman"/>
          <w:sz w:val="24"/>
          <w:lang w:val="en-US"/>
        </w:rPr>
        <w:t>8.8</w:t>
      </w:r>
    </w:p>
    <w:p w14:paraId="5A41C919" w14:textId="77777777" w:rsidR="00E617F0" w:rsidRPr="00966FAB" w:rsidRDefault="00E617F0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05D9338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57F5A648" w14:textId="77777777" w:rsidR="0003671E" w:rsidRPr="000D2F9A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CS (Class Size) </w:t>
      </w:r>
    </w:p>
    <w:p w14:paraId="05F8FCB7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3C03A2D1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7289F773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31E6FA9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7F0076E6" w14:textId="0527C6BA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Рекомендуемое значение CS ≤ 20 методов.</w:t>
      </w:r>
    </w:p>
    <w:p w14:paraId="0F7E8508" w14:textId="5733D505" w:rsidR="00D5137E" w:rsidRPr="000D2F9A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CS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Form</w:t>
      </w:r>
      <w:r w:rsidRPr="000D2F9A">
        <w:rPr>
          <w:rFonts w:ascii="Times New Roman" w:hAnsi="Times New Roman" w:cs="Times New Roman"/>
          <w:sz w:val="24"/>
        </w:rPr>
        <w:t>1=8+</w:t>
      </w:r>
      <w:r w:rsidR="00865393" w:rsidRPr="000D2F9A">
        <w:rPr>
          <w:rFonts w:ascii="Times New Roman" w:hAnsi="Times New Roman" w:cs="Times New Roman"/>
          <w:sz w:val="24"/>
        </w:rPr>
        <w:t>3</w:t>
      </w:r>
      <w:r w:rsidRPr="000D2F9A">
        <w:rPr>
          <w:rFonts w:ascii="Times New Roman" w:hAnsi="Times New Roman" w:cs="Times New Roman"/>
          <w:sz w:val="24"/>
        </w:rPr>
        <w:t>=1</w:t>
      </w:r>
      <w:r w:rsidR="00865393" w:rsidRPr="000D2F9A">
        <w:rPr>
          <w:rFonts w:ascii="Times New Roman" w:hAnsi="Times New Roman" w:cs="Times New Roman"/>
          <w:sz w:val="24"/>
        </w:rPr>
        <w:t>1</w:t>
      </w:r>
    </w:p>
    <w:p w14:paraId="03C235BD" w14:textId="4EC171BF" w:rsidR="00D5137E" w:rsidRPr="00966FAB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interface ILogExport=</w:t>
      </w:r>
      <w:r w:rsidR="00865393" w:rsidRPr="00966FAB">
        <w:rPr>
          <w:rFonts w:ascii="Times New Roman" w:hAnsi="Times New Roman" w:cs="Times New Roman"/>
          <w:sz w:val="24"/>
          <w:lang w:val="en-US"/>
        </w:rPr>
        <w:t>1+1=2</w:t>
      </w:r>
    </w:p>
    <w:p w14:paraId="4C943F1E" w14:textId="2AFF8AD9" w:rsidR="00D5137E" w:rsidRPr="00966FAB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LogExportToTXT=</w:t>
      </w:r>
      <w:r w:rsidR="002C7B43">
        <w:rPr>
          <w:rFonts w:ascii="Times New Roman" w:hAnsi="Times New Roman" w:cs="Times New Roman"/>
          <w:sz w:val="24"/>
        </w:rPr>
        <w:t>1</w:t>
      </w:r>
      <w:r w:rsidR="00865393" w:rsidRPr="00966FAB">
        <w:rPr>
          <w:rFonts w:ascii="Times New Roman" w:hAnsi="Times New Roman" w:cs="Times New Roman"/>
          <w:sz w:val="24"/>
          <w:lang w:val="en-US"/>
        </w:rPr>
        <w:t>+</w:t>
      </w:r>
      <w:r w:rsidR="002C7B43">
        <w:rPr>
          <w:rFonts w:ascii="Times New Roman" w:hAnsi="Times New Roman" w:cs="Times New Roman"/>
          <w:sz w:val="24"/>
        </w:rPr>
        <w:t>1</w:t>
      </w:r>
      <w:r w:rsidR="00865393" w:rsidRPr="00966FAB">
        <w:rPr>
          <w:rFonts w:ascii="Times New Roman" w:hAnsi="Times New Roman" w:cs="Times New Roman"/>
          <w:sz w:val="24"/>
          <w:lang w:val="en-US"/>
        </w:rPr>
        <w:t>=2</w:t>
      </w:r>
    </w:p>
    <w:p w14:paraId="6E464939" w14:textId="20C197AE" w:rsidR="00D5137E" w:rsidRPr="00966FAB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LogExportToXML=</w:t>
      </w:r>
      <w:r w:rsidR="002C7B43">
        <w:rPr>
          <w:rFonts w:ascii="Times New Roman" w:hAnsi="Times New Roman" w:cs="Times New Roman"/>
          <w:sz w:val="24"/>
        </w:rPr>
        <w:t>1</w:t>
      </w:r>
      <w:r w:rsidR="00865393" w:rsidRPr="00966FAB">
        <w:rPr>
          <w:rFonts w:ascii="Times New Roman" w:hAnsi="Times New Roman" w:cs="Times New Roman"/>
          <w:sz w:val="24"/>
          <w:lang w:val="en-US"/>
        </w:rPr>
        <w:t>+</w:t>
      </w:r>
      <w:r w:rsidR="002C7B43">
        <w:rPr>
          <w:rFonts w:ascii="Times New Roman" w:hAnsi="Times New Roman" w:cs="Times New Roman"/>
          <w:sz w:val="24"/>
        </w:rPr>
        <w:t>1</w:t>
      </w:r>
      <w:r w:rsidR="00865393" w:rsidRPr="00966FAB">
        <w:rPr>
          <w:rFonts w:ascii="Times New Roman" w:hAnsi="Times New Roman" w:cs="Times New Roman"/>
          <w:sz w:val="24"/>
          <w:lang w:val="en-US"/>
        </w:rPr>
        <w:t>=2</w:t>
      </w:r>
    </w:p>
    <w:p w14:paraId="1973FC0E" w14:textId="7C9C4167" w:rsidR="00D5137E" w:rsidRPr="000D2F9A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LogExporter =</w:t>
      </w:r>
      <w:r w:rsidR="00865393" w:rsidRPr="00966FAB">
        <w:rPr>
          <w:rFonts w:ascii="Times New Roman" w:hAnsi="Times New Roman" w:cs="Times New Roman"/>
          <w:sz w:val="24"/>
          <w:lang w:val="en-US"/>
        </w:rPr>
        <w:t>2</w:t>
      </w:r>
      <w:r w:rsidR="00865393" w:rsidRPr="000D2F9A">
        <w:rPr>
          <w:rFonts w:ascii="Times New Roman" w:hAnsi="Times New Roman" w:cs="Times New Roman"/>
          <w:sz w:val="24"/>
          <w:lang w:val="en-US"/>
        </w:rPr>
        <w:t>+1=3</w:t>
      </w:r>
    </w:p>
    <w:p w14:paraId="550193FB" w14:textId="19790D91" w:rsidR="00D5137E" w:rsidRPr="00966FAB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CS =</w:t>
      </w:r>
      <w:r w:rsidR="00865393" w:rsidRPr="00966FAB">
        <w:rPr>
          <w:rFonts w:ascii="Times New Roman" w:hAnsi="Times New Roman" w:cs="Times New Roman"/>
          <w:sz w:val="24"/>
        </w:rPr>
        <w:t>4</w:t>
      </w:r>
    </w:p>
    <w:p w14:paraId="60F65241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8295A06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556F70BE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2F451DB0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0990BBA9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64BE6127" w14:textId="107C0A41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405D4EB9" w14:textId="448873DC" w:rsidR="0027338B" w:rsidRPr="000D2F9A" w:rsidRDefault="0027338B" w:rsidP="0027338B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LogExportToTXT</w:t>
      </w:r>
      <w:r w:rsidRPr="000D2F9A">
        <w:rPr>
          <w:rFonts w:ascii="Times New Roman" w:hAnsi="Times New Roman" w:cs="Times New Roman"/>
          <w:sz w:val="24"/>
        </w:rPr>
        <w:t>=1</w:t>
      </w:r>
    </w:p>
    <w:p w14:paraId="74014C6D" w14:textId="41D1A3C7" w:rsidR="0027338B" w:rsidRPr="000D2F9A" w:rsidRDefault="0027338B" w:rsidP="0027338B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LogExportToXML</w:t>
      </w:r>
      <w:r w:rsidRPr="000D2F9A">
        <w:rPr>
          <w:rFonts w:ascii="Times New Roman" w:hAnsi="Times New Roman" w:cs="Times New Roman"/>
          <w:sz w:val="24"/>
        </w:rPr>
        <w:t>=1</w:t>
      </w:r>
    </w:p>
    <w:p w14:paraId="13B9A297" w14:textId="2284CF81" w:rsidR="0003671E" w:rsidRPr="00966FAB" w:rsidRDefault="00A25E7F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="0027338B" w:rsidRPr="000D2F9A">
        <w:rPr>
          <w:rFonts w:ascii="Times New Roman" w:hAnsi="Times New Roman" w:cs="Times New Roman"/>
          <w:sz w:val="24"/>
        </w:rPr>
        <w:t>=</w:t>
      </w:r>
      <w:r w:rsidR="0027338B" w:rsidRPr="00966FAB">
        <w:rPr>
          <w:rFonts w:ascii="Times New Roman" w:hAnsi="Times New Roman" w:cs="Times New Roman"/>
          <w:sz w:val="24"/>
        </w:rPr>
        <w:t>0.4</w:t>
      </w:r>
    </w:p>
    <w:p w14:paraId="713FE6FB" w14:textId="77777777" w:rsidR="0027338B" w:rsidRPr="000D2F9A" w:rsidRDefault="0027338B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359DA0F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790F1C7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11B9C664" w14:textId="068E4672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уровнях иерархии. Для рекомендуемых значений CS = 20 и DIT = 6 рекомендуемое значение NOA ≤ 4 методов (для класса-листа). </w:t>
      </w:r>
    </w:p>
    <w:p w14:paraId="539F3B38" w14:textId="1EFC9531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NOA=0</w:t>
      </w:r>
    </w:p>
    <w:p w14:paraId="1B31467A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31C6D797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1000C0B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9: Индекс специализации SI (Specialization Index) </w:t>
      </w:r>
    </w:p>
    <w:p w14:paraId="79DAB40C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563A1716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 xml:space="preserve">SI = (NOO * уровень) /Mобщ, </w:t>
      </w:r>
    </w:p>
    <w:p w14:paraId="0D948D93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1707E711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25ECF402" w14:textId="2538468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3AA25873" w14:textId="75CFEC7A" w:rsidR="00CF18DF" w:rsidRPr="000D2F9A" w:rsidRDefault="004114D6" w:rsidP="00CF18DF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SI</w:t>
      </w:r>
      <w:r w:rsidR="00CF18DF"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class</w:t>
      </w:r>
      <w:r w:rsidR="00CF18DF"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LogExportToTXT</w:t>
      </w:r>
      <w:r w:rsidR="00CF18DF" w:rsidRPr="000D2F9A">
        <w:rPr>
          <w:rFonts w:ascii="Times New Roman" w:hAnsi="Times New Roman" w:cs="Times New Roman"/>
          <w:sz w:val="24"/>
        </w:rPr>
        <w:t>=</w:t>
      </w:r>
      <w:r w:rsidRPr="000D2F9A">
        <w:rPr>
          <w:rFonts w:ascii="Times New Roman" w:hAnsi="Times New Roman" w:cs="Times New Roman"/>
          <w:sz w:val="24"/>
        </w:rPr>
        <w:t>0.5</w:t>
      </w:r>
    </w:p>
    <w:p w14:paraId="2D3E10C8" w14:textId="2CCA7B89" w:rsidR="00CF18DF" w:rsidRPr="000D2F9A" w:rsidRDefault="004114D6" w:rsidP="00CF18DF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SI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class</w:t>
      </w:r>
      <w:r w:rsidR="00CF18DF"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LogExportToXML</w:t>
      </w:r>
      <w:r w:rsidR="00CF18DF" w:rsidRPr="000D2F9A">
        <w:rPr>
          <w:rFonts w:ascii="Times New Roman" w:hAnsi="Times New Roman" w:cs="Times New Roman"/>
          <w:sz w:val="24"/>
        </w:rPr>
        <w:t>=</w:t>
      </w:r>
      <w:r w:rsidRPr="000D2F9A">
        <w:rPr>
          <w:rFonts w:ascii="Times New Roman" w:hAnsi="Times New Roman" w:cs="Times New Roman"/>
          <w:sz w:val="24"/>
        </w:rPr>
        <w:t>0.5</w:t>
      </w:r>
    </w:p>
    <w:p w14:paraId="0E74272E" w14:textId="71175C3F" w:rsidR="0003671E" w:rsidRPr="00966FAB" w:rsidRDefault="004114D6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SI = (NOO * уровень) /Mобщ=0.2</w:t>
      </w:r>
    </w:p>
    <w:p w14:paraId="3CBD5E80" w14:textId="77777777" w:rsidR="00CF18DF" w:rsidRPr="00966FAB" w:rsidRDefault="00CF18DF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7327F93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190FB8B3" w14:textId="5754E106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1E1CD3CF" w14:textId="2C4CEED8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470391" w:rsidRPr="00966FAB">
        <w:rPr>
          <w:rFonts w:ascii="Times New Roman" w:hAnsi="Times New Roman" w:cs="Times New Roman"/>
          <w:sz w:val="24"/>
          <w:lang w:val="en-US"/>
        </w:rPr>
        <w:t>48/8=6</w:t>
      </w:r>
    </w:p>
    <w:p w14:paraId="52F6660B" w14:textId="7657A985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ILogExport=2</w:t>
      </w:r>
      <w:r w:rsidR="00470391" w:rsidRPr="00966FAB">
        <w:rPr>
          <w:rFonts w:ascii="Times New Roman" w:hAnsi="Times New Roman" w:cs="Times New Roman"/>
          <w:sz w:val="24"/>
          <w:lang w:val="en-US"/>
        </w:rPr>
        <w:t>/2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470391" w:rsidRPr="00966FAB">
        <w:rPr>
          <w:rFonts w:ascii="Times New Roman" w:hAnsi="Times New Roman" w:cs="Times New Roman"/>
          <w:sz w:val="24"/>
          <w:lang w:val="en-US"/>
        </w:rPr>
        <w:t>1</w:t>
      </w:r>
    </w:p>
    <w:p w14:paraId="51B59687" w14:textId="759B2ACC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470391" w:rsidRPr="00966FAB">
        <w:rPr>
          <w:rFonts w:ascii="Times New Roman" w:hAnsi="Times New Roman" w:cs="Times New Roman"/>
          <w:sz w:val="24"/>
          <w:lang w:val="en-US"/>
        </w:rPr>
        <w:t>10/2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470391" w:rsidRPr="00966FAB">
        <w:rPr>
          <w:rFonts w:ascii="Times New Roman" w:hAnsi="Times New Roman" w:cs="Times New Roman"/>
          <w:sz w:val="24"/>
          <w:lang w:val="en-US"/>
        </w:rPr>
        <w:t>5</w:t>
      </w:r>
    </w:p>
    <w:p w14:paraId="3E5C8D6A" w14:textId="29E25018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470391" w:rsidRPr="00966FAB">
        <w:rPr>
          <w:rFonts w:ascii="Times New Roman" w:hAnsi="Times New Roman" w:cs="Times New Roman"/>
          <w:sz w:val="24"/>
          <w:lang w:val="en-US"/>
        </w:rPr>
        <w:t>11/2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470391" w:rsidRPr="00966FAB">
        <w:rPr>
          <w:rFonts w:ascii="Times New Roman" w:hAnsi="Times New Roman" w:cs="Times New Roman"/>
          <w:sz w:val="24"/>
          <w:lang w:val="en-US"/>
        </w:rPr>
        <w:t>5.5</w:t>
      </w:r>
    </w:p>
    <w:p w14:paraId="3D50A875" w14:textId="35E5C367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LogExporter</w:t>
      </w:r>
      <w:r w:rsidRPr="000D2F9A">
        <w:rPr>
          <w:rFonts w:ascii="Times New Roman" w:hAnsi="Times New Roman" w:cs="Times New Roman"/>
          <w:sz w:val="24"/>
        </w:rPr>
        <w:t xml:space="preserve"> =</w:t>
      </w:r>
      <w:r w:rsidR="00470391" w:rsidRPr="00966FAB">
        <w:rPr>
          <w:rFonts w:ascii="Times New Roman" w:hAnsi="Times New Roman" w:cs="Times New Roman"/>
          <w:sz w:val="24"/>
        </w:rPr>
        <w:t>15/3</w:t>
      </w:r>
      <w:r w:rsidRPr="000D2F9A">
        <w:rPr>
          <w:rFonts w:ascii="Times New Roman" w:hAnsi="Times New Roman" w:cs="Times New Roman"/>
          <w:sz w:val="24"/>
        </w:rPr>
        <w:t>=</w:t>
      </w:r>
      <w:r w:rsidR="00470391" w:rsidRPr="00966FAB">
        <w:rPr>
          <w:rFonts w:ascii="Times New Roman" w:hAnsi="Times New Roman" w:cs="Times New Roman"/>
          <w:sz w:val="24"/>
        </w:rPr>
        <w:t>5</w:t>
      </w:r>
    </w:p>
    <w:p w14:paraId="6CE92FC1" w14:textId="471942A5" w:rsidR="0003671E" w:rsidRPr="00966FAB" w:rsidRDefault="00470391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</w:rPr>
        <w:t>=4.5</w:t>
      </w:r>
    </w:p>
    <w:p w14:paraId="48D9FE44" w14:textId="77777777" w:rsidR="0003671E" w:rsidRPr="000D2F9A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15BAC56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11: Среднее количество параметров на операцию NP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</w:p>
    <w:p w14:paraId="04EF24C8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(AverageNumberofParametersperoperation) </w:t>
      </w:r>
    </w:p>
    <w:p w14:paraId="6562AF59" w14:textId="53EBE2AC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больше параметров у операции, тем сложнее сотрудничество между объектами. Поэтому значение </w:t>
      </w:r>
      <w:r w:rsidR="00470391" w:rsidRPr="00966FAB">
        <w:rPr>
          <w:rFonts w:ascii="Times New Roman" w:hAnsi="Times New Roman" w:cs="Times New Roman"/>
          <w:sz w:val="24"/>
        </w:rPr>
        <w:t>NP</w:t>
      </w:r>
      <w:r w:rsidR="00470391"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6DFC59FB" w14:textId="15EDC6FF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79317B01" w14:textId="0BFF6D9B" w:rsidR="00470391" w:rsidRPr="00966FAB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8E47EC" w:rsidRPr="00966FAB">
        <w:rPr>
          <w:rFonts w:ascii="Times New Roman" w:hAnsi="Times New Roman" w:cs="Times New Roman"/>
          <w:sz w:val="24"/>
          <w:lang w:val="en-US"/>
        </w:rPr>
        <w:t>4</w:t>
      </w:r>
      <w:r w:rsidRPr="00966FAB">
        <w:rPr>
          <w:rFonts w:ascii="Times New Roman" w:hAnsi="Times New Roman" w:cs="Times New Roman"/>
          <w:sz w:val="24"/>
          <w:lang w:val="en-US"/>
        </w:rPr>
        <w:t>/8=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0.5</w:t>
      </w:r>
    </w:p>
    <w:p w14:paraId="7A48DE2E" w14:textId="5FDFB346" w:rsidR="00470391" w:rsidRPr="00966FAB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8E47EC" w:rsidRPr="00966FAB">
        <w:rPr>
          <w:rFonts w:ascii="Times New Roman" w:hAnsi="Times New Roman" w:cs="Times New Roman"/>
          <w:sz w:val="24"/>
          <w:lang w:val="en-US"/>
        </w:rPr>
        <w:t>1</w:t>
      </w:r>
      <w:r w:rsidRPr="00966FAB">
        <w:rPr>
          <w:rFonts w:ascii="Times New Roman" w:hAnsi="Times New Roman" w:cs="Times New Roman"/>
          <w:sz w:val="24"/>
          <w:lang w:val="en-US"/>
        </w:rPr>
        <w:t>/2=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0.5</w:t>
      </w:r>
    </w:p>
    <w:p w14:paraId="58807EA0" w14:textId="574FB0F3" w:rsidR="00470391" w:rsidRPr="00966FAB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/2=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</w:p>
    <w:p w14:paraId="548699F7" w14:textId="00002405" w:rsidR="00470391" w:rsidRPr="00966FAB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/2=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</w:p>
    <w:p w14:paraId="4ACD6A67" w14:textId="661BCA24" w:rsidR="00470391" w:rsidRPr="000D2F9A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0D2F9A">
        <w:rPr>
          <w:rFonts w:ascii="Times New Roman" w:hAnsi="Times New Roman" w:cs="Times New Roman"/>
          <w:sz w:val="24"/>
          <w:lang w:val="en-US"/>
        </w:rPr>
        <w:t>NP</w:t>
      </w:r>
      <w:r w:rsidRPr="000D2F9A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</w:t>
      </w:r>
      <w:r w:rsidR="008E47EC" w:rsidRPr="000D2F9A">
        <w:rPr>
          <w:rFonts w:ascii="Times New Roman" w:hAnsi="Times New Roman" w:cs="Times New Roman"/>
          <w:sz w:val="24"/>
          <w:lang w:val="en-US"/>
        </w:rPr>
        <w:t>1</w:t>
      </w:r>
      <w:r w:rsidRPr="000D2F9A">
        <w:rPr>
          <w:rFonts w:ascii="Times New Roman" w:hAnsi="Times New Roman" w:cs="Times New Roman"/>
          <w:sz w:val="24"/>
          <w:lang w:val="en-US"/>
        </w:rPr>
        <w:t>/</w:t>
      </w:r>
      <w:r w:rsidR="008E47EC" w:rsidRPr="000D2F9A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8E47EC" w:rsidRPr="000D2F9A">
        <w:rPr>
          <w:rFonts w:ascii="Times New Roman" w:hAnsi="Times New Roman" w:cs="Times New Roman"/>
          <w:sz w:val="24"/>
          <w:lang w:val="en-US"/>
        </w:rPr>
        <w:t>0.</w:t>
      </w:r>
      <w:r w:rsidRPr="000D2F9A">
        <w:rPr>
          <w:rFonts w:ascii="Times New Roman" w:hAnsi="Times New Roman" w:cs="Times New Roman"/>
          <w:sz w:val="24"/>
          <w:lang w:val="en-US"/>
        </w:rPr>
        <w:t>5</w:t>
      </w:r>
    </w:p>
    <w:p w14:paraId="4577CACF" w14:textId="0D5C9903" w:rsidR="00470391" w:rsidRPr="000D2F9A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0D2F9A">
        <w:rPr>
          <w:rFonts w:ascii="Times New Roman" w:hAnsi="Times New Roman" w:cs="Times New Roman"/>
          <w:sz w:val="24"/>
          <w:lang w:val="en-US"/>
        </w:rPr>
        <w:t>NP</w:t>
      </w:r>
      <w:r w:rsidRPr="000D2F9A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=</w:t>
      </w:r>
      <w:r w:rsidR="008E47EC" w:rsidRPr="000D2F9A">
        <w:rPr>
          <w:rFonts w:ascii="Times New Roman" w:hAnsi="Times New Roman" w:cs="Times New Roman"/>
          <w:sz w:val="24"/>
          <w:lang w:val="en-US"/>
        </w:rPr>
        <w:t>0.2666</w:t>
      </w:r>
    </w:p>
    <w:p w14:paraId="1E824171" w14:textId="77777777" w:rsidR="0003671E" w:rsidRPr="000D2F9A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26AD4BF0" w14:textId="77777777" w:rsidR="0003671E" w:rsidRPr="000D2F9A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DIT (Depth of Inheritance Tree)</w:t>
      </w:r>
    </w:p>
    <w:p w14:paraId="6146F101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DIT определяется как максимальная длина пути от листа до корня дерева наследования классов.</w:t>
      </w:r>
    </w:p>
    <w:p w14:paraId="061548F9" w14:textId="5BCFC144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 xml:space="preserve">DITАИС = </w:t>
      </w:r>
      <w:r w:rsidR="00A178AA" w:rsidRPr="00966FAB">
        <w:rPr>
          <w:rFonts w:ascii="Times New Roman" w:hAnsi="Times New Roman" w:cs="Times New Roman"/>
          <w:sz w:val="24"/>
        </w:rPr>
        <w:t>1</w:t>
      </w:r>
    </w:p>
    <w:p w14:paraId="367322F3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F6B9106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6CA7825F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5B84334D" w14:textId="53D459F6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NOMАИС = </w:t>
      </w:r>
      <w:r w:rsidR="00D753A2" w:rsidRPr="00966FAB">
        <w:rPr>
          <w:rFonts w:ascii="Times New Roman" w:hAnsi="Times New Roman" w:cs="Times New Roman"/>
          <w:sz w:val="24"/>
        </w:rPr>
        <w:t>1</w:t>
      </w:r>
      <w:r w:rsidR="00A178AA" w:rsidRPr="00966FAB">
        <w:rPr>
          <w:rFonts w:ascii="Times New Roman" w:hAnsi="Times New Roman" w:cs="Times New Roman"/>
          <w:sz w:val="24"/>
        </w:rPr>
        <w:t>6</w:t>
      </w:r>
    </w:p>
    <w:p w14:paraId="05B56E70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E77A3E8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(Numberofclasses)</w:t>
      </w:r>
    </w:p>
    <w:p w14:paraId="6ED7BB4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523FA4EF" w14:textId="6AE027B8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NCАИС = </w:t>
      </w:r>
      <w:r w:rsidR="00D753A2" w:rsidRPr="00966FAB">
        <w:rPr>
          <w:rFonts w:ascii="Times New Roman" w:hAnsi="Times New Roman" w:cs="Times New Roman"/>
          <w:sz w:val="24"/>
        </w:rPr>
        <w:t>5</w:t>
      </w:r>
    </w:p>
    <w:p w14:paraId="72394D0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E1525B7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2C54ACD5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5279E9B8" w14:textId="5D6C4B8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LOCsumАИС =</w:t>
      </w:r>
      <w:r w:rsidR="00A178AA" w:rsidRPr="00966FAB">
        <w:rPr>
          <w:rFonts w:ascii="Times New Roman" w:hAnsi="Times New Roman" w:cs="Times New Roman"/>
          <w:sz w:val="24"/>
        </w:rPr>
        <w:t>76</w:t>
      </w:r>
    </w:p>
    <w:p w14:paraId="45DB0497" w14:textId="77777777" w:rsidR="00D6699D" w:rsidRPr="00966FAB" w:rsidRDefault="00D6699D" w:rsidP="00D6699D">
      <w:pPr>
        <w:pStyle w:val="2"/>
        <w:rPr>
          <w:rFonts w:ascii="Times New Roman" w:hAnsi="Times New Roman" w:cs="Times New Roman"/>
          <w:sz w:val="24"/>
          <w:lang w:val="en-US"/>
        </w:rPr>
      </w:pPr>
      <w:bookmarkStart w:id="263" w:name="_Toc389136424"/>
      <w:r w:rsidRPr="00966FAB">
        <w:rPr>
          <w:rFonts w:ascii="Times New Roman" w:hAnsi="Times New Roman" w:cs="Times New Roman"/>
          <w:sz w:val="24"/>
          <w:lang w:val="en-US"/>
        </w:rPr>
        <w:t xml:space="preserve">2 </w:t>
      </w:r>
      <w:r w:rsidRPr="00966FAB">
        <w:rPr>
          <w:rFonts w:ascii="Times New Roman" w:hAnsi="Times New Roman" w:cs="Times New Roman"/>
          <w:sz w:val="24"/>
        </w:rPr>
        <w:t>Студент</w:t>
      </w:r>
      <w:bookmarkEnd w:id="263"/>
    </w:p>
    <w:p w14:paraId="7E4BEAF2" w14:textId="77777777" w:rsidR="002922EF" w:rsidRPr="00966FAB" w:rsidRDefault="002922EF" w:rsidP="002922EF">
      <w:pPr>
        <w:pStyle w:val="3"/>
        <w:numPr>
          <w:ilvl w:val="0"/>
          <w:numId w:val="11"/>
        </w:numPr>
        <w:rPr>
          <w:rFonts w:ascii="Times New Roman" w:hAnsi="Times New Roman" w:cs="Times New Roman"/>
        </w:rPr>
      </w:pPr>
      <w:bookmarkStart w:id="264" w:name="_Toc389136425"/>
      <w:r w:rsidRPr="00966FAB">
        <w:rPr>
          <w:rFonts w:ascii="Times New Roman" w:hAnsi="Times New Roman" w:cs="Times New Roman"/>
        </w:rPr>
        <w:t>Полностью определить и реализовать прецеденты (по варианту).</w:t>
      </w:r>
      <w:bookmarkEnd w:id="264"/>
    </w:p>
    <w:p w14:paraId="41813ACD" w14:textId="77777777" w:rsidR="002922EF" w:rsidRPr="00966FAB" w:rsidRDefault="002922EF" w:rsidP="002922EF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 прецедентов для 2 студента.</w:t>
      </w:r>
    </w:p>
    <w:p w14:paraId="15B9B21A" w14:textId="77777777" w:rsidR="00186AD7" w:rsidRPr="00966FAB" w:rsidRDefault="00186AD7" w:rsidP="002922EF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5A465F7" wp14:editId="7EE879D0">
            <wp:extent cx="5905500" cy="3971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4AF1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Диаграмма(ы) классов подсистемы,</w:t>
      </w:r>
    </w:p>
    <w:p w14:paraId="5D31BB91" w14:textId="77777777" w:rsidR="00560CF8" w:rsidRPr="00966FAB" w:rsidRDefault="00560CF8" w:rsidP="00560CF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Описание БД системы журнала сообщений</w:t>
      </w:r>
    </w:p>
    <w:p w14:paraId="57F59678" w14:textId="77777777" w:rsidR="00560CF8" w:rsidRPr="00966FAB" w:rsidRDefault="00560CF8" w:rsidP="00560CF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37960C89" wp14:editId="126BB3DF">
            <wp:extent cx="5934075" cy="36576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6FE9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Полностью разработать компоненты с использованием паттернов (по вариантам).</w:t>
      </w:r>
    </w:p>
    <w:p w14:paraId="56C3E9DA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последовательностей</w:t>
      </w:r>
      <w:r w:rsidR="005F11A2" w:rsidRPr="00966FAB">
        <w:rPr>
          <w:rFonts w:ascii="Times New Roman" w:hAnsi="Times New Roman" w:cs="Times New Roman"/>
          <w:sz w:val="24"/>
        </w:rPr>
        <w:t xml:space="preserve"> для основных функций программы</w:t>
      </w:r>
    </w:p>
    <w:p w14:paraId="34EF307B" w14:textId="77777777" w:rsidR="005F11A2" w:rsidRPr="00966FAB" w:rsidRDefault="005F11A2" w:rsidP="005F11A2">
      <w:pPr>
        <w:pStyle w:val="a7"/>
        <w:rPr>
          <w:rFonts w:ascii="Times New Roman" w:hAnsi="Times New Roman" w:cs="Times New Roman"/>
          <w:sz w:val="24"/>
        </w:rPr>
      </w:pPr>
    </w:p>
    <w:p w14:paraId="5723A1D1" w14:textId="77777777" w:rsidR="005F11A2" w:rsidRPr="00966FAB" w:rsidRDefault="00C27D5C" w:rsidP="005F11A2">
      <w:pPr>
        <w:pStyle w:val="a7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8E02C28" wp14:editId="5B0AD292">
            <wp:extent cx="5934075" cy="2247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C58A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классов и последовательностей для иллюстрации примененных паттернов.</w:t>
      </w:r>
    </w:p>
    <w:p w14:paraId="64BE0736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модуль таблицы (описано выше) </w:t>
      </w:r>
    </w:p>
    <w:p w14:paraId="692798C7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</w:p>
    <w:p w14:paraId="2F1CF54B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шлюз записи данных (обращение к БД)</w:t>
      </w:r>
    </w:p>
    <w:p w14:paraId="04FB0069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Описание Row Data Gateway</w:t>
      </w:r>
    </w:p>
    <w:p w14:paraId="2C4B7E88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93D154A" wp14:editId="47668116">
            <wp:extent cx="5514975" cy="2895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FEB2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Объект выступает в роли шлюза к отдельной записи в источнике данных. Один экземпляр на одну запись.</w:t>
      </w:r>
    </w:p>
    <w:p w14:paraId="69D4E3F4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Встраивание кода доступа к БД в объекты, хранящиеся в памяти, может привести в некоторым неудобствам. Во-первых, если ваши объекты содержат бизнес-логику, добавление взаимодействия с БД увеличит сложность. Вскоре тестирование станет неудобным, если объекты, хранящиеся в памяти, завязаны на БД. Тесты станут медленнее из-за доступа к БД.</w:t>
      </w:r>
    </w:p>
    <w:p w14:paraId="2739FA0F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Объект шлюза к записи представляется в точности, как запись в БД, но при этом даёт возможность доступа посредством штатных средств языка программирования. Все подробности доступа к БД скрыты за этим интерфейсом.</w:t>
      </w:r>
    </w:p>
    <w:p w14:paraId="763AD2EF" w14:textId="77777777" w:rsidR="005D7B4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Пример: объект шлюза PersonGateway, данные о записи из таблицы person и методы insert и update, которые позволяют прозрачно работать с записью.</w:t>
      </w:r>
    </w:p>
    <w:p w14:paraId="49BB1196" w14:textId="77777777" w:rsidR="00B5467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 </w:t>
      </w:r>
    </w:p>
    <w:p w14:paraId="289E7D96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компоновщик (gof).</w:t>
      </w:r>
    </w:p>
    <w:p w14:paraId="6344B204" w14:textId="77777777" w:rsidR="00B5467A" w:rsidRPr="00966FAB" w:rsidRDefault="00B5467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Компоновщик - паттерн, структурирующий объекты таким образом, что появляется возможность унифицировано, одинаково обращаться с каждым из них.</w:t>
      </w:r>
    </w:p>
    <w:p w14:paraId="5D6E2B14" w14:textId="77777777" w:rsidR="00B5467A" w:rsidRPr="00966FAB" w:rsidRDefault="00B5467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2731497" wp14:editId="53E9B866">
            <wp:extent cx="5143500" cy="2400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801F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Ключом к паттерну компоновщик является абстрактный класс, который является одновременно и примитивом, и контейнером. В графической системе этот класс может называться Graphic. В нем объявлены операции, специфичные для каждого </w:t>
      </w:r>
      <w:r w:rsidRPr="00966FAB">
        <w:rPr>
          <w:rFonts w:ascii="Times New Roman" w:hAnsi="Times New Roman" w:cs="Times New Roman"/>
          <w:sz w:val="24"/>
        </w:rPr>
        <w:lastRenderedPageBreak/>
        <w:t xml:space="preserve">вида графического объекта (такие как Draw) и общие для всех составных объектов, например операции для доступа и управления потомками. Подклассы Line, Rectangle и Text определяют примитивные графические объекты. В них операция Draw реализована соответственно для рисования прямых, прямоугольников и текста. Поскольку у примитивных объектов нет потомков, то ни один из этих подклассов не реализует операции, относящиеся к управлению потомками(Add, Remove, GetChild). </w:t>
      </w:r>
    </w:p>
    <w:p w14:paraId="117B07A5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Класс Picture агрегирует, состоит из других более примитивных объектов Graphic. Реализованная в нем операция Draw вызывает одноименную функцию отрисовки для каждого потомка, а операции для работы с потомками уже не пусты. Поскольку интерфейс класса Picture соответствует интерфейсу Graphic, то в состав объекта Picture могут входить и другие такие же объекты.</w:t>
      </w:r>
    </w:p>
    <w:p w14:paraId="37E10B60" w14:textId="77777777" w:rsidR="00B1132F" w:rsidRPr="00966FAB" w:rsidRDefault="00B1132F" w:rsidP="00B1132F">
      <w:pPr>
        <w:rPr>
          <w:rFonts w:ascii="Times New Roman" w:hAnsi="Times New Roman" w:cs="Times New Roman"/>
          <w:sz w:val="24"/>
        </w:rPr>
      </w:pPr>
    </w:p>
    <w:p w14:paraId="4F7E31D3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</w:rPr>
      </w:pPr>
    </w:p>
    <w:p w14:paraId="374A3E39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Провести тестирование и отладку.</w:t>
      </w:r>
    </w:p>
    <w:p w14:paraId="3641F0FE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</w:rPr>
      </w:pPr>
    </w:p>
    <w:p w14:paraId="1AC70369" w14:textId="77777777" w:rsidR="00553855" w:rsidRPr="00966FAB" w:rsidRDefault="00F55BF0" w:rsidP="00553855">
      <w:pPr>
        <w:pStyle w:val="a7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Итерация1 </w:t>
      </w:r>
    </w:p>
    <w:p w14:paraId="5FDAA364" w14:textId="77777777" w:rsidR="00F55BF0" w:rsidRPr="00966FAB" w:rsidRDefault="00F55BF0" w:rsidP="00553855">
      <w:pPr>
        <w:pStyle w:val="a7"/>
        <w:rPr>
          <w:rFonts w:ascii="Times New Roman" w:hAnsi="Times New Roman" w:cs="Times New Roman"/>
          <w:sz w:val="24"/>
        </w:rPr>
      </w:pPr>
    </w:p>
    <w:p w14:paraId="61BB21C5" w14:textId="77777777" w:rsidR="00553855" w:rsidRPr="00966FAB" w:rsidRDefault="00F55BF0" w:rsidP="00553855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Классы: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14"/>
        <w:gridCol w:w="2839"/>
        <w:gridCol w:w="2872"/>
      </w:tblGrid>
      <w:tr w:rsidR="001742A4" w:rsidRPr="00966FAB" w14:paraId="0DFDB648" w14:textId="77777777" w:rsidTr="001742A4">
        <w:tc>
          <w:tcPr>
            <w:tcW w:w="2914" w:type="dxa"/>
          </w:tcPr>
          <w:p w14:paraId="630B78B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39" w:type="dxa"/>
          </w:tcPr>
          <w:p w14:paraId="4A236291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872" w:type="dxa"/>
          </w:tcPr>
          <w:p w14:paraId="4A893D33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1742A4" w:rsidRPr="00966FAB" w14:paraId="2C882EDF" w14:textId="77777777" w:rsidTr="001742A4">
        <w:trPr>
          <w:trHeight w:val="90"/>
        </w:trPr>
        <w:tc>
          <w:tcPr>
            <w:tcW w:w="2914" w:type="dxa"/>
            <w:vMerge w:val="restart"/>
          </w:tcPr>
          <w:p w14:paraId="59469915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WinHistory</w:t>
            </w:r>
          </w:p>
        </w:tc>
        <w:tc>
          <w:tcPr>
            <w:tcW w:w="2839" w:type="dxa"/>
            <w:vMerge w:val="restart"/>
          </w:tcPr>
          <w:p w14:paraId="79468D85" w14:textId="77777777" w:rsidR="001742A4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444489">
              <w:rPr>
                <w:rFonts w:ascii="Times New Roman" w:hAnsi="Times New Roman" w:cs="Times New Roman"/>
                <w:sz w:val="24"/>
              </w:rPr>
              <w:t>WinHistoryDbContext db</w:t>
            </w:r>
          </w:p>
          <w:p w14:paraId="22B01397" w14:textId="77777777" w:rsidR="00444489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57EC4D76" w14:textId="77777777" w:rsidR="00444489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1F649E42" w14:textId="77777777" w:rsidR="00444489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046BABED" w14:textId="4FAC960B" w:rsidR="00444489" w:rsidRPr="00966FAB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444489">
              <w:rPr>
                <w:rFonts w:ascii="Times New Roman" w:hAnsi="Times New Roman" w:cs="Times New Roman"/>
                <w:sz w:val="24"/>
              </w:rPr>
              <w:t>ClientInfo Client</w:t>
            </w:r>
          </w:p>
        </w:tc>
        <w:tc>
          <w:tcPr>
            <w:tcW w:w="2872" w:type="dxa"/>
          </w:tcPr>
          <w:p w14:paraId="31AF48C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private WinHistory() </w:t>
            </w:r>
          </w:p>
        </w:tc>
      </w:tr>
      <w:tr w:rsidR="001742A4" w:rsidRPr="005116F7" w14:paraId="41ACF84F" w14:textId="77777777" w:rsidTr="001742A4">
        <w:trPr>
          <w:trHeight w:val="90"/>
        </w:trPr>
        <w:tc>
          <w:tcPr>
            <w:tcW w:w="2914" w:type="dxa"/>
            <w:vMerge/>
          </w:tcPr>
          <w:p w14:paraId="7F7AF168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39" w:type="dxa"/>
            <w:vMerge/>
          </w:tcPr>
          <w:p w14:paraId="2A8C1F2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72" w:type="dxa"/>
          </w:tcPr>
          <w:p w14:paraId="5C9455D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WinHistory(Guid guid, string name)</w:t>
            </w:r>
          </w:p>
        </w:tc>
      </w:tr>
      <w:tr w:rsidR="001742A4" w:rsidRPr="005116F7" w14:paraId="27B8EAFB" w14:textId="77777777" w:rsidTr="001742A4">
        <w:trPr>
          <w:trHeight w:val="45"/>
        </w:trPr>
        <w:tc>
          <w:tcPr>
            <w:tcW w:w="2914" w:type="dxa"/>
            <w:vMerge/>
          </w:tcPr>
          <w:p w14:paraId="23BED02F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A455A9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01B21414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static WinHistory Login(Guid guid, string name)</w:t>
            </w:r>
          </w:p>
        </w:tc>
      </w:tr>
      <w:tr w:rsidR="001742A4" w:rsidRPr="005116F7" w14:paraId="2E2BF930" w14:textId="77777777" w:rsidTr="001742A4">
        <w:trPr>
          <w:trHeight w:val="45"/>
        </w:trPr>
        <w:tc>
          <w:tcPr>
            <w:tcW w:w="2914" w:type="dxa"/>
            <w:vMerge/>
          </w:tcPr>
          <w:p w14:paraId="7C1B5D0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0CBB43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1CDC5D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message, int level)</w:t>
            </w:r>
          </w:p>
        </w:tc>
      </w:tr>
      <w:tr w:rsidR="001742A4" w:rsidRPr="005116F7" w14:paraId="34EC05FC" w14:textId="77777777" w:rsidTr="001742A4">
        <w:trPr>
          <w:trHeight w:val="45"/>
        </w:trPr>
        <w:tc>
          <w:tcPr>
            <w:tcW w:w="2914" w:type="dxa"/>
            <w:vMerge/>
          </w:tcPr>
          <w:p w14:paraId="68037AB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8883F08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DE713B6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message)</w:t>
            </w:r>
          </w:p>
        </w:tc>
      </w:tr>
      <w:tr w:rsidR="001742A4" w:rsidRPr="005116F7" w14:paraId="46C79FEC" w14:textId="77777777" w:rsidTr="001742A4">
        <w:trPr>
          <w:trHeight w:val="45"/>
        </w:trPr>
        <w:tc>
          <w:tcPr>
            <w:tcW w:w="2914" w:type="dxa"/>
            <w:vMerge/>
          </w:tcPr>
          <w:p w14:paraId="5DAE585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48083A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147B3C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 IEnumerable&lt;Message&gt; Receive(int level)</w:t>
            </w:r>
          </w:p>
        </w:tc>
      </w:tr>
      <w:tr w:rsidR="001742A4" w:rsidRPr="00966FAB" w14:paraId="35CF3123" w14:textId="77777777" w:rsidTr="001742A4">
        <w:trPr>
          <w:trHeight w:val="45"/>
        </w:trPr>
        <w:tc>
          <w:tcPr>
            <w:tcW w:w="2914" w:type="dxa"/>
            <w:vMerge/>
          </w:tcPr>
          <w:p w14:paraId="734EEC0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5C2042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F26928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Receive()</w:t>
            </w:r>
          </w:p>
        </w:tc>
      </w:tr>
      <w:tr w:rsidR="001742A4" w:rsidRPr="005116F7" w14:paraId="27F5ADCA" w14:textId="77777777" w:rsidTr="001742A4">
        <w:trPr>
          <w:trHeight w:val="69"/>
        </w:trPr>
        <w:tc>
          <w:tcPr>
            <w:tcW w:w="2914" w:type="dxa"/>
            <w:vMerge/>
          </w:tcPr>
          <w:p w14:paraId="689CD046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2EEEEF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0353266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guid)</w:t>
            </w:r>
          </w:p>
        </w:tc>
      </w:tr>
      <w:tr w:rsidR="001742A4" w:rsidRPr="005116F7" w14:paraId="57B2FA53" w14:textId="77777777" w:rsidTr="001742A4">
        <w:trPr>
          <w:trHeight w:val="67"/>
        </w:trPr>
        <w:tc>
          <w:tcPr>
            <w:tcW w:w="2914" w:type="dxa"/>
            <w:vMerge/>
          </w:tcPr>
          <w:p w14:paraId="1718ECD7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2429F0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0DC1F8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guid, int level)</w:t>
            </w:r>
          </w:p>
        </w:tc>
      </w:tr>
      <w:tr w:rsidR="001742A4" w:rsidRPr="005116F7" w14:paraId="39A9E430" w14:textId="77777777" w:rsidTr="001742A4">
        <w:trPr>
          <w:trHeight w:val="67"/>
        </w:trPr>
        <w:tc>
          <w:tcPr>
            <w:tcW w:w="2914" w:type="dxa"/>
            <w:vMerge/>
          </w:tcPr>
          <w:p w14:paraId="083A3266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AC2A47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6DEBA9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Receive(string contains)</w:t>
            </w:r>
          </w:p>
        </w:tc>
      </w:tr>
      <w:tr w:rsidR="001742A4" w:rsidRPr="00966FAB" w14:paraId="4DA6D340" w14:textId="77777777" w:rsidTr="001742A4">
        <w:trPr>
          <w:trHeight w:val="135"/>
        </w:trPr>
        <w:tc>
          <w:tcPr>
            <w:tcW w:w="2914" w:type="dxa"/>
            <w:vMerge/>
          </w:tcPr>
          <w:p w14:paraId="45A3E665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CA8C2E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470923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IEnumerable&lt;ClientInfo&gt; ReceiveClients()</w:t>
            </w:r>
          </w:p>
        </w:tc>
      </w:tr>
      <w:tr w:rsidR="001742A4" w:rsidRPr="005116F7" w14:paraId="7F9992EC" w14:textId="77777777" w:rsidTr="001742A4">
        <w:trPr>
          <w:trHeight w:val="135"/>
        </w:trPr>
        <w:tc>
          <w:tcPr>
            <w:tcW w:w="2914" w:type="dxa"/>
            <w:vMerge/>
          </w:tcPr>
          <w:p w14:paraId="140314B8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553EA1D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ED3D4D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ReciveClientInfo(Guid guid)</w:t>
            </w:r>
          </w:p>
        </w:tc>
      </w:tr>
    </w:tbl>
    <w:p w14:paraId="41A65EDF" w14:textId="77777777" w:rsidR="00F55BF0" w:rsidRPr="00966FAB" w:rsidRDefault="00F55BF0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269263A9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901"/>
        <w:gridCol w:w="2848"/>
      </w:tblGrid>
      <w:tr w:rsidR="0031438D" w:rsidRPr="00966FAB" w14:paraId="42CA7D40" w14:textId="77777777" w:rsidTr="0031438D">
        <w:tc>
          <w:tcPr>
            <w:tcW w:w="2876" w:type="dxa"/>
          </w:tcPr>
          <w:p w14:paraId="59060B48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01" w:type="dxa"/>
          </w:tcPr>
          <w:p w14:paraId="57EBAE88" w14:textId="77777777" w:rsidR="0031438D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П</w:t>
            </w:r>
            <w:r w:rsidR="0031438D" w:rsidRPr="00966FAB">
              <w:rPr>
                <w:rFonts w:ascii="Times New Roman" w:hAnsi="Times New Roman" w:cs="Times New Roman"/>
                <w:sz w:val="24"/>
              </w:rPr>
              <w:t>оля</w:t>
            </w:r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848" w:type="dxa"/>
          </w:tcPr>
          <w:p w14:paraId="07938E65" w14:textId="77777777" w:rsidR="0031438D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М</w:t>
            </w:r>
            <w:r w:rsidR="0031438D" w:rsidRPr="00966FAB">
              <w:rPr>
                <w:rFonts w:ascii="Times New Roman" w:hAnsi="Times New Roman" w:cs="Times New Roman"/>
                <w:sz w:val="24"/>
              </w:rPr>
              <w:t>етоды</w:t>
            </w:r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  <w:tr w:rsidR="0031438D" w:rsidRPr="00966FAB" w14:paraId="233E9AE2" w14:textId="77777777" w:rsidTr="0031438D">
        <w:trPr>
          <w:trHeight w:val="185"/>
        </w:trPr>
        <w:tc>
          <w:tcPr>
            <w:tcW w:w="2876" w:type="dxa"/>
            <w:vMerge w:val="restart"/>
          </w:tcPr>
          <w:p w14:paraId="6D33E1CE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ClientInfo</w:t>
            </w:r>
          </w:p>
        </w:tc>
        <w:tc>
          <w:tcPr>
            <w:tcW w:w="2901" w:type="dxa"/>
          </w:tcPr>
          <w:p w14:paraId="7A6A88B4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ClientInfoId</w:t>
            </w:r>
          </w:p>
        </w:tc>
        <w:tc>
          <w:tcPr>
            <w:tcW w:w="2848" w:type="dxa"/>
          </w:tcPr>
          <w:p w14:paraId="640B5EBE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get; </w:t>
            </w:r>
          </w:p>
        </w:tc>
      </w:tr>
      <w:tr w:rsidR="0031438D" w:rsidRPr="00966FAB" w14:paraId="0C53D7A7" w14:textId="77777777" w:rsidTr="0031438D">
        <w:trPr>
          <w:trHeight w:val="185"/>
        </w:trPr>
        <w:tc>
          <w:tcPr>
            <w:tcW w:w="2876" w:type="dxa"/>
            <w:vMerge/>
          </w:tcPr>
          <w:p w14:paraId="33C88D3E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2FDF65C1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Guid</w:t>
            </w:r>
          </w:p>
        </w:tc>
        <w:tc>
          <w:tcPr>
            <w:tcW w:w="2848" w:type="dxa"/>
            <w:vMerge w:val="restart"/>
          </w:tcPr>
          <w:p w14:paraId="284F7BF9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set;</w:t>
            </w:r>
          </w:p>
        </w:tc>
      </w:tr>
      <w:tr w:rsidR="0031438D" w:rsidRPr="00966FAB" w14:paraId="4AE3C7A0" w14:textId="77777777" w:rsidTr="0031438D">
        <w:trPr>
          <w:trHeight w:val="185"/>
        </w:trPr>
        <w:tc>
          <w:tcPr>
            <w:tcW w:w="2876" w:type="dxa"/>
            <w:vMerge/>
          </w:tcPr>
          <w:p w14:paraId="0784CD21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0CBE2BF4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Name</w:t>
            </w:r>
          </w:p>
        </w:tc>
        <w:tc>
          <w:tcPr>
            <w:tcW w:w="2848" w:type="dxa"/>
            <w:vMerge/>
          </w:tcPr>
          <w:p w14:paraId="76A8F59F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1F6E3080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2"/>
        <w:gridCol w:w="2882"/>
        <w:gridCol w:w="2871"/>
      </w:tblGrid>
      <w:tr w:rsidR="00BC11C7" w:rsidRPr="00966FAB" w14:paraId="2915D3B2" w14:textId="77777777" w:rsidTr="00335185">
        <w:tc>
          <w:tcPr>
            <w:tcW w:w="2872" w:type="dxa"/>
          </w:tcPr>
          <w:p w14:paraId="61475D23" w14:textId="77777777" w:rsidR="00BC11C7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82" w:type="dxa"/>
          </w:tcPr>
          <w:p w14:paraId="09CD023A" w14:textId="77777777" w:rsidR="00BC11C7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71" w:type="dxa"/>
          </w:tcPr>
          <w:p w14:paraId="18DB1DE0" w14:textId="77777777" w:rsidR="00BC11C7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22A53" w:rsidRPr="00966FAB" w14:paraId="0E35B276" w14:textId="77777777" w:rsidTr="00335185">
        <w:trPr>
          <w:trHeight w:val="69"/>
        </w:trPr>
        <w:tc>
          <w:tcPr>
            <w:tcW w:w="2872" w:type="dxa"/>
            <w:vMerge w:val="restart"/>
          </w:tcPr>
          <w:p w14:paraId="45672BC8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Message</w:t>
            </w:r>
          </w:p>
        </w:tc>
        <w:tc>
          <w:tcPr>
            <w:tcW w:w="2882" w:type="dxa"/>
          </w:tcPr>
          <w:p w14:paraId="22076283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MessageI</w:t>
            </w:r>
          </w:p>
        </w:tc>
        <w:tc>
          <w:tcPr>
            <w:tcW w:w="2871" w:type="dxa"/>
            <w:vMerge w:val="restart"/>
          </w:tcPr>
          <w:p w14:paraId="105B00AD" w14:textId="77777777" w:rsidR="00B22A53" w:rsidRPr="00966FAB" w:rsidRDefault="00B22A53" w:rsidP="00335185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</w:rPr>
              <w:t xml:space="preserve">get; </w:t>
            </w:r>
          </w:p>
        </w:tc>
      </w:tr>
      <w:tr w:rsidR="00B22A53" w:rsidRPr="00966FAB" w14:paraId="0D892EC3" w14:textId="77777777" w:rsidTr="00335185">
        <w:trPr>
          <w:trHeight w:val="67"/>
        </w:trPr>
        <w:tc>
          <w:tcPr>
            <w:tcW w:w="2872" w:type="dxa"/>
            <w:vMerge/>
          </w:tcPr>
          <w:p w14:paraId="3D0C0287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10C9CE96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ClientInfo</w:t>
            </w:r>
          </w:p>
        </w:tc>
        <w:tc>
          <w:tcPr>
            <w:tcW w:w="2871" w:type="dxa"/>
            <w:vMerge/>
          </w:tcPr>
          <w:p w14:paraId="2907064B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:rsidRPr="00966FAB" w14:paraId="6EB6DBB2" w14:textId="77777777" w:rsidTr="00335185">
        <w:trPr>
          <w:trHeight w:val="67"/>
        </w:trPr>
        <w:tc>
          <w:tcPr>
            <w:tcW w:w="2872" w:type="dxa"/>
            <w:vMerge/>
          </w:tcPr>
          <w:p w14:paraId="62D39534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6A0FC5BA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public string Text</w:t>
            </w:r>
          </w:p>
        </w:tc>
        <w:tc>
          <w:tcPr>
            <w:tcW w:w="2871" w:type="dxa"/>
            <w:vMerge w:val="restart"/>
          </w:tcPr>
          <w:p w14:paraId="7A21689A" w14:textId="77777777" w:rsidR="00B22A53" w:rsidRPr="00966FAB" w:rsidRDefault="00B22A53" w:rsidP="00335185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  <w:lang w:val="en-US"/>
              </w:rPr>
              <w:t>s</w:t>
            </w:r>
            <w:r w:rsidRPr="00966FAB">
              <w:rPr>
                <w:rFonts w:ascii="Times New Roman" w:hAnsi="Times New Roman" w:cs="Times New Roman"/>
              </w:rPr>
              <w:t xml:space="preserve">et; </w:t>
            </w:r>
          </w:p>
        </w:tc>
      </w:tr>
      <w:tr w:rsidR="00B22A53" w:rsidRPr="00966FAB" w14:paraId="07C1E17A" w14:textId="77777777" w:rsidTr="00B22A53">
        <w:trPr>
          <w:trHeight w:val="135"/>
        </w:trPr>
        <w:tc>
          <w:tcPr>
            <w:tcW w:w="2872" w:type="dxa"/>
            <w:vMerge/>
          </w:tcPr>
          <w:p w14:paraId="78173053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2CA5D950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DateTime Stamp</w:t>
            </w:r>
          </w:p>
        </w:tc>
        <w:tc>
          <w:tcPr>
            <w:tcW w:w="2871" w:type="dxa"/>
            <w:vMerge/>
          </w:tcPr>
          <w:p w14:paraId="718EA0F6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:rsidRPr="00966FAB" w14:paraId="785E9584" w14:textId="77777777" w:rsidTr="00335185">
        <w:trPr>
          <w:trHeight w:val="135"/>
        </w:trPr>
        <w:tc>
          <w:tcPr>
            <w:tcW w:w="2872" w:type="dxa"/>
            <w:vMerge/>
          </w:tcPr>
          <w:p w14:paraId="33F3AC36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26225183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Level</w:t>
            </w:r>
          </w:p>
        </w:tc>
        <w:tc>
          <w:tcPr>
            <w:tcW w:w="2871" w:type="dxa"/>
            <w:vMerge/>
          </w:tcPr>
          <w:p w14:paraId="0D9DC36B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F9AEB40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74"/>
        <w:gridCol w:w="2645"/>
        <w:gridCol w:w="3006"/>
      </w:tblGrid>
      <w:tr w:rsidR="00B22A53" w:rsidRPr="00966FAB" w14:paraId="377F9EE4" w14:textId="77777777" w:rsidTr="00B22A53">
        <w:tc>
          <w:tcPr>
            <w:tcW w:w="2974" w:type="dxa"/>
          </w:tcPr>
          <w:p w14:paraId="553FF1A8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645" w:type="dxa"/>
          </w:tcPr>
          <w:p w14:paraId="11269A18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006" w:type="dxa"/>
          </w:tcPr>
          <w:p w14:paraId="10F238F4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22A53" w:rsidRPr="00966FAB" w14:paraId="26513051" w14:textId="77777777" w:rsidTr="00B22A53">
        <w:trPr>
          <w:trHeight w:val="465"/>
        </w:trPr>
        <w:tc>
          <w:tcPr>
            <w:tcW w:w="2974" w:type="dxa"/>
            <w:vMerge w:val="restart"/>
          </w:tcPr>
          <w:p w14:paraId="35FF57C9" w14:textId="77777777" w:rsidR="00B22A53" w:rsidRPr="00966FAB" w:rsidRDefault="00B22A53" w:rsidP="00B22A53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WinHistoryDbContext</w:t>
            </w:r>
          </w:p>
        </w:tc>
        <w:tc>
          <w:tcPr>
            <w:tcW w:w="2645" w:type="dxa"/>
          </w:tcPr>
          <w:p w14:paraId="1FD79463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DbSet&lt;Message&gt; Messages</w:t>
            </w:r>
          </w:p>
        </w:tc>
        <w:tc>
          <w:tcPr>
            <w:tcW w:w="3006" w:type="dxa"/>
          </w:tcPr>
          <w:p w14:paraId="2C644FB1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WinHistoryDbContext()</w:t>
            </w:r>
          </w:p>
          <w:p w14:paraId="1F51F5D8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:rsidRPr="00966FAB" w14:paraId="34ADECEA" w14:textId="77777777" w:rsidTr="00131C9C">
        <w:trPr>
          <w:trHeight w:val="465"/>
        </w:trPr>
        <w:tc>
          <w:tcPr>
            <w:tcW w:w="2974" w:type="dxa"/>
            <w:vMerge/>
          </w:tcPr>
          <w:p w14:paraId="13B76CE5" w14:textId="77777777" w:rsidR="00B22A53" w:rsidRPr="00966FAB" w:rsidRDefault="00B22A53" w:rsidP="00B22A53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7ED93C05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DbSet&lt;ClientInfo&gt; Clients</w:t>
            </w:r>
          </w:p>
        </w:tc>
        <w:tc>
          <w:tcPr>
            <w:tcW w:w="3006" w:type="dxa"/>
          </w:tcPr>
          <w:p w14:paraId="6EE079CF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get</w:t>
            </w:r>
          </w:p>
        </w:tc>
      </w:tr>
      <w:tr w:rsidR="00B22A53" w:rsidRPr="00966FAB" w14:paraId="24B20FA6" w14:textId="77777777" w:rsidTr="00131C9C">
        <w:trPr>
          <w:trHeight w:val="465"/>
        </w:trPr>
        <w:tc>
          <w:tcPr>
            <w:tcW w:w="2974" w:type="dxa"/>
            <w:vMerge/>
          </w:tcPr>
          <w:p w14:paraId="0F66AA72" w14:textId="77777777" w:rsidR="00B22A53" w:rsidRPr="00966FAB" w:rsidRDefault="00B22A53" w:rsidP="00B22A53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70A59E4B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06" w:type="dxa"/>
          </w:tcPr>
          <w:p w14:paraId="1CB69D02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</w:t>
            </w:r>
          </w:p>
        </w:tc>
      </w:tr>
    </w:tbl>
    <w:p w14:paraId="5E0F1670" w14:textId="77777777" w:rsidR="00B22A53" w:rsidRPr="00966FAB" w:rsidRDefault="00B22A53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5B62DDA0" w14:textId="77777777" w:rsidR="000D2F9A" w:rsidRPr="000D2F9A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0D2F9A">
        <w:rPr>
          <w:rFonts w:ascii="Times New Roman" w:hAnsi="Times New Roman" w:cs="Times New Roman"/>
          <w:b/>
          <w:sz w:val="24"/>
        </w:rPr>
        <w:t>Метрика 1: Взвешенные методы на класс WMC (WeightedMethodsPerClass)</w:t>
      </w:r>
    </w:p>
    <w:p w14:paraId="7ADD371C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Применим упрощенную версию метрик –WMC будет равняться количеству методов  в  классе.  Подсчитываются только  методы  текущего  класса.  Унаследованные  методы  игнорируются. Метрика    WMC  дает  относительную  меру  сложности  класса. Считаем,  что  все  методы  класса имеют  одинаковую  сложность</w:t>
      </w:r>
      <w:r w:rsidRPr="00966FAB">
        <w:rPr>
          <w:rFonts w:ascii="Times New Roman" w:hAnsi="Times New Roman" w:cs="Times New Roman"/>
          <w:sz w:val="24"/>
          <w:lang w:val="en-US"/>
        </w:rPr>
        <w:t>.</w:t>
      </w:r>
    </w:p>
    <w:p w14:paraId="13983445" w14:textId="12A202D8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WinHistory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>
        <w:rPr>
          <w:rFonts w:ascii="Times New Roman" w:hAnsi="Times New Roman" w:cs="Times New Roman"/>
          <w:sz w:val="24"/>
          <w:lang w:val="en-US"/>
        </w:rPr>
        <w:t>11</w:t>
      </w:r>
    </w:p>
    <w:p w14:paraId="511A01B9" w14:textId="681F796D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ClientInfo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>
        <w:rPr>
          <w:rFonts w:ascii="Times New Roman" w:hAnsi="Times New Roman" w:cs="Times New Roman"/>
          <w:sz w:val="24"/>
          <w:lang w:val="en-US"/>
        </w:rPr>
        <w:t>2</w:t>
      </w:r>
    </w:p>
    <w:p w14:paraId="1F6C5B06" w14:textId="2A64BA49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Message </w:t>
      </w:r>
      <w:r w:rsidRPr="00966FAB">
        <w:rPr>
          <w:rFonts w:ascii="Times New Roman" w:hAnsi="Times New Roman" w:cs="Times New Roman"/>
          <w:sz w:val="24"/>
          <w:lang w:val="en-US"/>
        </w:rPr>
        <w:t>=2</w:t>
      </w:r>
    </w:p>
    <w:p w14:paraId="1AECB04D" w14:textId="47C169D5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</w:t>
      </w:r>
    </w:p>
    <w:p w14:paraId="05343984" w14:textId="25145E66" w:rsidR="000D2F9A" w:rsidRPr="000D2F9A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rFonts w:ascii="Times New Roman" w:hAnsi="Times New Roman" w:cs="Times New Roman"/>
          <w:sz w:val="24"/>
          <w:lang w:val="en-US"/>
        </w:rPr>
        <w:t>=</w:t>
      </w:r>
      <w:r>
        <w:rPr>
          <w:rFonts w:ascii="Times New Roman" w:hAnsi="Times New Roman" w:cs="Times New Roman"/>
          <w:sz w:val="24"/>
          <w:lang w:val="en-US"/>
        </w:rPr>
        <w:t>4.5</w:t>
      </w:r>
    </w:p>
    <w:p w14:paraId="3F8F31A1" w14:textId="77777777" w:rsidR="000D2F9A" w:rsidRPr="000D2F9A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0D2F9A">
        <w:rPr>
          <w:rFonts w:ascii="Times New Roman" w:hAnsi="Times New Roman" w:cs="Times New Roman"/>
          <w:b/>
          <w:sz w:val="24"/>
        </w:rPr>
        <w:t xml:space="preserve">Метрика 2: Количество детей </w:t>
      </w:r>
      <w:r w:rsidRPr="000D2F9A">
        <w:rPr>
          <w:rFonts w:ascii="Times New Roman" w:hAnsi="Times New Roman" w:cs="Times New Roman"/>
          <w:b/>
          <w:sz w:val="24"/>
          <w:lang w:val="en-US"/>
        </w:rPr>
        <w:t>NOC</w:t>
      </w:r>
      <w:r w:rsidRPr="000D2F9A">
        <w:rPr>
          <w:rFonts w:ascii="Times New Roman" w:hAnsi="Times New Roman" w:cs="Times New Roman"/>
          <w:b/>
          <w:sz w:val="24"/>
        </w:rPr>
        <w:t xml:space="preserve"> (</w:t>
      </w:r>
      <w:r w:rsidRPr="000D2F9A">
        <w:rPr>
          <w:rFonts w:ascii="Times New Roman" w:hAnsi="Times New Roman" w:cs="Times New Roman"/>
          <w:b/>
          <w:sz w:val="24"/>
          <w:lang w:val="en-US"/>
        </w:rPr>
        <w:t>Number</w:t>
      </w:r>
      <w:r w:rsidRPr="000D2F9A">
        <w:rPr>
          <w:rFonts w:ascii="Times New Roman" w:hAnsi="Times New Roman" w:cs="Times New Roman"/>
          <w:b/>
          <w:sz w:val="24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of</w:t>
      </w:r>
      <w:r w:rsidRPr="000D2F9A">
        <w:rPr>
          <w:rFonts w:ascii="Times New Roman" w:hAnsi="Times New Roman" w:cs="Times New Roman"/>
          <w:b/>
          <w:sz w:val="24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children</w:t>
      </w:r>
      <w:r w:rsidRPr="000D2F9A">
        <w:rPr>
          <w:rFonts w:ascii="Times New Roman" w:hAnsi="Times New Roman" w:cs="Times New Roman"/>
          <w:b/>
          <w:sz w:val="24"/>
        </w:rPr>
        <w:t>)</w:t>
      </w:r>
    </w:p>
    <w:p w14:paraId="736FBB9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393E2112" w14:textId="5B5CA7C2" w:rsidR="000D2F9A" w:rsidRPr="00887C01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887C01">
        <w:rPr>
          <w:rFonts w:ascii="Times New Roman" w:hAnsi="Times New Roman" w:cs="Times New Roman"/>
          <w:sz w:val="24"/>
          <w:lang w:val="en-US"/>
        </w:rPr>
        <w:t>NOC</w:t>
      </w:r>
      <w:r w:rsidRPr="005116F7">
        <w:rPr>
          <w:rFonts w:ascii="Times New Roman" w:hAnsi="Times New Roman" w:cs="Times New Roman"/>
          <w:sz w:val="24"/>
        </w:rPr>
        <w:t>=</w:t>
      </w:r>
      <w:r w:rsidR="00887C01" w:rsidRPr="00887C01">
        <w:rPr>
          <w:rFonts w:ascii="Times New Roman" w:hAnsi="Times New Roman" w:cs="Times New Roman"/>
          <w:sz w:val="24"/>
        </w:rPr>
        <w:t>0</w:t>
      </w:r>
    </w:p>
    <w:p w14:paraId="1F877048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887C01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3: </w:t>
      </w:r>
      <w:r w:rsidRPr="00887C01">
        <w:rPr>
          <w:rFonts w:ascii="Times New Roman" w:hAnsi="Times New Roman" w:cs="Times New Roman"/>
          <w:b/>
          <w:sz w:val="24"/>
        </w:rPr>
        <w:t>Сцепление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между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классами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объектов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СВО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887C01">
        <w:rPr>
          <w:rFonts w:ascii="Times New Roman" w:hAnsi="Times New Roman" w:cs="Times New Roman"/>
          <w:b/>
          <w:sz w:val="24"/>
          <w:lang w:val="en-US"/>
        </w:rPr>
        <w:t>Coupling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between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object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classes</w:t>
      </w:r>
      <w:r w:rsidRPr="005116F7">
        <w:rPr>
          <w:rFonts w:ascii="Times New Roman" w:hAnsi="Times New Roman" w:cs="Times New Roman"/>
          <w:b/>
          <w:sz w:val="24"/>
        </w:rPr>
        <w:t xml:space="preserve">) </w:t>
      </w:r>
    </w:p>
    <w:p w14:paraId="29EB2B3C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7CB145CE" w14:textId="093C058E" w:rsidR="00887C01" w:rsidRPr="005116F7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WinHistory =</w:t>
      </w:r>
      <w:r w:rsidRPr="005116F7">
        <w:rPr>
          <w:rFonts w:ascii="Times New Roman" w:hAnsi="Times New Roman" w:cs="Times New Roman"/>
          <w:sz w:val="24"/>
          <w:lang w:val="en-US"/>
        </w:rPr>
        <w:t>4</w:t>
      </w:r>
    </w:p>
    <w:p w14:paraId="37CFE03B" w14:textId="5400E7B1" w:rsidR="00887C01" w:rsidRPr="00887C01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ClientInfo =0</w:t>
      </w:r>
    </w:p>
    <w:p w14:paraId="3CD9FC98" w14:textId="49E32A1C" w:rsidR="00887C01" w:rsidRPr="00887C01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Message =1</w:t>
      </w:r>
    </w:p>
    <w:p w14:paraId="11BC1FCC" w14:textId="5776EEB9" w:rsidR="00887C01" w:rsidRPr="00887C01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WinHistoryDbContext =2</w:t>
      </w:r>
    </w:p>
    <w:p w14:paraId="5A59CA01" w14:textId="0F43CE2D" w:rsidR="00887C01" w:rsidRPr="005116F7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887C01">
        <w:rPr>
          <w:rFonts w:ascii="Times New Roman" w:hAnsi="Times New Roman" w:cs="Times New Roman"/>
          <w:sz w:val="24"/>
        </w:rPr>
        <w:t>общий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="00E23E4F" w:rsidRPr="005116F7">
        <w:rPr>
          <w:rFonts w:ascii="Times New Roman" w:hAnsi="Times New Roman" w:cs="Times New Roman"/>
          <w:sz w:val="24"/>
        </w:rPr>
        <w:t xml:space="preserve">СВО </w:t>
      </w:r>
      <w:r w:rsidRPr="005116F7">
        <w:rPr>
          <w:rFonts w:ascii="Times New Roman" w:hAnsi="Times New Roman" w:cs="Times New Roman"/>
          <w:sz w:val="24"/>
        </w:rPr>
        <w:t>=1.75</w:t>
      </w:r>
    </w:p>
    <w:p w14:paraId="4D4138A2" w14:textId="77777777" w:rsidR="00887C01" w:rsidRPr="005116F7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3E5A4C3B" w14:textId="41A76101" w:rsidR="000D2F9A" w:rsidRPr="005116F7" w:rsidRDefault="000D2F9A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(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) </w:t>
      </w:r>
    </w:p>
    <w:p w14:paraId="292B4DA6" w14:textId="77777777" w:rsidR="000D2F9A" w:rsidRPr="005116F7" w:rsidRDefault="000D2F9A" w:rsidP="000D2F9A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4EA774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4D7AF84A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Данная метрика характеризует динамическую составляющую внешних связей классов. </w:t>
      </w:r>
    </w:p>
    <w:p w14:paraId="0193FF23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25AF836F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5952091F" w14:textId="1019C49B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WinHistory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E23E4F" w:rsidRPr="005116F7">
        <w:rPr>
          <w:rFonts w:ascii="Times New Roman" w:hAnsi="Times New Roman" w:cs="Times New Roman"/>
          <w:sz w:val="24"/>
          <w:lang w:val="en-US"/>
        </w:rPr>
        <w:t>11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E23E4F" w:rsidRPr="005116F7">
        <w:rPr>
          <w:rFonts w:ascii="Times New Roman" w:hAnsi="Times New Roman" w:cs="Times New Roman"/>
          <w:color w:val="F79646" w:themeColor="accent6"/>
          <w:sz w:val="24"/>
          <w:lang w:val="en-US"/>
        </w:rPr>
        <w:t>1</w:t>
      </w:r>
      <w:r w:rsidRPr="00966FAB">
        <w:rPr>
          <w:rFonts w:ascii="Times New Roman" w:hAnsi="Times New Roman" w:cs="Times New Roman"/>
          <w:sz w:val="24"/>
          <w:lang w:val="en-US"/>
        </w:rPr>
        <w:t>=1</w:t>
      </w:r>
      <w:r w:rsidR="00E23E4F" w:rsidRPr="005116F7">
        <w:rPr>
          <w:rFonts w:ascii="Times New Roman" w:hAnsi="Times New Roman" w:cs="Times New Roman"/>
          <w:sz w:val="24"/>
          <w:lang w:val="en-US"/>
        </w:rPr>
        <w:t>2</w:t>
      </w:r>
    </w:p>
    <w:p w14:paraId="3B34E0C3" w14:textId="1DECA05B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ClientInfo </w:t>
      </w:r>
      <w:r w:rsidRPr="00966FAB">
        <w:rPr>
          <w:rFonts w:ascii="Times New Roman" w:hAnsi="Times New Roman" w:cs="Times New Roman"/>
          <w:sz w:val="24"/>
          <w:lang w:val="en-US"/>
        </w:rPr>
        <w:t>=2+0=2</w:t>
      </w:r>
    </w:p>
    <w:p w14:paraId="769F699C" w14:textId="74C6BF21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Message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E23E4F" w:rsidRPr="005116F7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E23E4F" w:rsidRPr="005116F7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E23E4F" w:rsidRPr="005116F7">
        <w:rPr>
          <w:rFonts w:ascii="Times New Roman" w:hAnsi="Times New Roman" w:cs="Times New Roman"/>
          <w:sz w:val="24"/>
          <w:lang w:val="en-US"/>
        </w:rPr>
        <w:t>2</w:t>
      </w:r>
    </w:p>
    <w:p w14:paraId="5CA37E88" w14:textId="5004F812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=3+1=4</w:t>
      </w:r>
    </w:p>
    <w:p w14:paraId="573D6055" w14:textId="31F05238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lastRenderedPageBreak/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 w:rsidR="00E23E4F" w:rsidRPr="005116F7">
        <w:rPr>
          <w:rFonts w:ascii="Times New Roman" w:hAnsi="Times New Roman" w:cs="Times New Roman"/>
          <w:sz w:val="24"/>
          <w:lang w:val="en-US"/>
        </w:rPr>
        <w:t>5</w:t>
      </w:r>
    </w:p>
    <w:p w14:paraId="68A58EF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OM (Lack of Cohesion in Methods) </w:t>
      </w:r>
    </w:p>
    <w:p w14:paraId="326B989D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64CA9FEA" w14:textId="1BBE782A" w:rsidR="000D2F9A" w:rsidRPr="003D000C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WinHistory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3D000C" w:rsidRPr="003D000C">
        <w:rPr>
          <w:rFonts w:ascii="Times New Roman" w:hAnsi="Times New Roman" w:cs="Times New Roman"/>
          <w:sz w:val="24"/>
          <w:lang w:val="en-US"/>
        </w:rPr>
        <w:t>11-4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3D000C" w:rsidRPr="003D000C">
        <w:rPr>
          <w:rFonts w:ascii="Times New Roman" w:hAnsi="Times New Roman" w:cs="Times New Roman"/>
          <w:sz w:val="24"/>
          <w:lang w:val="en-US"/>
        </w:rPr>
        <w:t>7</w:t>
      </w:r>
    </w:p>
    <w:p w14:paraId="4C65CEE4" w14:textId="3FA8DA71" w:rsidR="000D2F9A" w:rsidRPr="003D000C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ClientInfo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DD0FE0" w:rsidRPr="00DD0FE0">
        <w:rPr>
          <w:rFonts w:ascii="Times New Roman" w:hAnsi="Times New Roman" w:cs="Times New Roman"/>
          <w:sz w:val="24"/>
          <w:lang w:val="en-US"/>
        </w:rPr>
        <w:t>2</w:t>
      </w:r>
      <w:r w:rsidR="003D000C" w:rsidRPr="003D000C">
        <w:rPr>
          <w:rFonts w:ascii="Times New Roman" w:hAnsi="Times New Roman" w:cs="Times New Roman"/>
          <w:sz w:val="24"/>
          <w:lang w:val="en-US"/>
        </w:rPr>
        <w:t>-0=2</w:t>
      </w:r>
    </w:p>
    <w:p w14:paraId="78BED678" w14:textId="3CBC6CFC" w:rsidR="000D2F9A" w:rsidRPr="003D000C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Message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DD0FE0" w:rsidRPr="005116F7">
        <w:rPr>
          <w:rFonts w:ascii="Times New Roman" w:hAnsi="Times New Roman" w:cs="Times New Roman"/>
          <w:sz w:val="24"/>
          <w:lang w:val="en-US"/>
        </w:rPr>
        <w:t>2</w:t>
      </w:r>
      <w:r w:rsidR="003D000C" w:rsidRPr="003D000C">
        <w:rPr>
          <w:rFonts w:ascii="Times New Roman" w:hAnsi="Times New Roman" w:cs="Times New Roman"/>
          <w:sz w:val="24"/>
          <w:lang w:val="en-US"/>
        </w:rPr>
        <w:t>-0</w:t>
      </w:r>
      <w:r w:rsidR="003D000C">
        <w:rPr>
          <w:rFonts w:ascii="Times New Roman" w:hAnsi="Times New Roman" w:cs="Times New Roman"/>
          <w:sz w:val="24"/>
        </w:rPr>
        <w:t>=2</w:t>
      </w:r>
    </w:p>
    <w:p w14:paraId="4C36AB09" w14:textId="4A30D3EC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=3-0=3</w:t>
      </w:r>
    </w:p>
    <w:p w14:paraId="53024D53" w14:textId="5F0F216C" w:rsidR="000D2F9A" w:rsidRPr="005116F7" w:rsidRDefault="00A718FE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LCOM</w:t>
      </w:r>
      <w:r w:rsidR="003D000C">
        <w:rPr>
          <w:rFonts w:ascii="Times New Roman" w:hAnsi="Times New Roman" w:cs="Times New Roman"/>
          <w:sz w:val="24"/>
        </w:rPr>
        <w:t xml:space="preserve"> = 3</w:t>
      </w:r>
      <w:r w:rsidRPr="005116F7">
        <w:rPr>
          <w:rFonts w:ascii="Times New Roman" w:hAnsi="Times New Roman" w:cs="Times New Roman"/>
          <w:sz w:val="24"/>
        </w:rPr>
        <w:t>.5</w:t>
      </w:r>
    </w:p>
    <w:p w14:paraId="1A5D586C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A15F6F6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7AFF909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CS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Size</w:t>
      </w:r>
      <w:r w:rsidRPr="005116F7">
        <w:rPr>
          <w:rFonts w:ascii="Times New Roman" w:hAnsi="Times New Roman" w:cs="Times New Roman"/>
          <w:b/>
          <w:sz w:val="24"/>
        </w:rPr>
        <w:t xml:space="preserve">) </w:t>
      </w:r>
    </w:p>
    <w:p w14:paraId="04F1948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42DCCD99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2BC8416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3C819F3A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53C63E4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CS ≤ 20 методов.</w:t>
      </w:r>
    </w:p>
    <w:p w14:paraId="7BAAAA7A" w14:textId="52E83546" w:rsidR="00DD0FE0" w:rsidRPr="005116F7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D0FE0">
        <w:rPr>
          <w:rFonts w:ascii="Times New Roman" w:hAnsi="Times New Roman" w:cs="Times New Roman"/>
          <w:sz w:val="24"/>
          <w:lang w:val="en-US"/>
        </w:rPr>
        <w:t>CS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WinHistory</w:t>
      </w:r>
      <w:r w:rsidRPr="005116F7">
        <w:rPr>
          <w:rFonts w:ascii="Times New Roman" w:hAnsi="Times New Roman" w:cs="Times New Roman"/>
          <w:sz w:val="24"/>
        </w:rPr>
        <w:t xml:space="preserve"> =8+2=10</w:t>
      </w:r>
    </w:p>
    <w:p w14:paraId="5D5AFB03" w14:textId="04123C48" w:rsidR="00DD0FE0" w:rsidRPr="00DD0FE0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 xml:space="preserve">CS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DD0FE0">
        <w:rPr>
          <w:rFonts w:ascii="Times New Roman" w:hAnsi="Times New Roman" w:cs="Times New Roman"/>
          <w:sz w:val="24"/>
          <w:lang w:val="en-US"/>
        </w:rPr>
        <w:t>lass ClientInfo =2+0=2</w:t>
      </w:r>
    </w:p>
    <w:p w14:paraId="065C8320" w14:textId="34093EBD" w:rsidR="00DD0FE0" w:rsidRPr="00DD0FE0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>CS class Message =2+0=2</w:t>
      </w:r>
    </w:p>
    <w:p w14:paraId="261F1EB8" w14:textId="64271762" w:rsidR="00DD0FE0" w:rsidRPr="00DD0FE0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D0FE0">
        <w:rPr>
          <w:rFonts w:ascii="Times New Roman" w:hAnsi="Times New Roman" w:cs="Times New Roman"/>
          <w:sz w:val="24"/>
          <w:lang w:val="en-US"/>
        </w:rPr>
        <w:t>CS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WinHistoryDbContext</w:t>
      </w:r>
      <w:r w:rsidRPr="005116F7">
        <w:rPr>
          <w:rFonts w:ascii="Times New Roman" w:hAnsi="Times New Roman" w:cs="Times New Roman"/>
          <w:sz w:val="24"/>
        </w:rPr>
        <w:t xml:space="preserve"> =3</w:t>
      </w:r>
      <w:r>
        <w:rPr>
          <w:rFonts w:ascii="Times New Roman" w:hAnsi="Times New Roman" w:cs="Times New Roman"/>
          <w:sz w:val="24"/>
        </w:rPr>
        <w:t>+1</w:t>
      </w:r>
      <w:r w:rsidRPr="005116F7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>4</w:t>
      </w:r>
    </w:p>
    <w:p w14:paraId="239A13CC" w14:textId="4A9F4AAE" w:rsidR="000D2F9A" w:rsidRPr="00966FAB" w:rsidRDefault="000D2F9A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CS =4</w:t>
      </w:r>
      <w:r w:rsidR="00DD0FE0">
        <w:rPr>
          <w:rFonts w:ascii="Times New Roman" w:hAnsi="Times New Roman" w:cs="Times New Roman"/>
          <w:sz w:val="24"/>
        </w:rPr>
        <w:t>.5</w:t>
      </w:r>
    </w:p>
    <w:p w14:paraId="68F62B7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6EE2A1B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39D2184A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4BFA977D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6792709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77F7784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6335A79B" w14:textId="3D2DE15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966FAB">
        <w:rPr>
          <w:rFonts w:ascii="Times New Roman" w:hAnsi="Times New Roman" w:cs="Times New Roman"/>
          <w:sz w:val="24"/>
        </w:rPr>
        <w:t>=</w:t>
      </w:r>
      <w:r w:rsidR="000A1099">
        <w:rPr>
          <w:rFonts w:ascii="Times New Roman" w:hAnsi="Times New Roman" w:cs="Times New Roman"/>
          <w:sz w:val="24"/>
        </w:rPr>
        <w:t>0</w:t>
      </w:r>
    </w:p>
    <w:p w14:paraId="1C6BE271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71DAC99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7173823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775736D8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уровнях иерархии. Для рекомендуемых значений CS = 20 и DIT = 6 рекомендуемое значение NOA ≤ 4 методов (для класса-листа). </w:t>
      </w:r>
    </w:p>
    <w:p w14:paraId="67DFE59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NOA=0</w:t>
      </w:r>
    </w:p>
    <w:p w14:paraId="1377CC11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75DC657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32D766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9: Индекс специализации SI (Specialization Index) </w:t>
      </w:r>
    </w:p>
    <w:p w14:paraId="2223FDC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59CA684B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(NOO * уровень) /Mобщ, </w:t>
      </w:r>
    </w:p>
    <w:p w14:paraId="450FF244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0FCDFF8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6CD1D728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12188C6C" w14:textId="53779514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</w:t>
      </w:r>
      <w:r w:rsidR="00980DD8">
        <w:rPr>
          <w:rFonts w:ascii="Times New Roman" w:hAnsi="Times New Roman" w:cs="Times New Roman"/>
          <w:sz w:val="24"/>
        </w:rPr>
        <w:t>0</w:t>
      </w:r>
    </w:p>
    <w:p w14:paraId="52CFD8E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AC2308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56CC6D81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26112C68" w14:textId="3AE9B0E5" w:rsidR="004F324E" w:rsidRPr="004F324E" w:rsidRDefault="000D2F9A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4F324E" w:rsidRPr="004F324E">
        <w:rPr>
          <w:rFonts w:ascii="Times New Roman" w:hAnsi="Times New Roman" w:cs="Times New Roman"/>
          <w:sz w:val="24"/>
          <w:lang w:val="en-US"/>
        </w:rPr>
        <w:t>CS class WinHistory =57/11=5.1818</w:t>
      </w:r>
    </w:p>
    <w:p w14:paraId="7BE161BA" w14:textId="5B396131" w:rsidR="004F324E" w:rsidRPr="004F324E" w:rsidRDefault="004F324E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ClientInfo =15/2=7.5</w:t>
      </w:r>
    </w:p>
    <w:p w14:paraId="106F1582" w14:textId="7417B256" w:rsidR="004F324E" w:rsidRPr="004F324E" w:rsidRDefault="004F324E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Message =</w:t>
      </w:r>
      <w:r>
        <w:rPr>
          <w:rFonts w:ascii="Times New Roman" w:hAnsi="Times New Roman" w:cs="Times New Roman"/>
          <w:sz w:val="24"/>
          <w:lang w:val="en-US"/>
        </w:rPr>
        <w:t>13/2</w:t>
      </w:r>
      <w:r w:rsidRPr="004F324E">
        <w:rPr>
          <w:rFonts w:ascii="Times New Roman" w:hAnsi="Times New Roman" w:cs="Times New Roman"/>
          <w:sz w:val="24"/>
          <w:lang w:val="en-US"/>
        </w:rPr>
        <w:t>=6.5</w:t>
      </w:r>
    </w:p>
    <w:p w14:paraId="4F89D150" w14:textId="485A5C53" w:rsidR="000D2F9A" w:rsidRPr="005116F7" w:rsidRDefault="004F324E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lastRenderedPageBreak/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class WinHistoryDbContext =17/</w:t>
      </w:r>
      <w:r w:rsidRPr="005116F7">
        <w:rPr>
          <w:rFonts w:ascii="Times New Roman" w:hAnsi="Times New Roman" w:cs="Times New Roman"/>
          <w:sz w:val="24"/>
          <w:lang w:val="en-US"/>
        </w:rPr>
        <w:t>3</w:t>
      </w:r>
      <w:r w:rsidRPr="004F324E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5.666</w:t>
      </w:r>
    </w:p>
    <w:p w14:paraId="752FC266" w14:textId="5F164BEC" w:rsidR="000D2F9A" w:rsidRPr="004F324E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5116F7">
        <w:rPr>
          <w:rFonts w:ascii="Times New Roman" w:hAnsi="Times New Roman" w:cs="Times New Roman"/>
          <w:sz w:val="24"/>
        </w:rPr>
        <w:t>=</w:t>
      </w:r>
      <w:r w:rsidR="004F324E">
        <w:rPr>
          <w:rFonts w:ascii="Times New Roman" w:hAnsi="Times New Roman" w:cs="Times New Roman"/>
          <w:sz w:val="24"/>
        </w:rPr>
        <w:t>6.2</w:t>
      </w:r>
    </w:p>
    <w:p w14:paraId="4441C92D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ACFA295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11: </w:t>
      </w:r>
      <w:r w:rsidRPr="00966FAB">
        <w:rPr>
          <w:rFonts w:ascii="Times New Roman" w:hAnsi="Times New Roman" w:cs="Times New Roman"/>
          <w:b/>
          <w:sz w:val="24"/>
        </w:rPr>
        <w:t>Среднее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количество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параметров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операцию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4F324E">
        <w:rPr>
          <w:rFonts w:ascii="Times New Roman" w:hAnsi="Times New Roman" w:cs="Times New Roman"/>
          <w:b/>
          <w:sz w:val="24"/>
          <w:lang w:val="en-US"/>
        </w:rPr>
        <w:t>NP</w:t>
      </w:r>
      <w:r w:rsidRPr="004F324E">
        <w:rPr>
          <w:rFonts w:ascii="Times New Roman" w:hAnsi="Times New Roman" w:cs="Times New Roman"/>
          <w:b/>
          <w:sz w:val="24"/>
          <w:vertAlign w:val="subscript"/>
          <w:lang w:val="en-US"/>
        </w:rPr>
        <w:t>AVG</w:t>
      </w:r>
    </w:p>
    <w:p w14:paraId="7A9D02CB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5116F7">
        <w:rPr>
          <w:rFonts w:ascii="Times New Roman" w:hAnsi="Times New Roman" w:cs="Times New Roman"/>
          <w:b/>
          <w:sz w:val="24"/>
        </w:rPr>
        <w:t>(</w:t>
      </w:r>
      <w:r w:rsidRPr="004F324E">
        <w:rPr>
          <w:rFonts w:ascii="Times New Roman" w:hAnsi="Times New Roman" w:cs="Times New Roman"/>
          <w:b/>
          <w:sz w:val="24"/>
          <w:lang w:val="en-US"/>
        </w:rPr>
        <w:t>AverageNumbero</w:t>
      </w:r>
      <w:r w:rsidRPr="00966FAB">
        <w:rPr>
          <w:rFonts w:ascii="Times New Roman" w:hAnsi="Times New Roman" w:cs="Times New Roman"/>
          <w:b/>
          <w:sz w:val="24"/>
        </w:rPr>
        <w:t xml:space="preserve">fParametersperoperation) </w:t>
      </w:r>
    </w:p>
    <w:p w14:paraId="74812FB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Чем больше параметров у операции, тем сложнее сотрудничество между объектами. Поэтому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1B0F5C3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5CC6CF4B" w14:textId="6E1ED6EB" w:rsidR="00727926" w:rsidRPr="005116F7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WinHistory =</w:t>
      </w:r>
      <w:r w:rsidR="00444489" w:rsidRPr="005116F7">
        <w:rPr>
          <w:rFonts w:ascii="Times New Roman" w:hAnsi="Times New Roman" w:cs="Times New Roman"/>
          <w:sz w:val="24"/>
          <w:lang w:val="en-US"/>
        </w:rPr>
        <w:t>2/</w:t>
      </w:r>
      <w:r w:rsidRPr="00727926">
        <w:rPr>
          <w:rFonts w:ascii="Times New Roman" w:hAnsi="Times New Roman" w:cs="Times New Roman"/>
          <w:sz w:val="24"/>
          <w:lang w:val="en-US"/>
        </w:rPr>
        <w:t>8=</w:t>
      </w:r>
      <w:r w:rsidR="00444489" w:rsidRPr="005116F7">
        <w:rPr>
          <w:rFonts w:ascii="Times New Roman" w:hAnsi="Times New Roman" w:cs="Times New Roman"/>
          <w:sz w:val="24"/>
          <w:lang w:val="en-US"/>
        </w:rPr>
        <w:t>0,25</w:t>
      </w:r>
    </w:p>
    <w:p w14:paraId="520B6A9A" w14:textId="18E85B84" w:rsidR="00727926" w:rsidRPr="005116F7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ClientInfo =</w:t>
      </w:r>
      <w:r w:rsidR="00444489" w:rsidRPr="005116F7">
        <w:rPr>
          <w:rFonts w:ascii="Times New Roman" w:hAnsi="Times New Roman" w:cs="Times New Roman"/>
          <w:sz w:val="24"/>
          <w:lang w:val="en-US"/>
        </w:rPr>
        <w:t>3</w:t>
      </w:r>
      <w:r w:rsidR="00444489">
        <w:rPr>
          <w:rFonts w:ascii="Times New Roman" w:hAnsi="Times New Roman" w:cs="Times New Roman"/>
          <w:sz w:val="24"/>
          <w:lang w:val="en-US"/>
        </w:rPr>
        <w:t>/2</w:t>
      </w:r>
      <w:r w:rsidRPr="00727926">
        <w:rPr>
          <w:rFonts w:ascii="Times New Roman" w:hAnsi="Times New Roman" w:cs="Times New Roman"/>
          <w:sz w:val="24"/>
          <w:lang w:val="en-US"/>
        </w:rPr>
        <w:t>=</w:t>
      </w:r>
      <w:r w:rsidR="00444489" w:rsidRPr="005116F7">
        <w:rPr>
          <w:rFonts w:ascii="Times New Roman" w:hAnsi="Times New Roman" w:cs="Times New Roman"/>
          <w:sz w:val="24"/>
          <w:lang w:val="en-US"/>
        </w:rPr>
        <w:t>1.5</w:t>
      </w:r>
    </w:p>
    <w:p w14:paraId="1B05878A" w14:textId="2E256770" w:rsidR="00727926" w:rsidRPr="00444489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Message =</w:t>
      </w:r>
      <w:r w:rsidR="00444489">
        <w:rPr>
          <w:rFonts w:ascii="Times New Roman" w:hAnsi="Times New Roman" w:cs="Times New Roman"/>
          <w:sz w:val="24"/>
          <w:lang w:val="en-US"/>
        </w:rPr>
        <w:t>5/2</w:t>
      </w:r>
      <w:r w:rsidRPr="00727926">
        <w:rPr>
          <w:rFonts w:ascii="Times New Roman" w:hAnsi="Times New Roman" w:cs="Times New Roman"/>
          <w:sz w:val="24"/>
          <w:lang w:val="en-US"/>
        </w:rPr>
        <w:t>=2</w:t>
      </w:r>
      <w:r w:rsidR="00444489" w:rsidRPr="00444489">
        <w:rPr>
          <w:rFonts w:ascii="Times New Roman" w:hAnsi="Times New Roman" w:cs="Times New Roman"/>
          <w:sz w:val="24"/>
          <w:lang w:val="en-US"/>
        </w:rPr>
        <w:t>.5</w:t>
      </w:r>
    </w:p>
    <w:p w14:paraId="3E2D7AB2" w14:textId="47FA3363" w:rsidR="00727926" w:rsidRPr="005116F7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WinHistoryDbContext =</w:t>
      </w:r>
      <w:r w:rsidR="00444489" w:rsidRPr="005116F7">
        <w:rPr>
          <w:rFonts w:ascii="Times New Roman" w:hAnsi="Times New Roman" w:cs="Times New Roman"/>
          <w:sz w:val="24"/>
          <w:lang w:val="en-US"/>
        </w:rPr>
        <w:t>2/</w:t>
      </w:r>
      <w:r w:rsidRPr="00727926">
        <w:rPr>
          <w:rFonts w:ascii="Times New Roman" w:hAnsi="Times New Roman" w:cs="Times New Roman"/>
          <w:sz w:val="24"/>
          <w:lang w:val="en-US"/>
        </w:rPr>
        <w:t>3=</w:t>
      </w:r>
      <w:r w:rsidR="00444489" w:rsidRPr="005116F7">
        <w:rPr>
          <w:rFonts w:ascii="Times New Roman" w:hAnsi="Times New Roman" w:cs="Times New Roman"/>
          <w:sz w:val="24"/>
          <w:lang w:val="en-US"/>
        </w:rPr>
        <w:t>0,6</w:t>
      </w:r>
    </w:p>
    <w:p w14:paraId="092F3169" w14:textId="593BE3C6" w:rsidR="000D2F9A" w:rsidRPr="005116F7" w:rsidRDefault="000D2F9A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5116F7">
        <w:rPr>
          <w:rFonts w:ascii="Times New Roman" w:hAnsi="Times New Roman" w:cs="Times New Roman"/>
          <w:sz w:val="24"/>
        </w:rPr>
        <w:t xml:space="preserve"> =</w:t>
      </w:r>
      <w:r w:rsidR="00444489">
        <w:rPr>
          <w:rFonts w:ascii="Times New Roman" w:hAnsi="Times New Roman" w:cs="Times New Roman"/>
          <w:sz w:val="24"/>
        </w:rPr>
        <w:t>1</w:t>
      </w:r>
      <w:r w:rsidRPr="005116F7">
        <w:rPr>
          <w:rFonts w:ascii="Times New Roman" w:hAnsi="Times New Roman" w:cs="Times New Roman"/>
          <w:sz w:val="24"/>
        </w:rPr>
        <w:t>.2666</w:t>
      </w:r>
    </w:p>
    <w:p w14:paraId="72874157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9E28949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DIT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Depth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of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Inheritance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Tree</w:t>
      </w:r>
      <w:r w:rsidRPr="005116F7">
        <w:rPr>
          <w:rFonts w:ascii="Times New Roman" w:hAnsi="Times New Roman" w:cs="Times New Roman"/>
          <w:b/>
          <w:sz w:val="24"/>
        </w:rPr>
        <w:t>)</w:t>
      </w:r>
    </w:p>
    <w:p w14:paraId="12B997E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444489">
        <w:rPr>
          <w:rFonts w:ascii="Times New Roman" w:hAnsi="Times New Roman" w:cs="Times New Roman"/>
          <w:sz w:val="24"/>
          <w:lang w:val="en-US"/>
        </w:rPr>
        <w:t>DI</w:t>
      </w:r>
      <w:r w:rsidRPr="00966FAB">
        <w:rPr>
          <w:rFonts w:ascii="Times New Roman" w:hAnsi="Times New Roman" w:cs="Times New Roman"/>
          <w:sz w:val="24"/>
        </w:rPr>
        <w:t>T определяется как максимальная длина пути от листа до корня дерева наследования классов.</w:t>
      </w:r>
    </w:p>
    <w:p w14:paraId="75053F59" w14:textId="60E7F36C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DIT = </w:t>
      </w:r>
      <w:r w:rsidR="00225367">
        <w:rPr>
          <w:rFonts w:ascii="Times New Roman" w:hAnsi="Times New Roman" w:cs="Times New Roman"/>
          <w:sz w:val="24"/>
        </w:rPr>
        <w:t>0</w:t>
      </w:r>
    </w:p>
    <w:p w14:paraId="655C2FA4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C9C9F9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3FA324B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70C57266" w14:textId="3D72666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NOM = 1</w:t>
      </w:r>
      <w:r w:rsidR="00287C51">
        <w:rPr>
          <w:rFonts w:ascii="Times New Roman" w:hAnsi="Times New Roman" w:cs="Times New Roman"/>
          <w:sz w:val="24"/>
        </w:rPr>
        <w:t>8</w:t>
      </w:r>
    </w:p>
    <w:p w14:paraId="61C2AA0A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4022C8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(Numberofclasses)</w:t>
      </w:r>
    </w:p>
    <w:p w14:paraId="62742524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1CC1C2F4" w14:textId="12760066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NC = </w:t>
      </w:r>
      <w:r w:rsidR="00287C51">
        <w:rPr>
          <w:rFonts w:ascii="Times New Roman" w:hAnsi="Times New Roman" w:cs="Times New Roman"/>
          <w:sz w:val="24"/>
        </w:rPr>
        <w:t>4</w:t>
      </w:r>
    </w:p>
    <w:p w14:paraId="5060BB32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9FA3B9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7FCDD6B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16B22A48" w14:textId="39F7AC75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LOCsumАИС =</w:t>
      </w:r>
      <w:r w:rsidR="00287C51">
        <w:rPr>
          <w:rFonts w:ascii="Times New Roman" w:hAnsi="Times New Roman" w:cs="Times New Roman"/>
          <w:sz w:val="24"/>
        </w:rPr>
        <w:t>102</w:t>
      </w:r>
    </w:p>
    <w:p w14:paraId="03DCBD4E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7FB21FEB" w14:textId="77777777" w:rsidR="001E797A" w:rsidRPr="00966FAB" w:rsidRDefault="001E797A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3399EB6D" w14:textId="77777777" w:rsidR="001E797A" w:rsidRPr="00966FAB" w:rsidRDefault="001E797A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32E97E2E" w14:textId="53F60FAA" w:rsidR="001E797A" w:rsidRDefault="001E797A" w:rsidP="00553855">
      <w:pPr>
        <w:pStyle w:val="a7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Итерация2</w:t>
      </w:r>
    </w:p>
    <w:p w14:paraId="4376FFCF" w14:textId="77777777" w:rsidR="00AC335A" w:rsidRDefault="00AC335A" w:rsidP="00553855">
      <w:pPr>
        <w:pStyle w:val="a7"/>
        <w:rPr>
          <w:rFonts w:ascii="Times New Roman" w:hAnsi="Times New Roman" w:cs="Times New Roman"/>
          <w:b/>
          <w:sz w:val="24"/>
        </w:rPr>
      </w:pPr>
    </w:p>
    <w:p w14:paraId="4740821D" w14:textId="77777777" w:rsidR="00AC335A" w:rsidRDefault="00AC335A" w:rsidP="00553855">
      <w:pPr>
        <w:pStyle w:val="a7"/>
        <w:rPr>
          <w:rFonts w:ascii="Times New Roman" w:hAnsi="Times New Roman" w:cs="Times New Roman"/>
          <w:b/>
          <w:sz w:val="24"/>
        </w:rPr>
      </w:pPr>
    </w:p>
    <w:p w14:paraId="10CC6B2E" w14:textId="647D2C28" w:rsidR="00AC335A" w:rsidRDefault="00AC335A" w:rsidP="00553855">
      <w:pPr>
        <w:pStyle w:val="a7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113F84D" wp14:editId="66296435">
            <wp:extent cx="3857625" cy="64770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07A0" w14:textId="55D858A7" w:rsidR="00AC335A" w:rsidRPr="00AC335A" w:rsidRDefault="00AC335A" w:rsidP="00AC335A">
      <w:pPr>
        <w:pStyle w:val="a7"/>
        <w:jc w:val="center"/>
        <w:rPr>
          <w:rFonts w:ascii="Times New Roman" w:hAnsi="Times New Roman" w:cs="Times New Roman"/>
          <w:sz w:val="24"/>
        </w:rPr>
      </w:pPr>
      <w:r w:rsidRPr="00AC335A">
        <w:rPr>
          <w:rFonts w:ascii="Times New Roman" w:hAnsi="Times New Roman" w:cs="Times New Roman"/>
          <w:sz w:val="24"/>
        </w:rPr>
        <w:t>рисунок</w:t>
      </w:r>
    </w:p>
    <w:p w14:paraId="6949F8BD" w14:textId="77777777" w:rsidR="00AC335A" w:rsidRPr="00966FAB" w:rsidRDefault="00AC335A" w:rsidP="00553855">
      <w:pPr>
        <w:pStyle w:val="a7"/>
        <w:rPr>
          <w:rFonts w:ascii="Times New Roman" w:hAnsi="Times New Roman" w:cs="Times New Roman"/>
          <w:b/>
          <w:sz w:val="24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14"/>
        <w:gridCol w:w="2839"/>
        <w:gridCol w:w="2872"/>
      </w:tblGrid>
      <w:tr w:rsidR="00EA291C" w:rsidRPr="00966FAB" w14:paraId="68913764" w14:textId="77777777" w:rsidTr="007A712D">
        <w:tc>
          <w:tcPr>
            <w:tcW w:w="2914" w:type="dxa"/>
          </w:tcPr>
          <w:p w14:paraId="197C26F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39" w:type="dxa"/>
          </w:tcPr>
          <w:p w14:paraId="4AEFDF0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872" w:type="dxa"/>
          </w:tcPr>
          <w:p w14:paraId="6F4C98D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EA291C" w:rsidRPr="00966FAB" w14:paraId="002B13B2" w14:textId="77777777" w:rsidTr="007A712D">
        <w:trPr>
          <w:trHeight w:val="90"/>
        </w:trPr>
        <w:tc>
          <w:tcPr>
            <w:tcW w:w="2914" w:type="dxa"/>
            <w:vMerge w:val="restart"/>
          </w:tcPr>
          <w:p w14:paraId="2606E0C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WinHistory</w:t>
            </w:r>
          </w:p>
        </w:tc>
        <w:tc>
          <w:tcPr>
            <w:tcW w:w="2839" w:type="dxa"/>
            <w:vMerge w:val="restart"/>
          </w:tcPr>
          <w:p w14:paraId="70E91564" w14:textId="4DA1928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private static WinHistoryDbContext db</w:t>
            </w:r>
          </w:p>
        </w:tc>
        <w:tc>
          <w:tcPr>
            <w:tcW w:w="2872" w:type="dxa"/>
          </w:tcPr>
          <w:p w14:paraId="38E68FE5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private WinHistory() </w:t>
            </w:r>
          </w:p>
        </w:tc>
      </w:tr>
      <w:tr w:rsidR="00EA291C" w:rsidRPr="005116F7" w14:paraId="1110219B" w14:textId="77777777" w:rsidTr="007A712D">
        <w:trPr>
          <w:trHeight w:val="90"/>
        </w:trPr>
        <w:tc>
          <w:tcPr>
            <w:tcW w:w="2914" w:type="dxa"/>
            <w:vMerge/>
          </w:tcPr>
          <w:p w14:paraId="0F9F3C6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39" w:type="dxa"/>
            <w:vMerge/>
          </w:tcPr>
          <w:p w14:paraId="6ADDF43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72" w:type="dxa"/>
          </w:tcPr>
          <w:p w14:paraId="5FEFE42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WinHistory(Guid guid, string name)</w:t>
            </w:r>
          </w:p>
        </w:tc>
      </w:tr>
      <w:tr w:rsidR="00EA291C" w:rsidRPr="005116F7" w14:paraId="741531E0" w14:textId="77777777" w:rsidTr="007A712D">
        <w:trPr>
          <w:trHeight w:val="45"/>
        </w:trPr>
        <w:tc>
          <w:tcPr>
            <w:tcW w:w="2914" w:type="dxa"/>
            <w:vMerge/>
          </w:tcPr>
          <w:p w14:paraId="32E5F9B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A8F8F5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C6399E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static WinHistory Login(Guid guid, string name)</w:t>
            </w:r>
          </w:p>
        </w:tc>
      </w:tr>
      <w:tr w:rsidR="00EA291C" w:rsidRPr="005116F7" w14:paraId="457F963E" w14:textId="77777777" w:rsidTr="007A712D">
        <w:trPr>
          <w:trHeight w:val="45"/>
        </w:trPr>
        <w:tc>
          <w:tcPr>
            <w:tcW w:w="2914" w:type="dxa"/>
            <w:vMerge/>
          </w:tcPr>
          <w:p w14:paraId="6C27463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9BDEF9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69E646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message, int level)</w:t>
            </w:r>
          </w:p>
        </w:tc>
      </w:tr>
      <w:tr w:rsidR="00EA291C" w:rsidRPr="005116F7" w14:paraId="5103D6C1" w14:textId="77777777" w:rsidTr="007A712D">
        <w:trPr>
          <w:trHeight w:val="45"/>
        </w:trPr>
        <w:tc>
          <w:tcPr>
            <w:tcW w:w="2914" w:type="dxa"/>
            <w:vMerge/>
          </w:tcPr>
          <w:p w14:paraId="4AB3B0E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 w:val="restart"/>
          </w:tcPr>
          <w:p w14:paraId="6A96425E" w14:textId="5CF2C04D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readonly ClientInfo Client;</w:t>
            </w:r>
          </w:p>
        </w:tc>
        <w:tc>
          <w:tcPr>
            <w:tcW w:w="2872" w:type="dxa"/>
          </w:tcPr>
          <w:p w14:paraId="217CEFA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message)</w:t>
            </w:r>
          </w:p>
        </w:tc>
      </w:tr>
      <w:tr w:rsidR="00EA291C" w:rsidRPr="005116F7" w14:paraId="5F283D1D" w14:textId="77777777" w:rsidTr="007A712D">
        <w:trPr>
          <w:trHeight w:val="45"/>
        </w:trPr>
        <w:tc>
          <w:tcPr>
            <w:tcW w:w="2914" w:type="dxa"/>
            <w:vMerge/>
          </w:tcPr>
          <w:p w14:paraId="1B527D3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69A44F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2754114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 IEnumerable&lt;Message&gt; Receive(int level)</w:t>
            </w:r>
          </w:p>
        </w:tc>
      </w:tr>
      <w:tr w:rsidR="00EA291C" w:rsidRPr="00966FAB" w14:paraId="38EA816B" w14:textId="77777777" w:rsidTr="007A712D">
        <w:trPr>
          <w:trHeight w:val="45"/>
        </w:trPr>
        <w:tc>
          <w:tcPr>
            <w:tcW w:w="2914" w:type="dxa"/>
            <w:vMerge/>
          </w:tcPr>
          <w:p w14:paraId="25BD7DB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718BC85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1A909D2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Receive()</w:t>
            </w:r>
          </w:p>
        </w:tc>
      </w:tr>
      <w:tr w:rsidR="00EA291C" w:rsidRPr="005116F7" w14:paraId="4257826E" w14:textId="77777777" w:rsidTr="007A712D">
        <w:trPr>
          <w:trHeight w:val="69"/>
        </w:trPr>
        <w:tc>
          <w:tcPr>
            <w:tcW w:w="2914" w:type="dxa"/>
            <w:vMerge/>
          </w:tcPr>
          <w:p w14:paraId="1773B6F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D3E29E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4DB0B9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guid)</w:t>
            </w:r>
          </w:p>
        </w:tc>
      </w:tr>
      <w:tr w:rsidR="00EA291C" w:rsidRPr="005116F7" w14:paraId="316E0956" w14:textId="77777777" w:rsidTr="007A712D">
        <w:trPr>
          <w:trHeight w:val="67"/>
        </w:trPr>
        <w:tc>
          <w:tcPr>
            <w:tcW w:w="2914" w:type="dxa"/>
            <w:vMerge/>
          </w:tcPr>
          <w:p w14:paraId="32339E1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 w:val="restart"/>
          </w:tcPr>
          <w:p w14:paraId="0145847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2F6CEF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guid, int level)</w:t>
            </w:r>
          </w:p>
        </w:tc>
      </w:tr>
      <w:tr w:rsidR="00EA291C" w:rsidRPr="005116F7" w14:paraId="16592F90" w14:textId="77777777" w:rsidTr="007A712D">
        <w:trPr>
          <w:trHeight w:val="67"/>
        </w:trPr>
        <w:tc>
          <w:tcPr>
            <w:tcW w:w="2914" w:type="dxa"/>
            <w:vMerge/>
          </w:tcPr>
          <w:p w14:paraId="6568EB0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50C592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5C44A0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Receive(string contains)</w:t>
            </w:r>
          </w:p>
        </w:tc>
      </w:tr>
      <w:tr w:rsidR="00EA291C" w:rsidRPr="00966FAB" w14:paraId="2BDB878F" w14:textId="77777777" w:rsidTr="007A712D">
        <w:trPr>
          <w:trHeight w:val="135"/>
        </w:trPr>
        <w:tc>
          <w:tcPr>
            <w:tcW w:w="2914" w:type="dxa"/>
            <w:vMerge/>
          </w:tcPr>
          <w:p w14:paraId="7682573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157CF4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20B71CE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IEnumerable&lt;ClientInfo&gt; ReceiveClients()</w:t>
            </w:r>
          </w:p>
        </w:tc>
      </w:tr>
      <w:tr w:rsidR="00EA291C" w:rsidRPr="005116F7" w14:paraId="43C426A4" w14:textId="77777777" w:rsidTr="007A712D">
        <w:trPr>
          <w:trHeight w:val="135"/>
        </w:trPr>
        <w:tc>
          <w:tcPr>
            <w:tcW w:w="2914" w:type="dxa"/>
            <w:vMerge/>
          </w:tcPr>
          <w:p w14:paraId="1FEC312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327AB0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3DA2B8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ReciveClientInfo(Guid guid)</w:t>
            </w:r>
          </w:p>
        </w:tc>
      </w:tr>
    </w:tbl>
    <w:p w14:paraId="570B4A8D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6737EF6B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901"/>
        <w:gridCol w:w="2848"/>
      </w:tblGrid>
      <w:tr w:rsidR="00EA291C" w:rsidRPr="00966FAB" w14:paraId="60CF562A" w14:textId="77777777" w:rsidTr="007A712D">
        <w:tc>
          <w:tcPr>
            <w:tcW w:w="2876" w:type="dxa"/>
          </w:tcPr>
          <w:p w14:paraId="67E8C0CC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01" w:type="dxa"/>
          </w:tcPr>
          <w:p w14:paraId="673945A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48" w:type="dxa"/>
          </w:tcPr>
          <w:p w14:paraId="1B31CE98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:rsidRPr="00966FAB" w14:paraId="162A37F5" w14:textId="77777777" w:rsidTr="007A712D">
        <w:trPr>
          <w:trHeight w:val="185"/>
        </w:trPr>
        <w:tc>
          <w:tcPr>
            <w:tcW w:w="2876" w:type="dxa"/>
            <w:vMerge w:val="restart"/>
          </w:tcPr>
          <w:p w14:paraId="0D2964E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ClientInfo</w:t>
            </w:r>
          </w:p>
        </w:tc>
        <w:tc>
          <w:tcPr>
            <w:tcW w:w="2901" w:type="dxa"/>
          </w:tcPr>
          <w:p w14:paraId="081084A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ClientInfoId</w:t>
            </w:r>
          </w:p>
        </w:tc>
        <w:tc>
          <w:tcPr>
            <w:tcW w:w="2848" w:type="dxa"/>
          </w:tcPr>
          <w:p w14:paraId="7CBDBDE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get; </w:t>
            </w:r>
          </w:p>
        </w:tc>
      </w:tr>
      <w:tr w:rsidR="00EA291C" w:rsidRPr="00966FAB" w14:paraId="4AE7FB6D" w14:textId="77777777" w:rsidTr="007A712D">
        <w:trPr>
          <w:trHeight w:val="185"/>
        </w:trPr>
        <w:tc>
          <w:tcPr>
            <w:tcW w:w="2876" w:type="dxa"/>
            <w:vMerge/>
          </w:tcPr>
          <w:p w14:paraId="6CB175F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6F0754E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Guid</w:t>
            </w:r>
          </w:p>
        </w:tc>
        <w:tc>
          <w:tcPr>
            <w:tcW w:w="2848" w:type="dxa"/>
            <w:vMerge w:val="restart"/>
          </w:tcPr>
          <w:p w14:paraId="0751098C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set;</w:t>
            </w:r>
          </w:p>
        </w:tc>
      </w:tr>
      <w:tr w:rsidR="00EA291C" w:rsidRPr="00966FAB" w14:paraId="0C346DC4" w14:textId="77777777" w:rsidTr="007A712D">
        <w:trPr>
          <w:trHeight w:val="185"/>
        </w:trPr>
        <w:tc>
          <w:tcPr>
            <w:tcW w:w="2876" w:type="dxa"/>
            <w:vMerge/>
          </w:tcPr>
          <w:p w14:paraId="40A56DF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2577C59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Name</w:t>
            </w:r>
          </w:p>
        </w:tc>
        <w:tc>
          <w:tcPr>
            <w:tcW w:w="2848" w:type="dxa"/>
            <w:vMerge/>
          </w:tcPr>
          <w:p w14:paraId="7EE4022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2639D97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2"/>
        <w:gridCol w:w="2882"/>
        <w:gridCol w:w="2871"/>
      </w:tblGrid>
      <w:tr w:rsidR="00EA291C" w:rsidRPr="00966FAB" w14:paraId="3C685062" w14:textId="77777777" w:rsidTr="007A712D">
        <w:tc>
          <w:tcPr>
            <w:tcW w:w="2872" w:type="dxa"/>
          </w:tcPr>
          <w:p w14:paraId="52A19C3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82" w:type="dxa"/>
          </w:tcPr>
          <w:p w14:paraId="1CF20B0C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71" w:type="dxa"/>
          </w:tcPr>
          <w:p w14:paraId="0C9E9FE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:rsidRPr="00966FAB" w14:paraId="34D9CADD" w14:textId="77777777" w:rsidTr="007A712D">
        <w:trPr>
          <w:trHeight w:val="69"/>
        </w:trPr>
        <w:tc>
          <w:tcPr>
            <w:tcW w:w="2872" w:type="dxa"/>
            <w:vMerge w:val="restart"/>
          </w:tcPr>
          <w:p w14:paraId="08E08AA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Message</w:t>
            </w:r>
          </w:p>
        </w:tc>
        <w:tc>
          <w:tcPr>
            <w:tcW w:w="2882" w:type="dxa"/>
          </w:tcPr>
          <w:p w14:paraId="29350F3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MessageI</w:t>
            </w:r>
          </w:p>
        </w:tc>
        <w:tc>
          <w:tcPr>
            <w:tcW w:w="2871" w:type="dxa"/>
            <w:vMerge w:val="restart"/>
          </w:tcPr>
          <w:p w14:paraId="7394F722" w14:textId="77777777" w:rsidR="00EA291C" w:rsidRPr="00966FAB" w:rsidRDefault="00EA291C" w:rsidP="007A712D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</w:rPr>
              <w:t xml:space="preserve">get; </w:t>
            </w:r>
          </w:p>
        </w:tc>
      </w:tr>
      <w:tr w:rsidR="00EA291C" w:rsidRPr="00966FAB" w14:paraId="7572E106" w14:textId="77777777" w:rsidTr="007A712D">
        <w:trPr>
          <w:trHeight w:val="67"/>
        </w:trPr>
        <w:tc>
          <w:tcPr>
            <w:tcW w:w="2872" w:type="dxa"/>
            <w:vMerge/>
          </w:tcPr>
          <w:p w14:paraId="22484F5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4B1861E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ClientInfo</w:t>
            </w:r>
          </w:p>
        </w:tc>
        <w:tc>
          <w:tcPr>
            <w:tcW w:w="2871" w:type="dxa"/>
            <w:vMerge/>
          </w:tcPr>
          <w:p w14:paraId="01715FB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:rsidRPr="00966FAB" w14:paraId="39804A28" w14:textId="77777777" w:rsidTr="007A712D">
        <w:trPr>
          <w:trHeight w:val="67"/>
        </w:trPr>
        <w:tc>
          <w:tcPr>
            <w:tcW w:w="2872" w:type="dxa"/>
            <w:vMerge/>
          </w:tcPr>
          <w:p w14:paraId="532F9DB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64C14DB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public string Text</w:t>
            </w:r>
          </w:p>
        </w:tc>
        <w:tc>
          <w:tcPr>
            <w:tcW w:w="2871" w:type="dxa"/>
            <w:vMerge w:val="restart"/>
          </w:tcPr>
          <w:p w14:paraId="66CF4B15" w14:textId="77777777" w:rsidR="00EA291C" w:rsidRPr="00966FAB" w:rsidRDefault="00EA291C" w:rsidP="007A712D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  <w:lang w:val="en-US"/>
              </w:rPr>
              <w:t>s</w:t>
            </w:r>
            <w:r w:rsidRPr="00966FAB">
              <w:rPr>
                <w:rFonts w:ascii="Times New Roman" w:hAnsi="Times New Roman" w:cs="Times New Roman"/>
              </w:rPr>
              <w:t xml:space="preserve">et; </w:t>
            </w:r>
          </w:p>
        </w:tc>
      </w:tr>
      <w:tr w:rsidR="00EA291C" w:rsidRPr="00966FAB" w14:paraId="002CD43C" w14:textId="77777777" w:rsidTr="007A712D">
        <w:trPr>
          <w:trHeight w:val="135"/>
        </w:trPr>
        <w:tc>
          <w:tcPr>
            <w:tcW w:w="2872" w:type="dxa"/>
            <w:vMerge/>
          </w:tcPr>
          <w:p w14:paraId="09A9BF18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5014B80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DateTime Stamp</w:t>
            </w:r>
          </w:p>
        </w:tc>
        <w:tc>
          <w:tcPr>
            <w:tcW w:w="2871" w:type="dxa"/>
            <w:vMerge/>
          </w:tcPr>
          <w:p w14:paraId="45E5139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:rsidRPr="00966FAB" w14:paraId="66E33D86" w14:textId="77777777" w:rsidTr="007A712D">
        <w:trPr>
          <w:trHeight w:val="135"/>
        </w:trPr>
        <w:tc>
          <w:tcPr>
            <w:tcW w:w="2872" w:type="dxa"/>
            <w:vMerge/>
          </w:tcPr>
          <w:p w14:paraId="52D6AF8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1117BA1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Level</w:t>
            </w:r>
          </w:p>
        </w:tc>
        <w:tc>
          <w:tcPr>
            <w:tcW w:w="2871" w:type="dxa"/>
            <w:vMerge/>
          </w:tcPr>
          <w:p w14:paraId="5649C3A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36BC1A71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74"/>
        <w:gridCol w:w="2645"/>
        <w:gridCol w:w="3006"/>
      </w:tblGrid>
      <w:tr w:rsidR="00EA291C" w:rsidRPr="00966FAB" w14:paraId="2AFAD4AC" w14:textId="77777777" w:rsidTr="007A712D">
        <w:tc>
          <w:tcPr>
            <w:tcW w:w="2974" w:type="dxa"/>
          </w:tcPr>
          <w:p w14:paraId="694F35F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645" w:type="dxa"/>
          </w:tcPr>
          <w:p w14:paraId="1ED5570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006" w:type="dxa"/>
          </w:tcPr>
          <w:p w14:paraId="7978D11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:rsidRPr="00966FAB" w14:paraId="39AE71AE" w14:textId="77777777" w:rsidTr="007A712D">
        <w:trPr>
          <w:trHeight w:val="465"/>
        </w:trPr>
        <w:tc>
          <w:tcPr>
            <w:tcW w:w="2974" w:type="dxa"/>
            <w:vMerge w:val="restart"/>
          </w:tcPr>
          <w:p w14:paraId="73BD98A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WinHistoryDbContext</w:t>
            </w:r>
          </w:p>
        </w:tc>
        <w:tc>
          <w:tcPr>
            <w:tcW w:w="2645" w:type="dxa"/>
          </w:tcPr>
          <w:p w14:paraId="4B956A0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DbSet&lt;Message&gt; Messages</w:t>
            </w:r>
          </w:p>
        </w:tc>
        <w:tc>
          <w:tcPr>
            <w:tcW w:w="3006" w:type="dxa"/>
          </w:tcPr>
          <w:p w14:paraId="3E10524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WinHistoryDbContext()</w:t>
            </w:r>
          </w:p>
          <w:p w14:paraId="1330295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:rsidRPr="00966FAB" w14:paraId="06607C58" w14:textId="77777777" w:rsidTr="007A712D">
        <w:trPr>
          <w:trHeight w:val="465"/>
        </w:trPr>
        <w:tc>
          <w:tcPr>
            <w:tcW w:w="2974" w:type="dxa"/>
            <w:vMerge/>
          </w:tcPr>
          <w:p w14:paraId="744BE4D8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1E971AF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DbSet&lt;ClientInfo&gt; Clients</w:t>
            </w:r>
          </w:p>
        </w:tc>
        <w:tc>
          <w:tcPr>
            <w:tcW w:w="3006" w:type="dxa"/>
          </w:tcPr>
          <w:p w14:paraId="25F36B1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get</w:t>
            </w:r>
          </w:p>
        </w:tc>
      </w:tr>
      <w:tr w:rsidR="00EA291C" w:rsidRPr="00966FAB" w14:paraId="3FE7CD24" w14:textId="77777777" w:rsidTr="007A712D">
        <w:trPr>
          <w:trHeight w:val="465"/>
        </w:trPr>
        <w:tc>
          <w:tcPr>
            <w:tcW w:w="2974" w:type="dxa"/>
            <w:vMerge/>
          </w:tcPr>
          <w:p w14:paraId="3E8F02C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0F6A58B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06" w:type="dxa"/>
          </w:tcPr>
          <w:p w14:paraId="7DDA6F2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</w:t>
            </w:r>
          </w:p>
        </w:tc>
      </w:tr>
    </w:tbl>
    <w:p w14:paraId="15A296B4" w14:textId="77777777" w:rsidR="00EA291C" w:rsidRDefault="00EA291C" w:rsidP="00553855">
      <w:pPr>
        <w:pStyle w:val="a7"/>
        <w:rPr>
          <w:rFonts w:ascii="Times New Roman" w:hAnsi="Times New Roman" w:cs="Times New Roman"/>
          <w:b/>
          <w:sz w:val="24"/>
        </w:rPr>
      </w:pPr>
    </w:p>
    <w:p w14:paraId="784F988D" w14:textId="77777777" w:rsidR="00086691" w:rsidRDefault="00086691" w:rsidP="00553855">
      <w:pPr>
        <w:pStyle w:val="a7"/>
        <w:rPr>
          <w:rFonts w:ascii="Times New Roman" w:hAnsi="Times New Roman" w:cs="Times New Roman"/>
          <w:b/>
          <w:sz w:val="24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992"/>
        <w:gridCol w:w="2554"/>
        <w:gridCol w:w="4079"/>
      </w:tblGrid>
      <w:tr w:rsidR="00086691" w14:paraId="13024EF0" w14:textId="77777777" w:rsidTr="00086691">
        <w:tc>
          <w:tcPr>
            <w:tcW w:w="2884" w:type="dxa"/>
          </w:tcPr>
          <w:p w14:paraId="0494F284" w14:textId="39DDAF23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999" w:type="dxa"/>
          </w:tcPr>
          <w:p w14:paraId="61286FEB" w14:textId="34048470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742" w:type="dxa"/>
          </w:tcPr>
          <w:p w14:paraId="675A6C86" w14:textId="3AA92E51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86691" w14:paraId="24AD659D" w14:textId="77777777" w:rsidTr="00086691">
        <w:trPr>
          <w:trHeight w:val="275"/>
        </w:trPr>
        <w:tc>
          <w:tcPr>
            <w:tcW w:w="2884" w:type="dxa"/>
            <w:vMerge w:val="restart"/>
          </w:tcPr>
          <w:p w14:paraId="5A9B0322" w14:textId="4318428E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abstract class SearchParametrs</w:t>
            </w:r>
          </w:p>
        </w:tc>
        <w:tc>
          <w:tcPr>
            <w:tcW w:w="2999" w:type="dxa"/>
            <w:vMerge w:val="restart"/>
          </w:tcPr>
          <w:p w14:paraId="07D4272A" w14:textId="11B1F730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public List&lt;SearchParametrs&gt; Children</w:t>
            </w:r>
          </w:p>
        </w:tc>
        <w:tc>
          <w:tcPr>
            <w:tcW w:w="2742" w:type="dxa"/>
          </w:tcPr>
          <w:p w14:paraId="70EF3ABD" w14:textId="587EA0AE" w:rsidR="00086691" w:rsidRPr="00086691" w:rsidRDefault="000D1B40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public SearchParametrs()</w:t>
            </w:r>
          </w:p>
        </w:tc>
      </w:tr>
      <w:tr w:rsidR="00086691" w:rsidRPr="000D1B40" w14:paraId="08981B9A" w14:textId="77777777" w:rsidTr="00086691">
        <w:trPr>
          <w:trHeight w:val="275"/>
        </w:trPr>
        <w:tc>
          <w:tcPr>
            <w:tcW w:w="2884" w:type="dxa"/>
            <w:vMerge/>
          </w:tcPr>
          <w:p w14:paraId="78136364" w14:textId="77777777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999" w:type="dxa"/>
            <w:vMerge/>
          </w:tcPr>
          <w:p w14:paraId="1AD8DE54" w14:textId="77777777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742" w:type="dxa"/>
          </w:tcPr>
          <w:p w14:paraId="0CD5FEAE" w14:textId="2A9AAE2C" w:rsidR="00086691" w:rsidRPr="000D1B40" w:rsidRDefault="000D1B40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void AddChild(SearchParametrs child)</w:t>
            </w:r>
          </w:p>
        </w:tc>
      </w:tr>
      <w:tr w:rsidR="00086691" w:rsidRPr="000D1B40" w14:paraId="6698E4E3" w14:textId="77777777" w:rsidTr="00086691">
        <w:trPr>
          <w:trHeight w:val="275"/>
        </w:trPr>
        <w:tc>
          <w:tcPr>
            <w:tcW w:w="2884" w:type="dxa"/>
            <w:vMerge/>
          </w:tcPr>
          <w:p w14:paraId="4E6793DF" w14:textId="77777777" w:rsidR="00086691" w:rsidRPr="000D1B40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99" w:type="dxa"/>
            <w:vMerge/>
          </w:tcPr>
          <w:p w14:paraId="76A0C34D" w14:textId="77777777" w:rsidR="00086691" w:rsidRPr="000D1B40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742" w:type="dxa"/>
          </w:tcPr>
          <w:p w14:paraId="10715364" w14:textId="529853B4" w:rsidR="00086691" w:rsidRPr="000D1B40" w:rsidRDefault="000D1B40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abstract IEnumerable&lt;Models.Message&gt; Search(IEnumerable&lt;Models.Message&gt; raw_msgs);</w:t>
            </w:r>
          </w:p>
        </w:tc>
      </w:tr>
    </w:tbl>
    <w:p w14:paraId="320ABD24" w14:textId="77777777" w:rsidR="00086691" w:rsidRPr="000D1B40" w:rsidRDefault="00086691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371"/>
        <w:gridCol w:w="2175"/>
        <w:gridCol w:w="4079"/>
      </w:tblGrid>
      <w:tr w:rsidR="000D1B40" w:rsidRPr="00086691" w14:paraId="1E73F8E2" w14:textId="77777777" w:rsidTr="00E34628">
        <w:tc>
          <w:tcPr>
            <w:tcW w:w="2884" w:type="dxa"/>
          </w:tcPr>
          <w:p w14:paraId="202C41DB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999" w:type="dxa"/>
          </w:tcPr>
          <w:p w14:paraId="5CE728ED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742" w:type="dxa"/>
          </w:tcPr>
          <w:p w14:paraId="2B19F90C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D1B40" w:rsidRPr="00086691" w14:paraId="202EB97D" w14:textId="77777777" w:rsidTr="00E34628">
        <w:trPr>
          <w:trHeight w:val="275"/>
        </w:trPr>
        <w:tc>
          <w:tcPr>
            <w:tcW w:w="2884" w:type="dxa"/>
            <w:vMerge w:val="restart"/>
          </w:tcPr>
          <w:p w14:paraId="621FC06E" w14:textId="7F72170A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HasGuidParam</w:t>
            </w:r>
          </w:p>
        </w:tc>
        <w:tc>
          <w:tcPr>
            <w:tcW w:w="2999" w:type="dxa"/>
            <w:vMerge w:val="restart"/>
          </w:tcPr>
          <w:p w14:paraId="77261CFD" w14:textId="7423C7DA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public Guid? HasGuid</w:t>
            </w:r>
          </w:p>
        </w:tc>
        <w:tc>
          <w:tcPr>
            <w:tcW w:w="2742" w:type="dxa"/>
          </w:tcPr>
          <w:p w14:paraId="0C331EBC" w14:textId="5420D082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public HasGuidParam(Guid guid)</w:t>
            </w:r>
          </w:p>
        </w:tc>
      </w:tr>
      <w:tr w:rsidR="000D1B40" w:rsidRPr="000D1B40" w14:paraId="24CC76D5" w14:textId="77777777" w:rsidTr="0071798B">
        <w:trPr>
          <w:trHeight w:val="562"/>
        </w:trPr>
        <w:tc>
          <w:tcPr>
            <w:tcW w:w="2884" w:type="dxa"/>
            <w:vMerge/>
          </w:tcPr>
          <w:p w14:paraId="3B8EA3D0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999" w:type="dxa"/>
            <w:vMerge/>
          </w:tcPr>
          <w:p w14:paraId="6A2F2D44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742" w:type="dxa"/>
          </w:tcPr>
          <w:p w14:paraId="2EE86737" w14:textId="72AA7F84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override IEnumerable&lt;Models.Message&gt; Search(IEnumerable&lt;Models.Message&gt; raw_msgs)</w:t>
            </w:r>
          </w:p>
        </w:tc>
      </w:tr>
    </w:tbl>
    <w:p w14:paraId="6106E3B8" w14:textId="77777777" w:rsidR="00086691" w:rsidRDefault="00086691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773"/>
        <w:gridCol w:w="1773"/>
        <w:gridCol w:w="4079"/>
      </w:tblGrid>
      <w:tr w:rsidR="000D1B40" w:rsidRPr="00086691" w14:paraId="0C652148" w14:textId="77777777" w:rsidTr="00E34628">
        <w:tc>
          <w:tcPr>
            <w:tcW w:w="2884" w:type="dxa"/>
          </w:tcPr>
          <w:p w14:paraId="7FCF75AC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999" w:type="dxa"/>
          </w:tcPr>
          <w:p w14:paraId="54E24823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742" w:type="dxa"/>
          </w:tcPr>
          <w:p w14:paraId="07F63BE9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D1B40" w:rsidRPr="000D1B40" w14:paraId="797DCC57" w14:textId="77777777" w:rsidTr="00E34628">
        <w:trPr>
          <w:trHeight w:val="275"/>
        </w:trPr>
        <w:tc>
          <w:tcPr>
            <w:tcW w:w="2884" w:type="dxa"/>
            <w:vMerge w:val="restart"/>
          </w:tcPr>
          <w:p w14:paraId="1EBA6D26" w14:textId="3F34973F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HasMinimumLevelParam</w:t>
            </w:r>
          </w:p>
        </w:tc>
        <w:tc>
          <w:tcPr>
            <w:tcW w:w="2999" w:type="dxa"/>
            <w:vMerge w:val="restart"/>
          </w:tcPr>
          <w:p w14:paraId="70FA01CD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public Guid? HasGuid</w:t>
            </w:r>
          </w:p>
        </w:tc>
        <w:tc>
          <w:tcPr>
            <w:tcW w:w="2742" w:type="dxa"/>
          </w:tcPr>
          <w:p w14:paraId="4223FBC0" w14:textId="497DB27F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override IEnumerable&lt;Models.Message&gt; Search(IEnumerable&lt;Models.Message&gt; raw_msgs)</w:t>
            </w:r>
          </w:p>
        </w:tc>
      </w:tr>
      <w:tr w:rsidR="000D1B40" w:rsidRPr="000D1B40" w14:paraId="6DAF7BE7" w14:textId="77777777" w:rsidTr="00E34628">
        <w:trPr>
          <w:trHeight w:val="562"/>
        </w:trPr>
        <w:tc>
          <w:tcPr>
            <w:tcW w:w="2884" w:type="dxa"/>
            <w:vMerge/>
          </w:tcPr>
          <w:p w14:paraId="6A150C68" w14:textId="77777777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99" w:type="dxa"/>
            <w:vMerge/>
          </w:tcPr>
          <w:p w14:paraId="4489D3B6" w14:textId="77777777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742" w:type="dxa"/>
          </w:tcPr>
          <w:p w14:paraId="768BD677" w14:textId="5D8F35A7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HasMinimumLevelParam(int level)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</w:tbl>
    <w:p w14:paraId="38D00EFC" w14:textId="77777777" w:rsidR="000D1B40" w:rsidRDefault="000D1B40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298"/>
        <w:gridCol w:w="2248"/>
        <w:gridCol w:w="4079"/>
      </w:tblGrid>
      <w:tr w:rsidR="000D1B40" w:rsidRPr="00086691" w14:paraId="34D4129B" w14:textId="77777777" w:rsidTr="000D1B40">
        <w:tc>
          <w:tcPr>
            <w:tcW w:w="2298" w:type="dxa"/>
          </w:tcPr>
          <w:p w14:paraId="18C62C97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248" w:type="dxa"/>
          </w:tcPr>
          <w:p w14:paraId="05A95E0C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4079" w:type="dxa"/>
          </w:tcPr>
          <w:p w14:paraId="4D89A6E2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D1B40" w:rsidRPr="000D1B40" w14:paraId="3E9F4CD0" w14:textId="77777777" w:rsidTr="00203F64">
        <w:trPr>
          <w:trHeight w:val="1676"/>
        </w:trPr>
        <w:tc>
          <w:tcPr>
            <w:tcW w:w="2884" w:type="dxa"/>
          </w:tcPr>
          <w:p w14:paraId="46DA8A5E" w14:textId="147C61F6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NoParam</w:t>
            </w:r>
          </w:p>
        </w:tc>
        <w:tc>
          <w:tcPr>
            <w:tcW w:w="2999" w:type="dxa"/>
          </w:tcPr>
          <w:p w14:paraId="48FB0B9E" w14:textId="02C6DA5C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742" w:type="dxa"/>
          </w:tcPr>
          <w:p w14:paraId="61F99393" w14:textId="6C1D2FD9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override IEnumerable&lt;Models.Message&gt; Search(IEnumerable&lt;Models.Message&gt; raw_msgs)</w:t>
            </w:r>
          </w:p>
        </w:tc>
      </w:tr>
    </w:tbl>
    <w:p w14:paraId="1180E462" w14:textId="77777777" w:rsidR="000D1B40" w:rsidRDefault="000D1B40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371"/>
        <w:gridCol w:w="2175"/>
        <w:gridCol w:w="4079"/>
      </w:tblGrid>
      <w:tr w:rsidR="000D1B40" w:rsidRPr="00086691" w14:paraId="7A1AA4EC" w14:textId="77777777" w:rsidTr="00E34628">
        <w:tc>
          <w:tcPr>
            <w:tcW w:w="2884" w:type="dxa"/>
          </w:tcPr>
          <w:p w14:paraId="120C4E92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999" w:type="dxa"/>
          </w:tcPr>
          <w:p w14:paraId="7D2EFEE4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742" w:type="dxa"/>
          </w:tcPr>
          <w:p w14:paraId="0EF57874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D1B40" w:rsidRPr="000D1B40" w14:paraId="3A64BB8A" w14:textId="77777777" w:rsidTr="00E34628">
        <w:trPr>
          <w:trHeight w:val="275"/>
        </w:trPr>
        <w:tc>
          <w:tcPr>
            <w:tcW w:w="2884" w:type="dxa"/>
            <w:vMerge w:val="restart"/>
          </w:tcPr>
          <w:p w14:paraId="6B35E712" w14:textId="3837E3E6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ContainsParam</w:t>
            </w:r>
          </w:p>
        </w:tc>
        <w:tc>
          <w:tcPr>
            <w:tcW w:w="2999" w:type="dxa"/>
            <w:vMerge w:val="restart"/>
          </w:tcPr>
          <w:p w14:paraId="0DEE88C4" w14:textId="719A2273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string Contains</w:t>
            </w:r>
          </w:p>
        </w:tc>
        <w:tc>
          <w:tcPr>
            <w:tcW w:w="2742" w:type="dxa"/>
          </w:tcPr>
          <w:p w14:paraId="130177FC" w14:textId="7D420F33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ContainsParam(string str)</w:t>
            </w:r>
          </w:p>
        </w:tc>
      </w:tr>
      <w:tr w:rsidR="000D1B40" w:rsidRPr="000D1B40" w14:paraId="6DB4E775" w14:textId="77777777" w:rsidTr="00E34628">
        <w:trPr>
          <w:trHeight w:val="562"/>
        </w:trPr>
        <w:tc>
          <w:tcPr>
            <w:tcW w:w="2884" w:type="dxa"/>
            <w:vMerge/>
          </w:tcPr>
          <w:p w14:paraId="457B716D" w14:textId="77777777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99" w:type="dxa"/>
            <w:vMerge/>
          </w:tcPr>
          <w:p w14:paraId="2BBB49B3" w14:textId="77777777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742" w:type="dxa"/>
          </w:tcPr>
          <w:p w14:paraId="4B072F78" w14:textId="4AE1E9CA" w:rsidR="000D1B40" w:rsidRPr="00772FDB" w:rsidRDefault="00032411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32411">
              <w:rPr>
                <w:rFonts w:ascii="Times New Roman" w:hAnsi="Times New Roman" w:cs="Times New Roman"/>
                <w:sz w:val="24"/>
                <w:lang w:val="en-US"/>
              </w:rPr>
              <w:t>public override IEnumerable&lt;Models.Message&gt; Search(IEnumerable&lt;Models.Message&gt; raw_msgs)</w:t>
            </w:r>
          </w:p>
        </w:tc>
      </w:tr>
    </w:tbl>
    <w:p w14:paraId="15D1F3BE" w14:textId="77777777" w:rsidR="000D1B40" w:rsidRPr="000D1B40" w:rsidRDefault="000D1B40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p w14:paraId="25F815E4" w14:textId="77777777" w:rsidR="00086691" w:rsidRPr="000D1B40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0D2F9A">
        <w:rPr>
          <w:rFonts w:ascii="Times New Roman" w:hAnsi="Times New Roman" w:cs="Times New Roman"/>
          <w:b/>
          <w:sz w:val="24"/>
        </w:rPr>
        <w:t>Метрика</w:t>
      </w:r>
      <w:r w:rsidRPr="000D1B40">
        <w:rPr>
          <w:rFonts w:ascii="Times New Roman" w:hAnsi="Times New Roman" w:cs="Times New Roman"/>
          <w:b/>
          <w:sz w:val="24"/>
        </w:rPr>
        <w:t> 1: </w:t>
      </w:r>
      <w:r w:rsidRPr="000D2F9A">
        <w:rPr>
          <w:rFonts w:ascii="Times New Roman" w:hAnsi="Times New Roman" w:cs="Times New Roman"/>
          <w:b/>
          <w:sz w:val="24"/>
        </w:rPr>
        <w:t>Взвешенные</w:t>
      </w:r>
      <w:r w:rsidRPr="000D1B40">
        <w:rPr>
          <w:rFonts w:ascii="Times New Roman" w:hAnsi="Times New Roman" w:cs="Times New Roman"/>
          <w:b/>
          <w:sz w:val="24"/>
        </w:rPr>
        <w:t> </w:t>
      </w:r>
      <w:r w:rsidRPr="000D2F9A">
        <w:rPr>
          <w:rFonts w:ascii="Times New Roman" w:hAnsi="Times New Roman" w:cs="Times New Roman"/>
          <w:b/>
          <w:sz w:val="24"/>
        </w:rPr>
        <w:t>методы</w:t>
      </w:r>
      <w:r w:rsidRPr="000D1B40">
        <w:rPr>
          <w:rFonts w:ascii="Times New Roman" w:hAnsi="Times New Roman" w:cs="Times New Roman"/>
          <w:b/>
          <w:sz w:val="24"/>
        </w:rPr>
        <w:t> </w:t>
      </w:r>
      <w:r w:rsidRPr="000D2F9A">
        <w:rPr>
          <w:rFonts w:ascii="Times New Roman" w:hAnsi="Times New Roman" w:cs="Times New Roman"/>
          <w:b/>
          <w:sz w:val="24"/>
        </w:rPr>
        <w:t>на</w:t>
      </w:r>
      <w:r w:rsidRPr="000D1B40">
        <w:rPr>
          <w:rFonts w:ascii="Times New Roman" w:hAnsi="Times New Roman" w:cs="Times New Roman"/>
          <w:b/>
          <w:sz w:val="24"/>
        </w:rPr>
        <w:t> </w:t>
      </w:r>
      <w:r w:rsidRPr="000D2F9A">
        <w:rPr>
          <w:rFonts w:ascii="Times New Roman" w:hAnsi="Times New Roman" w:cs="Times New Roman"/>
          <w:b/>
          <w:sz w:val="24"/>
        </w:rPr>
        <w:t>класс</w:t>
      </w:r>
      <w:r w:rsidRPr="000D1B40">
        <w:rPr>
          <w:rFonts w:ascii="Times New Roman" w:hAnsi="Times New Roman" w:cs="Times New Roman"/>
          <w:b/>
          <w:sz w:val="24"/>
        </w:rPr>
        <w:t> </w:t>
      </w:r>
      <w:r w:rsidRPr="000D1B40">
        <w:rPr>
          <w:rFonts w:ascii="Times New Roman" w:hAnsi="Times New Roman" w:cs="Times New Roman"/>
          <w:b/>
          <w:sz w:val="24"/>
          <w:lang w:val="en-US"/>
        </w:rPr>
        <w:t>WMC</w:t>
      </w:r>
      <w:r w:rsidRPr="000D1B40">
        <w:rPr>
          <w:rFonts w:ascii="Times New Roman" w:hAnsi="Times New Roman" w:cs="Times New Roman"/>
          <w:b/>
          <w:sz w:val="24"/>
        </w:rPr>
        <w:t> (</w:t>
      </w:r>
      <w:r w:rsidRPr="000D1B40">
        <w:rPr>
          <w:rFonts w:ascii="Times New Roman" w:hAnsi="Times New Roman" w:cs="Times New Roman"/>
          <w:b/>
          <w:sz w:val="24"/>
          <w:lang w:val="en-US"/>
        </w:rPr>
        <w:t>WeightedMethodsPerClass</w:t>
      </w:r>
      <w:r w:rsidRPr="000D1B40">
        <w:rPr>
          <w:rFonts w:ascii="Times New Roman" w:hAnsi="Times New Roman" w:cs="Times New Roman"/>
          <w:b/>
          <w:sz w:val="24"/>
        </w:rPr>
        <w:t>)</w:t>
      </w:r>
    </w:p>
    <w:p w14:paraId="396C9ACE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Применим упрощенную версию метрик –WMC будет равняться количеству методов  в  классе.  Подсчитываются только  методы  текущего  класса.  Унаследованные  методы  игнорируются. Метрика    WMC  дает  относительную  меру  сложности  класса. Считаем,  что  все  методы  класса имеют  одинаковую  сложность</w:t>
      </w:r>
      <w:r w:rsidRPr="00966FAB">
        <w:rPr>
          <w:rFonts w:ascii="Times New Roman" w:hAnsi="Times New Roman" w:cs="Times New Roman"/>
          <w:sz w:val="24"/>
          <w:lang w:val="en-US"/>
        </w:rPr>
        <w:t>.</w:t>
      </w:r>
    </w:p>
    <w:p w14:paraId="167B958C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WinHistory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>
        <w:rPr>
          <w:rFonts w:ascii="Times New Roman" w:hAnsi="Times New Roman" w:cs="Times New Roman"/>
          <w:sz w:val="24"/>
          <w:lang w:val="en-US"/>
        </w:rPr>
        <w:t>11</w:t>
      </w:r>
    </w:p>
    <w:p w14:paraId="1E24E4FE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ClientInfo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>
        <w:rPr>
          <w:rFonts w:ascii="Times New Roman" w:hAnsi="Times New Roman" w:cs="Times New Roman"/>
          <w:sz w:val="24"/>
          <w:lang w:val="en-US"/>
        </w:rPr>
        <w:t>2</w:t>
      </w:r>
    </w:p>
    <w:p w14:paraId="0871A28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Message </w:t>
      </w:r>
      <w:r w:rsidRPr="00966FAB">
        <w:rPr>
          <w:rFonts w:ascii="Times New Roman" w:hAnsi="Times New Roman" w:cs="Times New Roman"/>
          <w:sz w:val="24"/>
          <w:lang w:val="en-US"/>
        </w:rPr>
        <w:t>=2</w:t>
      </w:r>
    </w:p>
    <w:p w14:paraId="0A755FCD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</w:t>
      </w:r>
    </w:p>
    <w:p w14:paraId="4DB1C246" w14:textId="25601576" w:rsidR="00772FDB" w:rsidRPr="00772FDB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772FDB">
        <w:rPr>
          <w:rFonts w:ascii="Times New Roman" w:hAnsi="Times New Roman" w:cs="Times New Roman"/>
          <w:sz w:val="24"/>
          <w:lang w:val="en-US"/>
        </w:rPr>
        <w:lastRenderedPageBreak/>
        <w:t>WNC SearchParametrs=3</w:t>
      </w:r>
    </w:p>
    <w:p w14:paraId="670FF5AA" w14:textId="5351FD6B" w:rsidR="00772FDB" w:rsidRPr="00023DBA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Pr="00772FDB">
        <w:rPr>
          <w:rFonts w:ascii="Times New Roman" w:hAnsi="Times New Roman" w:cs="Times New Roman"/>
          <w:sz w:val="24"/>
          <w:lang w:val="en-US"/>
        </w:rPr>
        <w:t>HasGuidParam=</w:t>
      </w:r>
      <w:r w:rsidR="00023DBA" w:rsidRPr="00023DBA">
        <w:rPr>
          <w:rFonts w:ascii="Times New Roman" w:hAnsi="Times New Roman" w:cs="Times New Roman"/>
          <w:sz w:val="24"/>
          <w:lang w:val="en-US"/>
        </w:rPr>
        <w:t>1</w:t>
      </w:r>
    </w:p>
    <w:p w14:paraId="77F327FE" w14:textId="3F0BA592" w:rsidR="00772FDB" w:rsidRPr="00023DBA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Pr="00772FDB">
        <w:rPr>
          <w:rFonts w:ascii="Times New Roman" w:hAnsi="Times New Roman" w:cs="Times New Roman"/>
          <w:sz w:val="24"/>
          <w:lang w:val="en-US"/>
        </w:rPr>
        <w:t>HasMinimumLevelParam=</w:t>
      </w:r>
      <w:r w:rsidR="00023DBA" w:rsidRPr="00023DBA">
        <w:rPr>
          <w:rFonts w:ascii="Times New Roman" w:hAnsi="Times New Roman" w:cs="Times New Roman"/>
          <w:sz w:val="24"/>
          <w:lang w:val="en-US"/>
        </w:rPr>
        <w:t>1</w:t>
      </w:r>
    </w:p>
    <w:p w14:paraId="07E34332" w14:textId="70660DA1" w:rsidR="00772FDB" w:rsidRPr="00023DBA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NoParam=</w:t>
      </w:r>
      <w:r w:rsidR="00023DBA" w:rsidRPr="00023DBA">
        <w:rPr>
          <w:rFonts w:ascii="Times New Roman" w:hAnsi="Times New Roman" w:cs="Times New Roman"/>
          <w:sz w:val="24"/>
          <w:lang w:val="en-US"/>
        </w:rPr>
        <w:t>0</w:t>
      </w:r>
    </w:p>
    <w:p w14:paraId="674051E7" w14:textId="433762FB" w:rsidR="00772FDB" w:rsidRPr="00023DBA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ContainsParam=</w:t>
      </w:r>
      <w:r w:rsidR="00023DBA" w:rsidRPr="00023DBA">
        <w:rPr>
          <w:rFonts w:ascii="Times New Roman" w:hAnsi="Times New Roman" w:cs="Times New Roman"/>
          <w:sz w:val="24"/>
          <w:lang w:val="en-US"/>
        </w:rPr>
        <w:t>1</w:t>
      </w:r>
    </w:p>
    <w:p w14:paraId="53E902E1" w14:textId="2FF7F67F" w:rsidR="00086691" w:rsidRPr="00023DBA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rFonts w:ascii="Times New Roman" w:hAnsi="Times New Roman" w:cs="Times New Roman"/>
          <w:sz w:val="24"/>
          <w:lang w:val="en-US"/>
        </w:rPr>
        <w:t>=</w:t>
      </w:r>
      <w:r w:rsidR="00023DBA" w:rsidRPr="00023DBA">
        <w:rPr>
          <w:rFonts w:ascii="Times New Roman" w:hAnsi="Times New Roman" w:cs="Times New Roman"/>
          <w:sz w:val="24"/>
          <w:lang w:val="en-US"/>
        </w:rPr>
        <w:t>2.6</w:t>
      </w:r>
    </w:p>
    <w:p w14:paraId="2D204F8D" w14:textId="77777777" w:rsidR="00086691" w:rsidRPr="000D2F9A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0D2F9A">
        <w:rPr>
          <w:rFonts w:ascii="Times New Roman" w:hAnsi="Times New Roman" w:cs="Times New Roman"/>
          <w:b/>
          <w:sz w:val="24"/>
        </w:rPr>
        <w:t xml:space="preserve">Метрика 2: Количество детей </w:t>
      </w:r>
      <w:r w:rsidRPr="000D2F9A">
        <w:rPr>
          <w:rFonts w:ascii="Times New Roman" w:hAnsi="Times New Roman" w:cs="Times New Roman"/>
          <w:b/>
          <w:sz w:val="24"/>
          <w:lang w:val="en-US"/>
        </w:rPr>
        <w:t>NOC</w:t>
      </w:r>
      <w:r w:rsidRPr="000D2F9A">
        <w:rPr>
          <w:rFonts w:ascii="Times New Roman" w:hAnsi="Times New Roman" w:cs="Times New Roman"/>
          <w:b/>
          <w:sz w:val="24"/>
        </w:rPr>
        <w:t xml:space="preserve"> (</w:t>
      </w:r>
      <w:r w:rsidRPr="000D2F9A">
        <w:rPr>
          <w:rFonts w:ascii="Times New Roman" w:hAnsi="Times New Roman" w:cs="Times New Roman"/>
          <w:b/>
          <w:sz w:val="24"/>
          <w:lang w:val="en-US"/>
        </w:rPr>
        <w:t>Number</w:t>
      </w:r>
      <w:r w:rsidRPr="000D2F9A">
        <w:rPr>
          <w:rFonts w:ascii="Times New Roman" w:hAnsi="Times New Roman" w:cs="Times New Roman"/>
          <w:b/>
          <w:sz w:val="24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of</w:t>
      </w:r>
      <w:r w:rsidRPr="000D2F9A">
        <w:rPr>
          <w:rFonts w:ascii="Times New Roman" w:hAnsi="Times New Roman" w:cs="Times New Roman"/>
          <w:b/>
          <w:sz w:val="24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children</w:t>
      </w:r>
      <w:r w:rsidRPr="000D2F9A">
        <w:rPr>
          <w:rFonts w:ascii="Times New Roman" w:hAnsi="Times New Roman" w:cs="Times New Roman"/>
          <w:b/>
          <w:sz w:val="24"/>
        </w:rPr>
        <w:t>)</w:t>
      </w:r>
    </w:p>
    <w:p w14:paraId="4B98979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4D823BE6" w14:textId="5DAF6867" w:rsidR="001C40A4" w:rsidRPr="001C40A4" w:rsidRDefault="001C40A4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NOC</w:t>
      </w:r>
      <w:r>
        <w:rPr>
          <w:rFonts w:ascii="Times New Roman" w:hAnsi="Times New Roman" w:cs="Times New Roman"/>
          <w:sz w:val="24"/>
        </w:rPr>
        <w:t xml:space="preserve"> </w:t>
      </w:r>
      <w:r w:rsidRPr="00772FDB">
        <w:rPr>
          <w:rFonts w:ascii="Times New Roman" w:hAnsi="Times New Roman" w:cs="Times New Roman"/>
          <w:sz w:val="24"/>
          <w:lang w:val="en-US"/>
        </w:rPr>
        <w:t>SearchParametrs</w:t>
      </w:r>
      <w:r>
        <w:rPr>
          <w:rFonts w:ascii="Times New Roman" w:hAnsi="Times New Roman" w:cs="Times New Roman"/>
          <w:sz w:val="24"/>
        </w:rPr>
        <w:t>=4</w:t>
      </w:r>
    </w:p>
    <w:p w14:paraId="37FC1448" w14:textId="4E325CF5" w:rsidR="00086691" w:rsidRPr="00887C0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887C01">
        <w:rPr>
          <w:rFonts w:ascii="Times New Roman" w:hAnsi="Times New Roman" w:cs="Times New Roman"/>
          <w:sz w:val="24"/>
          <w:lang w:val="en-US"/>
        </w:rPr>
        <w:t>NOC</w:t>
      </w:r>
      <w:r w:rsidRPr="005116F7">
        <w:rPr>
          <w:rFonts w:ascii="Times New Roman" w:hAnsi="Times New Roman" w:cs="Times New Roman"/>
          <w:sz w:val="24"/>
        </w:rPr>
        <w:t>=</w:t>
      </w:r>
      <w:r w:rsidRPr="00887C01">
        <w:rPr>
          <w:rFonts w:ascii="Times New Roman" w:hAnsi="Times New Roman" w:cs="Times New Roman"/>
          <w:sz w:val="24"/>
        </w:rPr>
        <w:t>0</w:t>
      </w:r>
      <w:r w:rsidR="001C40A4">
        <w:rPr>
          <w:rFonts w:ascii="Times New Roman" w:hAnsi="Times New Roman" w:cs="Times New Roman"/>
          <w:sz w:val="24"/>
        </w:rPr>
        <w:t>.444</w:t>
      </w:r>
    </w:p>
    <w:p w14:paraId="5CA2F03C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887C01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3: </w:t>
      </w:r>
      <w:r w:rsidRPr="00887C01">
        <w:rPr>
          <w:rFonts w:ascii="Times New Roman" w:hAnsi="Times New Roman" w:cs="Times New Roman"/>
          <w:b/>
          <w:sz w:val="24"/>
        </w:rPr>
        <w:t>Сцепление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между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классами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объектов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СВО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887C01">
        <w:rPr>
          <w:rFonts w:ascii="Times New Roman" w:hAnsi="Times New Roman" w:cs="Times New Roman"/>
          <w:b/>
          <w:sz w:val="24"/>
          <w:lang w:val="en-US"/>
        </w:rPr>
        <w:t>Coupling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between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object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classes</w:t>
      </w:r>
      <w:r w:rsidRPr="005116F7">
        <w:rPr>
          <w:rFonts w:ascii="Times New Roman" w:hAnsi="Times New Roman" w:cs="Times New Roman"/>
          <w:b/>
          <w:sz w:val="24"/>
        </w:rPr>
        <w:t xml:space="preserve">) </w:t>
      </w:r>
    </w:p>
    <w:p w14:paraId="71E72514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4B867710" w14:textId="77777777" w:rsidR="00086691" w:rsidRPr="005116F7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WinHistory =</w:t>
      </w:r>
      <w:r w:rsidRPr="005116F7">
        <w:rPr>
          <w:rFonts w:ascii="Times New Roman" w:hAnsi="Times New Roman" w:cs="Times New Roman"/>
          <w:sz w:val="24"/>
          <w:lang w:val="en-US"/>
        </w:rPr>
        <w:t>4</w:t>
      </w:r>
    </w:p>
    <w:p w14:paraId="009271F7" w14:textId="77777777" w:rsidR="00086691" w:rsidRPr="00887C01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ClientInfo =0</w:t>
      </w:r>
    </w:p>
    <w:p w14:paraId="0D2AB958" w14:textId="77777777" w:rsidR="00086691" w:rsidRPr="00887C01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Message =1</w:t>
      </w:r>
    </w:p>
    <w:p w14:paraId="3B1529AE" w14:textId="77777777" w:rsidR="00086691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WinHistoryDbContext =2</w:t>
      </w:r>
    </w:p>
    <w:p w14:paraId="684F682E" w14:textId="573AECE6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SearchParametrs=1</w:t>
      </w:r>
    </w:p>
    <w:p w14:paraId="495C9DC7" w14:textId="6992AC58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HasGuidParam=1</w:t>
      </w:r>
    </w:p>
    <w:p w14:paraId="011DB8CF" w14:textId="6AF2B195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HasMinimumLevelParam=1</w:t>
      </w:r>
    </w:p>
    <w:p w14:paraId="6C4784AF" w14:textId="4A6153FF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NoParam=1</w:t>
      </w:r>
    </w:p>
    <w:p w14:paraId="378381C4" w14:textId="7D94236E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 xml:space="preserve">СВО </w:t>
      </w:r>
      <w:r w:rsidRPr="001C40A4">
        <w:rPr>
          <w:rFonts w:ascii="Times New Roman" w:hAnsi="Times New Roman" w:cs="Times New Roman"/>
          <w:sz w:val="24"/>
          <w:lang w:val="en-US"/>
        </w:rPr>
        <w:t>ContainsParam=1</w:t>
      </w:r>
    </w:p>
    <w:p w14:paraId="35ECCCD8" w14:textId="12D76D1C" w:rsidR="00086691" w:rsidRPr="001C40A4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</w:rPr>
        <w:t>общий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</w:t>
      </w:r>
      <w:r w:rsidRPr="005116F7">
        <w:rPr>
          <w:rFonts w:ascii="Times New Roman" w:hAnsi="Times New Roman" w:cs="Times New Roman"/>
          <w:sz w:val="24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=1.</w:t>
      </w:r>
      <w:r w:rsidR="001C40A4" w:rsidRPr="001C40A4">
        <w:rPr>
          <w:rFonts w:ascii="Times New Roman" w:hAnsi="Times New Roman" w:cs="Times New Roman"/>
          <w:sz w:val="24"/>
          <w:lang w:val="en-US"/>
        </w:rPr>
        <w:t>3333</w:t>
      </w:r>
    </w:p>
    <w:p w14:paraId="587B4758" w14:textId="77777777" w:rsidR="00086691" w:rsidRPr="001C40A4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0C6CE2BF" w14:textId="77777777" w:rsidR="00086691" w:rsidRPr="005116F7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(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) </w:t>
      </w:r>
    </w:p>
    <w:p w14:paraId="484382D1" w14:textId="77777777" w:rsidR="00086691" w:rsidRPr="005116F7" w:rsidRDefault="00086691" w:rsidP="00086691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FE6610" w14:textId="77777777" w:rsidR="00086691" w:rsidRPr="00966FAB" w:rsidRDefault="00086691" w:rsidP="00086691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1A9E615C" w14:textId="77777777" w:rsidR="00086691" w:rsidRPr="00966FAB" w:rsidRDefault="00086691" w:rsidP="00086691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Данная метрика характеризует динамическую составляющую внешних связей классов. </w:t>
      </w:r>
    </w:p>
    <w:p w14:paraId="4909CF54" w14:textId="77777777" w:rsidR="00086691" w:rsidRPr="00966FAB" w:rsidRDefault="00086691" w:rsidP="00086691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1863993E" w14:textId="77777777" w:rsidR="00086691" w:rsidRPr="00966FAB" w:rsidRDefault="00086691" w:rsidP="00086691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3FFA9D31" w14:textId="1D1EDABC" w:rsidR="00086691" w:rsidRPr="00E9346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E23E4F">
        <w:rPr>
          <w:rFonts w:ascii="Times New Roman" w:hAnsi="Times New Roman" w:cs="Times New Roman"/>
          <w:sz w:val="24"/>
          <w:lang w:val="en-US"/>
        </w:rPr>
        <w:t xml:space="preserve">class WinHistory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11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E9346C">
        <w:rPr>
          <w:rFonts w:ascii="Times New Roman" w:hAnsi="Times New Roman" w:cs="Times New Roman"/>
          <w:color w:val="F79646" w:themeColor="accent6"/>
          <w:sz w:val="24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=1</w:t>
      </w:r>
      <w:r w:rsidR="00E9346C">
        <w:rPr>
          <w:rFonts w:ascii="Times New Roman" w:hAnsi="Times New Roman" w:cs="Times New Roman"/>
          <w:sz w:val="24"/>
        </w:rPr>
        <w:t>3</w:t>
      </w:r>
    </w:p>
    <w:p w14:paraId="0C6D2716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E23E4F">
        <w:rPr>
          <w:rFonts w:ascii="Times New Roman" w:hAnsi="Times New Roman" w:cs="Times New Roman"/>
          <w:sz w:val="24"/>
          <w:lang w:val="en-US"/>
        </w:rPr>
        <w:t xml:space="preserve">class ClientInfo </w:t>
      </w:r>
      <w:r w:rsidRPr="00966FAB">
        <w:rPr>
          <w:rFonts w:ascii="Times New Roman" w:hAnsi="Times New Roman" w:cs="Times New Roman"/>
          <w:sz w:val="24"/>
          <w:lang w:val="en-US"/>
        </w:rPr>
        <w:t>=2+0=2</w:t>
      </w:r>
    </w:p>
    <w:p w14:paraId="52813901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E23E4F">
        <w:rPr>
          <w:rFonts w:ascii="Times New Roman" w:hAnsi="Times New Roman" w:cs="Times New Roman"/>
          <w:sz w:val="24"/>
          <w:lang w:val="en-US"/>
        </w:rPr>
        <w:t xml:space="preserve">class Message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Pr="005116F7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2</w:t>
      </w:r>
    </w:p>
    <w:p w14:paraId="4274B62D" w14:textId="2FC95CFD" w:rsidR="00086691" w:rsidRDefault="00DE444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="00086691"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086691" w:rsidRPr="00E23E4F">
        <w:rPr>
          <w:rFonts w:ascii="Times New Roman" w:hAnsi="Times New Roman" w:cs="Times New Roman"/>
          <w:sz w:val="24"/>
          <w:lang w:val="en-US"/>
        </w:rPr>
        <w:t xml:space="preserve">class WinHistoryDbContext </w:t>
      </w:r>
      <w:r w:rsidR="00086691" w:rsidRPr="00966FAB">
        <w:rPr>
          <w:rFonts w:ascii="Times New Roman" w:hAnsi="Times New Roman" w:cs="Times New Roman"/>
          <w:sz w:val="24"/>
          <w:lang w:val="en-US"/>
        </w:rPr>
        <w:t>=3+1=4</w:t>
      </w:r>
    </w:p>
    <w:p w14:paraId="4D52A4C8" w14:textId="28217515" w:rsidR="00DE4441" w:rsidRPr="00DE4441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SearchParametrs=3+0=3</w:t>
      </w:r>
    </w:p>
    <w:p w14:paraId="76886BD0" w14:textId="04D5875B" w:rsidR="00DE4441" w:rsidRPr="00023DBA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HasGuidParam=</w:t>
      </w:r>
      <w:r w:rsidR="00023DBA">
        <w:rPr>
          <w:rFonts w:ascii="Times New Roman" w:hAnsi="Times New Roman" w:cs="Times New Roman"/>
          <w:sz w:val="24"/>
        </w:rPr>
        <w:t>1</w:t>
      </w:r>
      <w:r w:rsidRPr="00DE4441">
        <w:rPr>
          <w:rFonts w:ascii="Times New Roman" w:hAnsi="Times New Roman" w:cs="Times New Roman"/>
          <w:sz w:val="24"/>
          <w:lang w:val="en-US"/>
        </w:rPr>
        <w:t>+1=</w:t>
      </w:r>
      <w:r w:rsidR="00023DBA">
        <w:rPr>
          <w:rFonts w:ascii="Times New Roman" w:hAnsi="Times New Roman" w:cs="Times New Roman"/>
          <w:sz w:val="24"/>
        </w:rPr>
        <w:t>2</w:t>
      </w:r>
    </w:p>
    <w:p w14:paraId="6A9CFEA0" w14:textId="1FA88CF1" w:rsidR="00DE4441" w:rsidRPr="003D000C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HasMinimumLevelParam=</w:t>
      </w:r>
      <w:r w:rsidR="00023DBA">
        <w:rPr>
          <w:rFonts w:ascii="Times New Roman" w:hAnsi="Times New Roman" w:cs="Times New Roman"/>
          <w:sz w:val="24"/>
        </w:rPr>
        <w:t>1</w:t>
      </w:r>
      <w:r w:rsidRPr="00DE4441">
        <w:rPr>
          <w:rFonts w:ascii="Times New Roman" w:hAnsi="Times New Roman" w:cs="Times New Roman"/>
          <w:sz w:val="24"/>
          <w:lang w:val="en-US"/>
        </w:rPr>
        <w:t>+1=</w:t>
      </w:r>
      <w:r w:rsidR="003D000C">
        <w:rPr>
          <w:rFonts w:ascii="Times New Roman" w:hAnsi="Times New Roman" w:cs="Times New Roman"/>
          <w:sz w:val="24"/>
        </w:rPr>
        <w:t>2</w:t>
      </w:r>
    </w:p>
    <w:p w14:paraId="23E127E7" w14:textId="7756B590" w:rsidR="00DE4441" w:rsidRPr="00DE4441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NoParam=1+0=1</w:t>
      </w:r>
    </w:p>
    <w:p w14:paraId="3346DA37" w14:textId="5C418DD6" w:rsidR="00DE4441" w:rsidRPr="00023DBA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ContainsParam=</w:t>
      </w:r>
      <w:r w:rsidR="00023DBA">
        <w:rPr>
          <w:rFonts w:ascii="Times New Roman" w:hAnsi="Times New Roman" w:cs="Times New Roman"/>
          <w:sz w:val="24"/>
        </w:rPr>
        <w:t>1</w:t>
      </w:r>
      <w:r w:rsidRPr="00DE4441">
        <w:rPr>
          <w:rFonts w:ascii="Times New Roman" w:hAnsi="Times New Roman" w:cs="Times New Roman"/>
          <w:sz w:val="24"/>
          <w:lang w:val="en-US"/>
        </w:rPr>
        <w:t>+1=</w:t>
      </w:r>
      <w:r w:rsidR="00023DBA">
        <w:rPr>
          <w:rFonts w:ascii="Times New Roman" w:hAnsi="Times New Roman" w:cs="Times New Roman"/>
          <w:sz w:val="24"/>
        </w:rPr>
        <w:t>2</w:t>
      </w:r>
    </w:p>
    <w:p w14:paraId="127DBBE2" w14:textId="7D198DD4" w:rsidR="00086691" w:rsidRPr="003D000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 w:rsidR="00DE4441" w:rsidRPr="00DE4441">
        <w:rPr>
          <w:rFonts w:ascii="Times New Roman" w:hAnsi="Times New Roman" w:cs="Times New Roman"/>
          <w:sz w:val="24"/>
          <w:lang w:val="en-US"/>
        </w:rPr>
        <w:t>3.</w:t>
      </w:r>
      <w:r w:rsidR="003D000C">
        <w:rPr>
          <w:rFonts w:ascii="Times New Roman" w:hAnsi="Times New Roman" w:cs="Times New Roman"/>
          <w:sz w:val="24"/>
        </w:rPr>
        <w:t>444</w:t>
      </w:r>
    </w:p>
    <w:p w14:paraId="7C9D9747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OM (Lack of Cohesion in Methods) </w:t>
      </w:r>
    </w:p>
    <w:p w14:paraId="44C17840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4D2F1A06" w14:textId="32B55093" w:rsidR="00086691" w:rsidRPr="007472D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A718FE">
        <w:rPr>
          <w:rFonts w:ascii="Times New Roman" w:hAnsi="Times New Roman" w:cs="Times New Roman"/>
          <w:sz w:val="24"/>
          <w:lang w:val="en-US"/>
        </w:rPr>
        <w:t xml:space="preserve">class WinHistory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DD0FE0">
        <w:rPr>
          <w:rFonts w:ascii="Times New Roman" w:hAnsi="Times New Roman" w:cs="Times New Roman"/>
          <w:sz w:val="24"/>
          <w:lang w:val="en-US"/>
        </w:rPr>
        <w:t>11</w:t>
      </w:r>
      <w:r w:rsidR="007472DC">
        <w:rPr>
          <w:rFonts w:ascii="Times New Roman" w:hAnsi="Times New Roman" w:cs="Times New Roman"/>
          <w:sz w:val="24"/>
        </w:rPr>
        <w:t>-4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7472DC">
        <w:rPr>
          <w:rFonts w:ascii="Times New Roman" w:hAnsi="Times New Roman" w:cs="Times New Roman"/>
          <w:sz w:val="24"/>
        </w:rPr>
        <w:t>7</w:t>
      </w:r>
    </w:p>
    <w:p w14:paraId="23062BCD" w14:textId="6143B71F" w:rsidR="00086691" w:rsidRPr="007472D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A718FE">
        <w:rPr>
          <w:rFonts w:ascii="Times New Roman" w:hAnsi="Times New Roman" w:cs="Times New Roman"/>
          <w:sz w:val="24"/>
          <w:lang w:val="en-US"/>
        </w:rPr>
        <w:t xml:space="preserve">class ClientInfo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DD0FE0">
        <w:rPr>
          <w:rFonts w:ascii="Times New Roman" w:hAnsi="Times New Roman" w:cs="Times New Roman"/>
          <w:sz w:val="24"/>
          <w:lang w:val="en-US"/>
        </w:rPr>
        <w:t>2</w:t>
      </w:r>
      <w:r w:rsidR="007472DC" w:rsidRPr="007472DC">
        <w:rPr>
          <w:rFonts w:ascii="Times New Roman" w:hAnsi="Times New Roman" w:cs="Times New Roman"/>
          <w:sz w:val="24"/>
          <w:lang w:val="en-US"/>
        </w:rPr>
        <w:t>-0</w:t>
      </w:r>
      <w:r w:rsidR="007472DC">
        <w:rPr>
          <w:rFonts w:ascii="Times New Roman" w:hAnsi="Times New Roman" w:cs="Times New Roman"/>
          <w:sz w:val="24"/>
        </w:rPr>
        <w:t>=2</w:t>
      </w:r>
    </w:p>
    <w:p w14:paraId="3ECB2639" w14:textId="1FECFA1C" w:rsidR="00086691" w:rsidRPr="007472D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A718FE">
        <w:rPr>
          <w:rFonts w:ascii="Times New Roman" w:hAnsi="Times New Roman" w:cs="Times New Roman"/>
          <w:sz w:val="24"/>
          <w:lang w:val="en-US"/>
        </w:rPr>
        <w:t xml:space="preserve">class Message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2</w:t>
      </w:r>
      <w:r w:rsidR="007472DC" w:rsidRPr="007472DC">
        <w:rPr>
          <w:rFonts w:ascii="Times New Roman" w:hAnsi="Times New Roman" w:cs="Times New Roman"/>
          <w:sz w:val="24"/>
          <w:lang w:val="en-US"/>
        </w:rPr>
        <w:t>-0=2</w:t>
      </w:r>
    </w:p>
    <w:p w14:paraId="12862EE1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A718FE">
        <w:rPr>
          <w:rFonts w:ascii="Times New Roman" w:hAnsi="Times New Roman" w:cs="Times New Roman"/>
          <w:sz w:val="24"/>
          <w:lang w:val="en-US"/>
        </w:rPr>
        <w:t xml:space="preserve">class 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=3-0=3</w:t>
      </w:r>
    </w:p>
    <w:p w14:paraId="219605E6" w14:textId="0F92F5CA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3D000C">
        <w:rPr>
          <w:rFonts w:ascii="Times New Roman" w:hAnsi="Times New Roman" w:cs="Times New Roman"/>
          <w:sz w:val="24"/>
          <w:lang w:val="en-US"/>
        </w:rPr>
        <w:t>SearchParametrs=</w:t>
      </w:r>
      <w:r w:rsidR="005078BD" w:rsidRPr="005078BD">
        <w:rPr>
          <w:rFonts w:ascii="Times New Roman" w:hAnsi="Times New Roman" w:cs="Times New Roman"/>
          <w:sz w:val="24"/>
          <w:lang w:val="en-US"/>
        </w:rPr>
        <w:t>3-0=3</w:t>
      </w:r>
    </w:p>
    <w:p w14:paraId="136D1163" w14:textId="36950FFC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HasGuidParam=1</w:t>
      </w:r>
      <w:r w:rsidR="005078BD" w:rsidRPr="005078BD">
        <w:rPr>
          <w:rFonts w:ascii="Times New Roman" w:hAnsi="Times New Roman" w:cs="Times New Roman"/>
          <w:sz w:val="24"/>
          <w:lang w:val="en-US"/>
        </w:rPr>
        <w:t>-0=1</w:t>
      </w:r>
    </w:p>
    <w:p w14:paraId="5A40CBB8" w14:textId="609DAA6B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HasMinimumLevelParam=1</w:t>
      </w:r>
      <w:r w:rsidR="005078BD" w:rsidRPr="005078BD">
        <w:rPr>
          <w:rFonts w:ascii="Times New Roman" w:hAnsi="Times New Roman" w:cs="Times New Roman"/>
          <w:sz w:val="24"/>
          <w:lang w:val="en-US"/>
        </w:rPr>
        <w:t>-0=1</w:t>
      </w:r>
    </w:p>
    <w:p w14:paraId="02D43A00" w14:textId="1B9FAD8E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NoParam=1</w:t>
      </w:r>
      <w:r w:rsidR="005078BD" w:rsidRPr="005078BD">
        <w:rPr>
          <w:rFonts w:ascii="Times New Roman" w:hAnsi="Times New Roman" w:cs="Times New Roman"/>
          <w:sz w:val="24"/>
          <w:lang w:val="en-US"/>
        </w:rPr>
        <w:t>-0=1</w:t>
      </w:r>
    </w:p>
    <w:p w14:paraId="0582BFC9" w14:textId="57D1DC87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ContainsParam=1</w:t>
      </w:r>
      <w:r w:rsidR="005078BD" w:rsidRPr="005078BD">
        <w:rPr>
          <w:rFonts w:ascii="Times New Roman" w:hAnsi="Times New Roman" w:cs="Times New Roman"/>
          <w:sz w:val="24"/>
          <w:lang w:val="en-US"/>
        </w:rPr>
        <w:t>-0=1</w:t>
      </w:r>
    </w:p>
    <w:p w14:paraId="40C11CDE" w14:textId="78D246D2" w:rsidR="00086691" w:rsidRPr="005078BD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= </w:t>
      </w:r>
      <w:r w:rsidR="005078BD">
        <w:rPr>
          <w:rFonts w:ascii="Times New Roman" w:hAnsi="Times New Roman" w:cs="Times New Roman"/>
          <w:sz w:val="24"/>
        </w:rPr>
        <w:t>2.333</w:t>
      </w:r>
    </w:p>
    <w:p w14:paraId="4B7D5427" w14:textId="77777777" w:rsidR="00086691" w:rsidRPr="003D000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22123E67" w14:textId="77777777" w:rsidR="00086691" w:rsidRPr="003D000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30F0ADEA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CS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Size</w:t>
      </w:r>
      <w:r w:rsidRPr="005116F7">
        <w:rPr>
          <w:rFonts w:ascii="Times New Roman" w:hAnsi="Times New Roman" w:cs="Times New Roman"/>
          <w:b/>
          <w:sz w:val="24"/>
        </w:rPr>
        <w:t xml:space="preserve">) </w:t>
      </w:r>
    </w:p>
    <w:p w14:paraId="1C4CC233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47C2F059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1C8B6DA9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2BFAB261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4B99FFBD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CS ≤ 20 методов.</w:t>
      </w:r>
    </w:p>
    <w:p w14:paraId="6DF4E0F4" w14:textId="399B4426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D0FE0">
        <w:rPr>
          <w:rFonts w:ascii="Times New Roman" w:hAnsi="Times New Roman" w:cs="Times New Roman"/>
          <w:sz w:val="24"/>
          <w:lang w:val="en-US"/>
        </w:rPr>
        <w:t>CS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WinHistory</w:t>
      </w:r>
      <w:r w:rsidRPr="005116F7">
        <w:rPr>
          <w:rFonts w:ascii="Times New Roman" w:hAnsi="Times New Roman" w:cs="Times New Roman"/>
          <w:sz w:val="24"/>
        </w:rPr>
        <w:t xml:space="preserve"> =</w:t>
      </w:r>
      <w:r w:rsidR="00821E7F">
        <w:rPr>
          <w:rFonts w:ascii="Times New Roman" w:hAnsi="Times New Roman" w:cs="Times New Roman"/>
          <w:sz w:val="24"/>
        </w:rPr>
        <w:t>11</w:t>
      </w:r>
      <w:r w:rsidRPr="005116F7">
        <w:rPr>
          <w:rFonts w:ascii="Times New Roman" w:hAnsi="Times New Roman" w:cs="Times New Roman"/>
          <w:sz w:val="24"/>
        </w:rPr>
        <w:t>+2=1</w:t>
      </w:r>
      <w:r w:rsidR="00821E7F">
        <w:rPr>
          <w:rFonts w:ascii="Times New Roman" w:hAnsi="Times New Roman" w:cs="Times New Roman"/>
          <w:sz w:val="24"/>
        </w:rPr>
        <w:t>3</w:t>
      </w:r>
    </w:p>
    <w:p w14:paraId="6666F509" w14:textId="77777777" w:rsidR="00086691" w:rsidRPr="00DD0FE0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 xml:space="preserve">CS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DD0FE0">
        <w:rPr>
          <w:rFonts w:ascii="Times New Roman" w:hAnsi="Times New Roman" w:cs="Times New Roman"/>
          <w:sz w:val="24"/>
          <w:lang w:val="en-US"/>
        </w:rPr>
        <w:t>lass ClientInfo =2+0=2</w:t>
      </w:r>
    </w:p>
    <w:p w14:paraId="16D358FA" w14:textId="77777777" w:rsidR="00086691" w:rsidRPr="00DD0FE0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>CS class Message =2+0=2</w:t>
      </w:r>
    </w:p>
    <w:p w14:paraId="45092837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D0FE0">
        <w:rPr>
          <w:rFonts w:ascii="Times New Roman" w:hAnsi="Times New Roman" w:cs="Times New Roman"/>
          <w:sz w:val="24"/>
          <w:lang w:val="en-US"/>
        </w:rPr>
        <w:t>CS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WinHistoryDbContext</w:t>
      </w:r>
      <w:r w:rsidRPr="005116F7">
        <w:rPr>
          <w:rFonts w:ascii="Times New Roman" w:hAnsi="Times New Roman" w:cs="Times New Roman"/>
          <w:sz w:val="24"/>
        </w:rPr>
        <w:t xml:space="preserve"> =3</w:t>
      </w:r>
      <w:r>
        <w:rPr>
          <w:rFonts w:ascii="Times New Roman" w:hAnsi="Times New Roman" w:cs="Times New Roman"/>
          <w:sz w:val="24"/>
        </w:rPr>
        <w:t>+1</w:t>
      </w:r>
      <w:r w:rsidRPr="005116F7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>4</w:t>
      </w:r>
    </w:p>
    <w:p w14:paraId="7AFDF4A0" w14:textId="67DF9F69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 SearchParametrs=3+1=4</w:t>
      </w:r>
    </w:p>
    <w:p w14:paraId="7B9E8DD7" w14:textId="08F372B0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 HasGuidParam=2+1=3</w:t>
      </w:r>
    </w:p>
    <w:p w14:paraId="0CB46AB8" w14:textId="7E8380DB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 HasMinimumLevelParam=2+1=3</w:t>
      </w:r>
    </w:p>
    <w:p w14:paraId="006EC0D5" w14:textId="33664E12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 NoParam=1+0=1</w:t>
      </w:r>
    </w:p>
    <w:p w14:paraId="33E85065" w14:textId="76CDE7FF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 ContainsParam=2+1=3</w:t>
      </w:r>
    </w:p>
    <w:p w14:paraId="79E5ABD5" w14:textId="77777777" w:rsidR="00821E7F" w:rsidRPr="00821E7F" w:rsidRDefault="00821E7F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0B58A511" w14:textId="379CEDE9" w:rsidR="00086691" w:rsidRPr="00821E7F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 =</w:t>
      </w:r>
      <w:r w:rsidR="00821E7F" w:rsidRPr="00821E7F">
        <w:rPr>
          <w:rFonts w:ascii="Times New Roman" w:hAnsi="Times New Roman" w:cs="Times New Roman"/>
          <w:sz w:val="24"/>
          <w:lang w:val="en-US"/>
        </w:rPr>
        <w:t>3.8</w:t>
      </w:r>
    </w:p>
    <w:p w14:paraId="62C143E8" w14:textId="77777777" w:rsidR="00086691" w:rsidRPr="00821E7F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2B57071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44B858E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6F372AF8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32786DD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511BCE91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198BAD07" w14:textId="3BE34C31" w:rsidR="00F6212D" w:rsidRPr="00F6212D" w:rsidRDefault="00F6212D" w:rsidP="00F6212D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F6212D">
        <w:rPr>
          <w:rFonts w:ascii="Times New Roman" w:hAnsi="Times New Roman" w:cs="Times New Roman"/>
          <w:sz w:val="24"/>
          <w:lang w:val="en-US"/>
        </w:rPr>
        <w:t xml:space="preserve"> HasGuidParam=1</w:t>
      </w:r>
    </w:p>
    <w:p w14:paraId="1E79AB61" w14:textId="76C47BBC" w:rsidR="00F6212D" w:rsidRPr="00F6212D" w:rsidRDefault="00F6212D" w:rsidP="00F6212D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lastRenderedPageBreak/>
        <w:t>NOO</w:t>
      </w:r>
      <w:r w:rsidRPr="00F6212D">
        <w:rPr>
          <w:rFonts w:ascii="Times New Roman" w:hAnsi="Times New Roman" w:cs="Times New Roman"/>
          <w:sz w:val="24"/>
          <w:lang w:val="en-US"/>
        </w:rPr>
        <w:t xml:space="preserve"> HasMinimumLevelParam=1</w:t>
      </w:r>
    </w:p>
    <w:p w14:paraId="3CB066CE" w14:textId="26B3F1A6" w:rsidR="00F6212D" w:rsidRPr="00F6212D" w:rsidRDefault="00F6212D" w:rsidP="00F6212D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F6212D">
        <w:rPr>
          <w:rFonts w:ascii="Times New Roman" w:hAnsi="Times New Roman" w:cs="Times New Roman"/>
          <w:sz w:val="24"/>
          <w:lang w:val="en-US"/>
        </w:rPr>
        <w:t xml:space="preserve"> NoParam=1</w:t>
      </w:r>
    </w:p>
    <w:p w14:paraId="608046F4" w14:textId="1B2278EE" w:rsidR="00F6212D" w:rsidRPr="00966FAB" w:rsidRDefault="00F6212D" w:rsidP="00F6212D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F6212D">
        <w:rPr>
          <w:rFonts w:ascii="Times New Roman" w:hAnsi="Times New Roman" w:cs="Times New Roman"/>
          <w:sz w:val="24"/>
        </w:rPr>
        <w:t xml:space="preserve"> ContainsParam=</w:t>
      </w:r>
      <w:r>
        <w:rPr>
          <w:rFonts w:ascii="Times New Roman" w:hAnsi="Times New Roman" w:cs="Times New Roman"/>
          <w:sz w:val="24"/>
        </w:rPr>
        <w:t>1</w:t>
      </w:r>
    </w:p>
    <w:p w14:paraId="32D06040" w14:textId="310AE8F0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966FAB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>0</w:t>
      </w:r>
      <w:r w:rsidR="00F6212D">
        <w:rPr>
          <w:rFonts w:ascii="Times New Roman" w:hAnsi="Times New Roman" w:cs="Times New Roman"/>
          <w:sz w:val="24"/>
        </w:rPr>
        <w:t>.4444</w:t>
      </w:r>
    </w:p>
    <w:p w14:paraId="7F094D57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2E8F77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5E6B8466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5DC31EE9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уровнях иерархии. Для рекомендуемых значений CS = 20 и DIT = 6 рекомендуемое значение NOA ≤ 4 методов (для класса-листа). </w:t>
      </w:r>
    </w:p>
    <w:p w14:paraId="10947E35" w14:textId="3D5CFED9" w:rsidR="00C544FA" w:rsidRPr="00C544FA" w:rsidRDefault="00C544FA" w:rsidP="00C544F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544FA">
        <w:rPr>
          <w:rFonts w:ascii="Times New Roman" w:hAnsi="Times New Roman" w:cs="Times New Roman"/>
          <w:sz w:val="24"/>
          <w:lang w:val="en-US"/>
        </w:rPr>
        <w:t>NOA HasGuidParam=1</w:t>
      </w:r>
    </w:p>
    <w:p w14:paraId="2BBA6AA8" w14:textId="14FF8448" w:rsidR="00C544FA" w:rsidRPr="00C544FA" w:rsidRDefault="00C544FA" w:rsidP="00C544F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544FA">
        <w:rPr>
          <w:rFonts w:ascii="Times New Roman" w:hAnsi="Times New Roman" w:cs="Times New Roman"/>
          <w:sz w:val="24"/>
          <w:lang w:val="en-US"/>
        </w:rPr>
        <w:t>NOA HasMinimumLevelParam=1</w:t>
      </w:r>
    </w:p>
    <w:p w14:paraId="299A79BD" w14:textId="5042AB02" w:rsidR="00C544FA" w:rsidRPr="00C544FA" w:rsidRDefault="00C544FA" w:rsidP="00C544F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544FA">
        <w:rPr>
          <w:rFonts w:ascii="Times New Roman" w:hAnsi="Times New Roman" w:cs="Times New Roman"/>
          <w:sz w:val="24"/>
          <w:lang w:val="en-US"/>
        </w:rPr>
        <w:t>NOA NoParam=1</w:t>
      </w:r>
    </w:p>
    <w:p w14:paraId="6DF367DC" w14:textId="694D8A6D" w:rsidR="00C544FA" w:rsidRDefault="00C544FA" w:rsidP="00C544F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C544FA">
        <w:rPr>
          <w:rFonts w:ascii="Times New Roman" w:hAnsi="Times New Roman" w:cs="Times New Roman"/>
          <w:sz w:val="24"/>
        </w:rPr>
        <w:t>NOA ContainsParam=1</w:t>
      </w:r>
    </w:p>
    <w:p w14:paraId="2185B307" w14:textId="0AB5D700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NOA=0</w:t>
      </w:r>
      <w:r w:rsidR="00C544FA">
        <w:rPr>
          <w:rFonts w:ascii="Times New Roman" w:hAnsi="Times New Roman" w:cs="Times New Roman"/>
          <w:sz w:val="24"/>
        </w:rPr>
        <w:t>.444</w:t>
      </w:r>
    </w:p>
    <w:p w14:paraId="2131D9FA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0841BC6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372A2723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9: Индекс специализации SI (Specialization Index) </w:t>
      </w:r>
    </w:p>
    <w:p w14:paraId="672C49F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291FA523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(NOO * уровень) /Mобщ, </w:t>
      </w:r>
    </w:p>
    <w:p w14:paraId="3E0EFFF7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607E6EC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6D6DF15C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63C30D27" w14:textId="30FE6871" w:rsidR="003D1326" w:rsidRPr="00544F08" w:rsidRDefault="003D1326" w:rsidP="003D13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3D1326">
        <w:rPr>
          <w:rFonts w:ascii="Times New Roman" w:hAnsi="Times New Roman" w:cs="Times New Roman"/>
          <w:sz w:val="24"/>
          <w:lang w:val="en-US"/>
        </w:rPr>
        <w:t>SI HasGuidParam=</w:t>
      </w:r>
      <w:r w:rsidR="00544F08" w:rsidRPr="00544F08">
        <w:rPr>
          <w:rFonts w:ascii="Times New Roman" w:hAnsi="Times New Roman" w:cs="Times New Roman"/>
          <w:sz w:val="24"/>
          <w:lang w:val="en-US"/>
        </w:rPr>
        <w:t>0.5</w:t>
      </w:r>
    </w:p>
    <w:p w14:paraId="4CDC8289" w14:textId="4C927FDE" w:rsidR="003D1326" w:rsidRPr="00544F08" w:rsidRDefault="003D1326" w:rsidP="003D13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3D1326">
        <w:rPr>
          <w:rFonts w:ascii="Times New Roman" w:hAnsi="Times New Roman" w:cs="Times New Roman"/>
          <w:sz w:val="24"/>
          <w:lang w:val="en-US"/>
        </w:rPr>
        <w:t>SI HasMinimumLevelParam=</w:t>
      </w:r>
      <w:r w:rsidR="00544F08" w:rsidRPr="00544F08">
        <w:rPr>
          <w:rFonts w:ascii="Times New Roman" w:hAnsi="Times New Roman" w:cs="Times New Roman"/>
          <w:sz w:val="24"/>
          <w:lang w:val="en-US"/>
        </w:rPr>
        <w:t>0.5</w:t>
      </w:r>
    </w:p>
    <w:p w14:paraId="428894CA" w14:textId="59963BAB" w:rsidR="003D1326" w:rsidRPr="00544F08" w:rsidRDefault="003D1326" w:rsidP="003D13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3D1326">
        <w:rPr>
          <w:rFonts w:ascii="Times New Roman" w:hAnsi="Times New Roman" w:cs="Times New Roman"/>
          <w:sz w:val="24"/>
          <w:lang w:val="en-US"/>
        </w:rPr>
        <w:t>SI NoParam=</w:t>
      </w:r>
      <w:r w:rsidR="00544F08" w:rsidRPr="00544F08">
        <w:rPr>
          <w:rFonts w:ascii="Times New Roman" w:hAnsi="Times New Roman" w:cs="Times New Roman"/>
          <w:sz w:val="24"/>
          <w:lang w:val="en-US"/>
        </w:rPr>
        <w:t>0.5</w:t>
      </w:r>
    </w:p>
    <w:p w14:paraId="4D7454C5" w14:textId="77148F76" w:rsidR="003D1326" w:rsidRDefault="003D1326" w:rsidP="003D1326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3D1326">
        <w:rPr>
          <w:rFonts w:ascii="Times New Roman" w:hAnsi="Times New Roman" w:cs="Times New Roman"/>
          <w:sz w:val="24"/>
        </w:rPr>
        <w:t>SI ContainsParam=</w:t>
      </w:r>
      <w:r w:rsidR="00544F08">
        <w:rPr>
          <w:rFonts w:ascii="Times New Roman" w:hAnsi="Times New Roman" w:cs="Times New Roman"/>
          <w:sz w:val="24"/>
        </w:rPr>
        <w:t>0.5</w:t>
      </w:r>
    </w:p>
    <w:p w14:paraId="2DD1416C" w14:textId="6192D686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</w:t>
      </w:r>
      <w:r w:rsidR="003D1326" w:rsidRPr="003D1326">
        <w:rPr>
          <w:rFonts w:ascii="Times New Roman" w:hAnsi="Times New Roman" w:cs="Times New Roman"/>
          <w:sz w:val="24"/>
        </w:rPr>
        <w:t>=0.</w:t>
      </w:r>
      <w:r w:rsidR="00544F08">
        <w:rPr>
          <w:rFonts w:ascii="Times New Roman" w:hAnsi="Times New Roman" w:cs="Times New Roman"/>
          <w:sz w:val="24"/>
        </w:rPr>
        <w:t>2222</w:t>
      </w:r>
    </w:p>
    <w:p w14:paraId="4FC78E6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35AEA171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07744359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В качестве индикатора размера может использоваться количество строк программы.</w:t>
      </w:r>
    </w:p>
    <w:p w14:paraId="124851E6" w14:textId="77777777" w:rsidR="00086691" w:rsidRPr="004F324E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4F324E">
        <w:rPr>
          <w:rFonts w:ascii="Times New Roman" w:hAnsi="Times New Roman" w:cs="Times New Roman"/>
          <w:sz w:val="24"/>
          <w:lang w:val="en-US"/>
        </w:rPr>
        <w:t>CS class WinHistory =57/11=5.1818</w:t>
      </w:r>
    </w:p>
    <w:p w14:paraId="7B7AB09B" w14:textId="77777777" w:rsidR="00086691" w:rsidRPr="004F324E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ClientInfo =15/2=7.5</w:t>
      </w:r>
    </w:p>
    <w:p w14:paraId="2CD61229" w14:textId="77777777" w:rsidR="00086691" w:rsidRPr="004F324E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Message =</w:t>
      </w:r>
      <w:r>
        <w:rPr>
          <w:rFonts w:ascii="Times New Roman" w:hAnsi="Times New Roman" w:cs="Times New Roman"/>
          <w:sz w:val="24"/>
          <w:lang w:val="en-US"/>
        </w:rPr>
        <w:t>13/2</w:t>
      </w:r>
      <w:r w:rsidRPr="004F324E">
        <w:rPr>
          <w:rFonts w:ascii="Times New Roman" w:hAnsi="Times New Roman" w:cs="Times New Roman"/>
          <w:sz w:val="24"/>
          <w:lang w:val="en-US"/>
        </w:rPr>
        <w:t>=6.5</w:t>
      </w:r>
    </w:p>
    <w:p w14:paraId="2B837F72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class WinHistoryDbContext =17/</w:t>
      </w:r>
      <w:r w:rsidRPr="005116F7">
        <w:rPr>
          <w:rFonts w:ascii="Times New Roman" w:hAnsi="Times New Roman" w:cs="Times New Roman"/>
          <w:sz w:val="24"/>
          <w:lang w:val="en-US"/>
        </w:rPr>
        <w:t>3</w:t>
      </w:r>
      <w:r w:rsidRPr="004F324E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5.666</w:t>
      </w:r>
    </w:p>
    <w:p w14:paraId="591EBADB" w14:textId="193298A0" w:rsidR="00A7511E" w:rsidRPr="00997019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A7511E">
        <w:rPr>
          <w:rFonts w:ascii="Times New Roman" w:hAnsi="Times New Roman" w:cs="Times New Roman"/>
          <w:sz w:val="24"/>
          <w:lang w:val="en-US"/>
        </w:rPr>
        <w:t xml:space="preserve"> </w:t>
      </w:r>
      <w:r w:rsidRPr="00821E7F">
        <w:rPr>
          <w:rFonts w:ascii="Times New Roman" w:hAnsi="Times New Roman" w:cs="Times New Roman"/>
          <w:sz w:val="24"/>
          <w:lang w:val="en-US"/>
        </w:rPr>
        <w:t>SearchParametrs=</w:t>
      </w:r>
      <w:r w:rsidR="00997019" w:rsidRPr="00997019">
        <w:rPr>
          <w:rFonts w:ascii="Times New Roman" w:hAnsi="Times New Roman" w:cs="Times New Roman"/>
          <w:sz w:val="24"/>
          <w:lang w:val="en-US"/>
        </w:rPr>
        <w:t>9</w:t>
      </w:r>
      <w:r w:rsidR="00997019">
        <w:rPr>
          <w:rFonts w:ascii="Times New Roman" w:hAnsi="Times New Roman" w:cs="Times New Roman"/>
          <w:sz w:val="24"/>
          <w:lang w:val="en-US"/>
        </w:rPr>
        <w:t>/3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997019">
        <w:rPr>
          <w:rFonts w:ascii="Times New Roman" w:hAnsi="Times New Roman" w:cs="Times New Roman"/>
          <w:sz w:val="24"/>
          <w:lang w:val="en-US"/>
        </w:rPr>
        <w:t>3</w:t>
      </w:r>
    </w:p>
    <w:p w14:paraId="0AF337A2" w14:textId="21973A58" w:rsidR="00A7511E" w:rsidRPr="00E371F1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HasGuidParam=</w:t>
      </w:r>
      <w:r w:rsidR="00997019" w:rsidRPr="00997019">
        <w:rPr>
          <w:rFonts w:ascii="Times New Roman" w:hAnsi="Times New Roman" w:cs="Times New Roman"/>
          <w:sz w:val="24"/>
          <w:lang w:val="en-US"/>
        </w:rPr>
        <w:t>8/2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997019">
        <w:rPr>
          <w:rFonts w:ascii="Times New Roman" w:hAnsi="Times New Roman" w:cs="Times New Roman"/>
          <w:sz w:val="24"/>
          <w:lang w:val="en-US"/>
        </w:rPr>
        <w:t>4</w:t>
      </w:r>
    </w:p>
    <w:p w14:paraId="2FA9EDB0" w14:textId="08C337CB" w:rsidR="00A7511E" w:rsidRPr="00E371F1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HasMinimumLevelParam=</w:t>
      </w:r>
      <w:r w:rsidR="00997019" w:rsidRPr="00997019">
        <w:rPr>
          <w:rFonts w:ascii="Times New Roman" w:hAnsi="Times New Roman" w:cs="Times New Roman"/>
          <w:sz w:val="24"/>
          <w:lang w:val="en-US"/>
        </w:rPr>
        <w:t>8/2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997019">
        <w:rPr>
          <w:rFonts w:ascii="Times New Roman" w:hAnsi="Times New Roman" w:cs="Times New Roman"/>
          <w:sz w:val="24"/>
          <w:lang w:val="en-US"/>
        </w:rPr>
        <w:t>4</w:t>
      </w:r>
    </w:p>
    <w:p w14:paraId="25103661" w14:textId="7F75556C" w:rsidR="00A7511E" w:rsidRPr="00E371F1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NoParam=</w:t>
      </w:r>
      <w:r w:rsidR="00997019" w:rsidRPr="00997019">
        <w:rPr>
          <w:rFonts w:ascii="Times New Roman" w:hAnsi="Times New Roman" w:cs="Times New Roman"/>
          <w:sz w:val="24"/>
          <w:lang w:val="en-US"/>
        </w:rPr>
        <w:t>5/1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997019">
        <w:rPr>
          <w:rFonts w:ascii="Times New Roman" w:hAnsi="Times New Roman" w:cs="Times New Roman"/>
          <w:sz w:val="24"/>
          <w:lang w:val="en-US"/>
        </w:rPr>
        <w:t>5</w:t>
      </w:r>
    </w:p>
    <w:p w14:paraId="7A02FEFA" w14:textId="244F89C6" w:rsidR="00A7511E" w:rsidRPr="00E371F1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ContainsParam=</w:t>
      </w:r>
      <w:r w:rsidR="00997019" w:rsidRPr="00997019">
        <w:rPr>
          <w:rFonts w:ascii="Times New Roman" w:hAnsi="Times New Roman" w:cs="Times New Roman"/>
          <w:sz w:val="24"/>
          <w:lang w:val="en-US"/>
        </w:rPr>
        <w:t>8/2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3B5B2A">
        <w:rPr>
          <w:rFonts w:ascii="Times New Roman" w:hAnsi="Times New Roman" w:cs="Times New Roman"/>
          <w:sz w:val="24"/>
          <w:lang w:val="en-US"/>
        </w:rPr>
        <w:t>4</w:t>
      </w:r>
    </w:p>
    <w:p w14:paraId="262C2AB2" w14:textId="5C9891D0" w:rsidR="00A7511E" w:rsidRDefault="00A7511E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6EBCF601" w14:textId="1C7CA3A8" w:rsidR="00086691" w:rsidRPr="003B5B2A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A7511E">
        <w:rPr>
          <w:rFonts w:ascii="Times New Roman" w:hAnsi="Times New Roman" w:cs="Times New Roman"/>
          <w:sz w:val="24"/>
          <w:lang w:val="en-US"/>
        </w:rPr>
        <w:t>=</w:t>
      </w:r>
      <w:r w:rsidR="00764B55" w:rsidRPr="003B5B2A">
        <w:rPr>
          <w:rFonts w:ascii="Times New Roman" w:hAnsi="Times New Roman" w:cs="Times New Roman"/>
          <w:sz w:val="24"/>
          <w:lang w:val="en-US"/>
        </w:rPr>
        <w:t>5</w:t>
      </w:r>
    </w:p>
    <w:p w14:paraId="62366A0A" w14:textId="77777777" w:rsidR="00086691" w:rsidRPr="00A7511E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5C8EEE34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97019">
        <w:rPr>
          <w:rFonts w:ascii="Times New Roman" w:hAnsi="Times New Roman" w:cs="Times New Roman"/>
          <w:b/>
          <w:sz w:val="24"/>
          <w:lang w:val="en-US"/>
        </w:rPr>
        <w:t xml:space="preserve"> 11: </w:t>
      </w:r>
      <w:r w:rsidRPr="00966FAB">
        <w:rPr>
          <w:rFonts w:ascii="Times New Roman" w:hAnsi="Times New Roman" w:cs="Times New Roman"/>
          <w:b/>
          <w:sz w:val="24"/>
        </w:rPr>
        <w:t>Среднее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количество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параметров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операцию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4F324E">
        <w:rPr>
          <w:rFonts w:ascii="Times New Roman" w:hAnsi="Times New Roman" w:cs="Times New Roman"/>
          <w:b/>
          <w:sz w:val="24"/>
          <w:lang w:val="en-US"/>
        </w:rPr>
        <w:t>NP</w:t>
      </w:r>
      <w:r w:rsidRPr="004F324E">
        <w:rPr>
          <w:rFonts w:ascii="Times New Roman" w:hAnsi="Times New Roman" w:cs="Times New Roman"/>
          <w:b/>
          <w:sz w:val="24"/>
          <w:vertAlign w:val="subscript"/>
          <w:lang w:val="en-US"/>
        </w:rPr>
        <w:t>AVG</w:t>
      </w:r>
    </w:p>
    <w:p w14:paraId="7255224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5116F7">
        <w:rPr>
          <w:rFonts w:ascii="Times New Roman" w:hAnsi="Times New Roman" w:cs="Times New Roman"/>
          <w:b/>
          <w:sz w:val="24"/>
        </w:rPr>
        <w:t>(</w:t>
      </w:r>
      <w:r w:rsidRPr="004F324E">
        <w:rPr>
          <w:rFonts w:ascii="Times New Roman" w:hAnsi="Times New Roman" w:cs="Times New Roman"/>
          <w:b/>
          <w:sz w:val="24"/>
          <w:lang w:val="en-US"/>
        </w:rPr>
        <w:t>AverageNumbero</w:t>
      </w:r>
      <w:r w:rsidRPr="00966FAB">
        <w:rPr>
          <w:rFonts w:ascii="Times New Roman" w:hAnsi="Times New Roman" w:cs="Times New Roman"/>
          <w:b/>
          <w:sz w:val="24"/>
        </w:rPr>
        <w:t xml:space="preserve">fParametersperoperation) </w:t>
      </w:r>
    </w:p>
    <w:p w14:paraId="47119C8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Чем больше параметров у операции, тем сложнее сотрудничество между объектами. Поэтому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09AF5FBC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27F85D9B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WinHistory =</w:t>
      </w:r>
      <w:r w:rsidRPr="005116F7">
        <w:rPr>
          <w:rFonts w:ascii="Times New Roman" w:hAnsi="Times New Roman" w:cs="Times New Roman"/>
          <w:sz w:val="24"/>
          <w:lang w:val="en-US"/>
        </w:rPr>
        <w:t>2/</w:t>
      </w:r>
      <w:r w:rsidRPr="00727926">
        <w:rPr>
          <w:rFonts w:ascii="Times New Roman" w:hAnsi="Times New Roman" w:cs="Times New Roman"/>
          <w:sz w:val="24"/>
          <w:lang w:val="en-US"/>
        </w:rPr>
        <w:t>8=</w:t>
      </w:r>
      <w:r w:rsidRPr="005116F7">
        <w:rPr>
          <w:rFonts w:ascii="Times New Roman" w:hAnsi="Times New Roman" w:cs="Times New Roman"/>
          <w:sz w:val="24"/>
          <w:lang w:val="en-US"/>
        </w:rPr>
        <w:t>0,25</w:t>
      </w:r>
    </w:p>
    <w:p w14:paraId="7E2BC086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ClientInfo =</w:t>
      </w:r>
      <w:r w:rsidRPr="005116F7">
        <w:rPr>
          <w:rFonts w:ascii="Times New Roman" w:hAnsi="Times New Roman" w:cs="Times New Roman"/>
          <w:sz w:val="24"/>
          <w:lang w:val="en-US"/>
        </w:rPr>
        <w:t>3</w:t>
      </w:r>
      <w:r>
        <w:rPr>
          <w:rFonts w:ascii="Times New Roman" w:hAnsi="Times New Roman" w:cs="Times New Roman"/>
          <w:sz w:val="24"/>
          <w:lang w:val="en-US"/>
        </w:rPr>
        <w:t>/2</w:t>
      </w:r>
      <w:r w:rsidRPr="00727926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1.5</w:t>
      </w:r>
    </w:p>
    <w:p w14:paraId="6F85BDE0" w14:textId="77777777" w:rsidR="00086691" w:rsidRPr="00444489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Message =</w:t>
      </w:r>
      <w:r>
        <w:rPr>
          <w:rFonts w:ascii="Times New Roman" w:hAnsi="Times New Roman" w:cs="Times New Roman"/>
          <w:sz w:val="24"/>
          <w:lang w:val="en-US"/>
        </w:rPr>
        <w:t>5/2</w:t>
      </w:r>
      <w:r w:rsidRPr="00727926">
        <w:rPr>
          <w:rFonts w:ascii="Times New Roman" w:hAnsi="Times New Roman" w:cs="Times New Roman"/>
          <w:sz w:val="24"/>
          <w:lang w:val="en-US"/>
        </w:rPr>
        <w:t>=2</w:t>
      </w:r>
      <w:r w:rsidRPr="00444489">
        <w:rPr>
          <w:rFonts w:ascii="Times New Roman" w:hAnsi="Times New Roman" w:cs="Times New Roman"/>
          <w:sz w:val="24"/>
          <w:lang w:val="en-US"/>
        </w:rPr>
        <w:t>.5</w:t>
      </w:r>
    </w:p>
    <w:p w14:paraId="78D23B79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WinHistoryDbContext =</w:t>
      </w:r>
      <w:r w:rsidRPr="005116F7">
        <w:rPr>
          <w:rFonts w:ascii="Times New Roman" w:hAnsi="Times New Roman" w:cs="Times New Roman"/>
          <w:sz w:val="24"/>
          <w:lang w:val="en-US"/>
        </w:rPr>
        <w:t>2/</w:t>
      </w:r>
      <w:r w:rsidRPr="00727926">
        <w:rPr>
          <w:rFonts w:ascii="Times New Roman" w:hAnsi="Times New Roman" w:cs="Times New Roman"/>
          <w:sz w:val="24"/>
          <w:lang w:val="en-US"/>
        </w:rPr>
        <w:t>3=</w:t>
      </w:r>
      <w:r w:rsidRPr="005116F7">
        <w:rPr>
          <w:rFonts w:ascii="Times New Roman" w:hAnsi="Times New Roman" w:cs="Times New Roman"/>
          <w:sz w:val="24"/>
          <w:lang w:val="en-US"/>
        </w:rPr>
        <w:t>0,6</w:t>
      </w:r>
    </w:p>
    <w:p w14:paraId="2E8D07E6" w14:textId="0A5F6047" w:rsidR="006E429C" w:rsidRPr="00997019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6E429C">
        <w:rPr>
          <w:rFonts w:ascii="Times New Roman" w:hAnsi="Times New Roman" w:cs="Times New Roman"/>
          <w:sz w:val="24"/>
          <w:lang w:val="en-US"/>
        </w:rPr>
        <w:t xml:space="preserve">NPAVG </w:t>
      </w:r>
      <w:r w:rsidRPr="00821E7F">
        <w:rPr>
          <w:rFonts w:ascii="Times New Roman" w:hAnsi="Times New Roman" w:cs="Times New Roman"/>
          <w:sz w:val="24"/>
          <w:lang w:val="en-US"/>
        </w:rPr>
        <w:t>SearchParametrs=</w:t>
      </w:r>
      <w:r w:rsidR="00E371F1" w:rsidRPr="00E371F1">
        <w:rPr>
          <w:rFonts w:ascii="Times New Roman" w:hAnsi="Times New Roman" w:cs="Times New Roman"/>
          <w:sz w:val="24"/>
          <w:lang w:val="en-US"/>
        </w:rPr>
        <w:t>1</w:t>
      </w:r>
      <w:r>
        <w:rPr>
          <w:rFonts w:ascii="Times New Roman" w:hAnsi="Times New Roman" w:cs="Times New Roman"/>
          <w:sz w:val="24"/>
          <w:lang w:val="en-US"/>
        </w:rPr>
        <w:t>/3</w:t>
      </w:r>
    </w:p>
    <w:p w14:paraId="7374BD25" w14:textId="76893FBE" w:rsidR="006E429C" w:rsidRPr="00E371F1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HasGuidParam=</w:t>
      </w:r>
      <w:r w:rsidR="00E371F1" w:rsidRPr="00E371F1">
        <w:rPr>
          <w:rFonts w:ascii="Times New Roman" w:hAnsi="Times New Roman" w:cs="Times New Roman"/>
          <w:sz w:val="24"/>
          <w:lang w:val="en-US"/>
        </w:rPr>
        <w:t>1</w:t>
      </w:r>
      <w:r w:rsidRPr="00997019">
        <w:rPr>
          <w:rFonts w:ascii="Times New Roman" w:hAnsi="Times New Roman" w:cs="Times New Roman"/>
          <w:sz w:val="24"/>
          <w:lang w:val="en-US"/>
        </w:rPr>
        <w:t>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0.5</w:t>
      </w:r>
    </w:p>
    <w:p w14:paraId="6089364A" w14:textId="4BEEAE58" w:rsidR="006E429C" w:rsidRPr="00E371F1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HasMinimumLevelParam=</w:t>
      </w:r>
      <w:r w:rsidR="00E371F1" w:rsidRPr="00E371F1">
        <w:rPr>
          <w:rFonts w:ascii="Times New Roman" w:hAnsi="Times New Roman" w:cs="Times New Roman"/>
          <w:sz w:val="24"/>
          <w:lang w:val="en-US"/>
        </w:rPr>
        <w:t>1</w:t>
      </w:r>
      <w:r w:rsidRPr="00997019">
        <w:rPr>
          <w:rFonts w:ascii="Times New Roman" w:hAnsi="Times New Roman" w:cs="Times New Roman"/>
          <w:sz w:val="24"/>
          <w:lang w:val="en-US"/>
        </w:rPr>
        <w:t>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0.5</w:t>
      </w:r>
    </w:p>
    <w:p w14:paraId="0AF4ACD9" w14:textId="66F28C31" w:rsidR="006E429C" w:rsidRPr="00E371F1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NoParam=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</w:t>
      </w:r>
      <w:r w:rsidRPr="00997019">
        <w:rPr>
          <w:rFonts w:ascii="Times New Roman" w:hAnsi="Times New Roman" w:cs="Times New Roman"/>
          <w:sz w:val="24"/>
          <w:lang w:val="en-US"/>
        </w:rPr>
        <w:t>/1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</w:t>
      </w:r>
    </w:p>
    <w:p w14:paraId="6797ACE3" w14:textId="7CB806BF" w:rsidR="006E429C" w:rsidRPr="00E371F1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ContainsParam=</w:t>
      </w:r>
      <w:r w:rsidR="00E371F1" w:rsidRPr="00E371F1">
        <w:rPr>
          <w:rFonts w:ascii="Times New Roman" w:hAnsi="Times New Roman" w:cs="Times New Roman"/>
          <w:sz w:val="24"/>
          <w:lang w:val="en-US"/>
        </w:rPr>
        <w:t>1</w:t>
      </w:r>
      <w:r w:rsidRPr="00997019">
        <w:rPr>
          <w:rFonts w:ascii="Times New Roman" w:hAnsi="Times New Roman" w:cs="Times New Roman"/>
          <w:sz w:val="24"/>
          <w:lang w:val="en-US"/>
        </w:rPr>
        <w:t>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0.5</w:t>
      </w:r>
    </w:p>
    <w:p w14:paraId="0F137C0B" w14:textId="77777777" w:rsidR="006E429C" w:rsidRPr="005116F7" w:rsidRDefault="006E429C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34408FF6" w14:textId="6644AD92" w:rsidR="00086691" w:rsidRPr="00E371F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6E429C">
        <w:rPr>
          <w:rFonts w:ascii="Times New Roman" w:hAnsi="Times New Roman" w:cs="Times New Roman"/>
          <w:sz w:val="24"/>
          <w:lang w:val="en-US"/>
        </w:rPr>
        <w:t xml:space="preserve"> =</w:t>
      </w:r>
      <w:r w:rsidR="00E371F1">
        <w:rPr>
          <w:rFonts w:ascii="Times New Roman" w:hAnsi="Times New Roman" w:cs="Times New Roman"/>
          <w:sz w:val="24"/>
        </w:rPr>
        <w:t>0.742</w:t>
      </w:r>
    </w:p>
    <w:p w14:paraId="2BDFA5B6" w14:textId="77777777" w:rsidR="00086691" w:rsidRPr="006E429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3DE50CB0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DIT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Depth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of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Inheritance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Tree</w:t>
      </w:r>
      <w:r w:rsidRPr="005116F7">
        <w:rPr>
          <w:rFonts w:ascii="Times New Roman" w:hAnsi="Times New Roman" w:cs="Times New Roman"/>
          <w:b/>
          <w:sz w:val="24"/>
        </w:rPr>
        <w:t>)</w:t>
      </w:r>
    </w:p>
    <w:p w14:paraId="1724800D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444489">
        <w:rPr>
          <w:rFonts w:ascii="Times New Roman" w:hAnsi="Times New Roman" w:cs="Times New Roman"/>
          <w:sz w:val="24"/>
          <w:lang w:val="en-US"/>
        </w:rPr>
        <w:t>DI</w:t>
      </w:r>
      <w:r w:rsidRPr="00966FAB">
        <w:rPr>
          <w:rFonts w:ascii="Times New Roman" w:hAnsi="Times New Roman" w:cs="Times New Roman"/>
          <w:sz w:val="24"/>
        </w:rPr>
        <w:t>T определяется как максимальная длина пути от листа до корня дерева наследования классов.</w:t>
      </w:r>
    </w:p>
    <w:p w14:paraId="6E512A78" w14:textId="4A0C96CD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DIT = </w:t>
      </w:r>
      <w:r w:rsidR="009E5CEC">
        <w:rPr>
          <w:rFonts w:ascii="Times New Roman" w:hAnsi="Times New Roman" w:cs="Times New Roman"/>
          <w:sz w:val="24"/>
        </w:rPr>
        <w:t>1</w:t>
      </w:r>
    </w:p>
    <w:p w14:paraId="3AD71CD4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6979C5C2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7FA48E0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66E96142" w14:textId="1EC3577F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NOM = </w:t>
      </w:r>
      <w:r w:rsidR="00427994">
        <w:rPr>
          <w:rFonts w:ascii="Times New Roman" w:hAnsi="Times New Roman" w:cs="Times New Roman"/>
          <w:sz w:val="24"/>
        </w:rPr>
        <w:t>24</w:t>
      </w:r>
    </w:p>
    <w:p w14:paraId="2244FC2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B8AB34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(Numberofclasses)</w:t>
      </w:r>
    </w:p>
    <w:p w14:paraId="230C3A01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271A0D55" w14:textId="77126826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NC = </w:t>
      </w:r>
      <w:r w:rsidR="00427994">
        <w:rPr>
          <w:rFonts w:ascii="Times New Roman" w:hAnsi="Times New Roman" w:cs="Times New Roman"/>
          <w:sz w:val="24"/>
        </w:rPr>
        <w:t>9</w:t>
      </w:r>
    </w:p>
    <w:p w14:paraId="2D7E4EF8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61A858C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1263D970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1B99682B" w14:textId="5F915DBC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LOCsumАИС =</w:t>
      </w:r>
      <w:r>
        <w:rPr>
          <w:rFonts w:ascii="Times New Roman" w:hAnsi="Times New Roman" w:cs="Times New Roman"/>
          <w:sz w:val="24"/>
        </w:rPr>
        <w:t>1</w:t>
      </w:r>
      <w:r w:rsidR="00427994">
        <w:rPr>
          <w:rFonts w:ascii="Times New Roman" w:hAnsi="Times New Roman" w:cs="Times New Roman"/>
          <w:sz w:val="24"/>
        </w:rPr>
        <w:t>40</w:t>
      </w:r>
    </w:p>
    <w:p w14:paraId="605AFB49" w14:textId="77777777" w:rsidR="00086691" w:rsidRPr="00966FAB" w:rsidRDefault="00086691" w:rsidP="00553855">
      <w:pPr>
        <w:pStyle w:val="a7"/>
        <w:rPr>
          <w:rFonts w:ascii="Times New Roman" w:hAnsi="Times New Roman" w:cs="Times New Roman"/>
          <w:b/>
          <w:sz w:val="24"/>
        </w:rPr>
      </w:pPr>
    </w:p>
    <w:p w14:paraId="21C3D848" w14:textId="0D0E9B74" w:rsidR="001E797A" w:rsidRPr="00966FAB" w:rsidRDefault="001E797A" w:rsidP="00553855">
      <w:pPr>
        <w:pStyle w:val="a7"/>
        <w:rPr>
          <w:rFonts w:ascii="Times New Roman" w:hAnsi="Times New Roman" w:cs="Times New Roman"/>
          <w:sz w:val="24"/>
        </w:rPr>
      </w:pPr>
    </w:p>
    <w:p w14:paraId="5156F728" w14:textId="297A1A29" w:rsidR="00EA291C" w:rsidRPr="00966FAB" w:rsidRDefault="00EA291C" w:rsidP="00EA291C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Рисунок иерархия классов </w:t>
      </w:r>
      <w:r w:rsidR="00801578" w:rsidRPr="00966FAB">
        <w:rPr>
          <w:rFonts w:ascii="Times New Roman" w:hAnsi="Times New Roman" w:cs="Times New Roman"/>
          <w:sz w:val="24"/>
          <w:lang w:val="en-US"/>
        </w:rPr>
        <w:t>lib</w:t>
      </w:r>
      <w:r w:rsidRPr="00966FAB">
        <w:rPr>
          <w:rFonts w:ascii="Times New Roman" w:hAnsi="Times New Roman" w:cs="Times New Roman"/>
          <w:sz w:val="24"/>
        </w:rPr>
        <w:t xml:space="preserve"> </w:t>
      </w:r>
    </w:p>
    <w:p w14:paraId="10548789" w14:textId="77777777" w:rsidR="00EA291C" w:rsidRPr="00966FAB" w:rsidRDefault="00EA291C" w:rsidP="00EA291C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</w:p>
    <w:p w14:paraId="048FB67A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714D0EBB" w14:textId="77777777" w:rsidR="001E797A" w:rsidRPr="00966FAB" w:rsidRDefault="001E797A" w:rsidP="00553855">
      <w:pPr>
        <w:pStyle w:val="a7"/>
        <w:rPr>
          <w:rFonts w:ascii="Times New Roman" w:hAnsi="Times New Roman" w:cs="Times New Roman"/>
          <w:sz w:val="24"/>
        </w:rPr>
      </w:pPr>
    </w:p>
    <w:p w14:paraId="4656FB0E" w14:textId="77777777" w:rsidR="00553855" w:rsidRDefault="00553855" w:rsidP="00553855">
      <w:pPr>
        <w:pStyle w:val="a7"/>
        <w:outlineLvl w:val="1"/>
        <w:rPr>
          <w:rFonts w:ascii="Times New Roman" w:hAnsi="Times New Roman" w:cs="Times New Roman"/>
          <w:sz w:val="24"/>
        </w:rPr>
      </w:pPr>
      <w:bookmarkStart w:id="265" w:name="_Toc389136426"/>
      <w:r w:rsidRPr="00966FAB">
        <w:rPr>
          <w:rFonts w:ascii="Times New Roman" w:hAnsi="Times New Roman" w:cs="Times New Roman"/>
          <w:sz w:val="24"/>
        </w:rPr>
        <w:t>Тестирование и отладка</w:t>
      </w:r>
      <w:bookmarkEnd w:id="265"/>
    </w:p>
    <w:p w14:paraId="4BF58F36" w14:textId="77777777" w:rsidR="0000273A" w:rsidRDefault="0000273A" w:rsidP="0000273A">
      <w:pPr>
        <w:pStyle w:val="a7"/>
        <w:outlineLvl w:val="2"/>
        <w:rPr>
          <w:rFonts w:ascii="Times New Roman" w:hAnsi="Times New Roman" w:cs="Times New Roman"/>
          <w:sz w:val="24"/>
        </w:rPr>
      </w:pPr>
    </w:p>
    <w:p w14:paraId="20F80AD6" w14:textId="1A0BA63F" w:rsidR="0000273A" w:rsidRDefault="0000273A" w:rsidP="0000273A">
      <w:pPr>
        <w:pStyle w:val="a7"/>
        <w:outlineLvl w:val="2"/>
        <w:rPr>
          <w:rFonts w:ascii="Times New Roman" w:hAnsi="Times New Roman" w:cs="Times New Roman"/>
          <w:sz w:val="24"/>
        </w:rPr>
      </w:pPr>
      <w:bookmarkStart w:id="266" w:name="_Toc389136427"/>
      <w:r>
        <w:rPr>
          <w:rFonts w:ascii="Times New Roman" w:hAnsi="Times New Roman" w:cs="Times New Roman"/>
          <w:sz w:val="24"/>
        </w:rPr>
        <w:t>структурное</w:t>
      </w:r>
      <w:bookmarkEnd w:id="266"/>
    </w:p>
    <w:p w14:paraId="2683D9AB" w14:textId="77777777" w:rsidR="0000273A" w:rsidRPr="0000273A" w:rsidRDefault="0000273A" w:rsidP="0000273A">
      <w:pPr>
        <w:pStyle w:val="a7"/>
        <w:outlineLvl w:val="2"/>
        <w:rPr>
          <w:rFonts w:ascii="Times New Roman" w:hAnsi="Times New Roman" w:cs="Times New Roman"/>
          <w:sz w:val="24"/>
        </w:rPr>
      </w:pPr>
    </w:p>
    <w:p w14:paraId="5CA32419" w14:textId="45839121" w:rsidR="00D6699D" w:rsidRDefault="0000273A" w:rsidP="0000273A">
      <w:pPr>
        <w:pStyle w:val="3"/>
        <w:rPr>
          <w:rFonts w:ascii="Times New Roman" w:hAnsi="Times New Roman" w:cs="Times New Roman"/>
        </w:rPr>
      </w:pPr>
      <w:bookmarkStart w:id="267" w:name="_Toc389136428"/>
      <w:r>
        <w:rPr>
          <w:rFonts w:ascii="Times New Roman" w:hAnsi="Times New Roman" w:cs="Times New Roman"/>
        </w:rPr>
        <w:t>Функциональное</w:t>
      </w:r>
      <w:bookmarkEnd w:id="267"/>
      <w:r>
        <w:rPr>
          <w:rFonts w:ascii="Times New Roman" w:hAnsi="Times New Roman" w:cs="Times New Roman"/>
        </w:rPr>
        <w:t xml:space="preserve"> </w:t>
      </w:r>
    </w:p>
    <w:p w14:paraId="63637B39" w14:textId="77777777" w:rsidR="0000273A" w:rsidRDefault="0000273A" w:rsidP="000423C4">
      <w:pPr>
        <w:rPr>
          <w:rFonts w:ascii="Times New Roman" w:hAnsi="Times New Roman" w:cs="Times New Roman"/>
          <w:sz w:val="24"/>
        </w:rPr>
      </w:pPr>
    </w:p>
    <w:p w14:paraId="7A7B2A8C" w14:textId="77777777" w:rsidR="0000273A" w:rsidRDefault="0000273A" w:rsidP="000423C4">
      <w:pPr>
        <w:rPr>
          <w:rFonts w:ascii="Times New Roman" w:hAnsi="Times New Roman" w:cs="Times New Roman"/>
          <w:sz w:val="24"/>
        </w:rPr>
      </w:pPr>
    </w:p>
    <w:p w14:paraId="621C2BD4" w14:textId="77777777" w:rsidR="0000273A" w:rsidRDefault="0000273A" w:rsidP="000423C4">
      <w:pPr>
        <w:rPr>
          <w:rFonts w:ascii="Times New Roman" w:hAnsi="Times New Roman" w:cs="Times New Roman"/>
          <w:sz w:val="24"/>
        </w:rPr>
      </w:pPr>
    </w:p>
    <w:p w14:paraId="6DCA3E4D" w14:textId="5C55482A" w:rsidR="0000273A" w:rsidRDefault="0000273A" w:rsidP="0000273A">
      <w:pPr>
        <w:pStyle w:val="3"/>
        <w:rPr>
          <w:rFonts w:ascii="Times New Roman" w:hAnsi="Times New Roman" w:cs="Times New Roman"/>
        </w:rPr>
      </w:pPr>
      <w:bookmarkStart w:id="268" w:name="_Toc389136429"/>
      <w:r>
        <w:rPr>
          <w:rFonts w:ascii="Times New Roman" w:hAnsi="Times New Roman" w:cs="Times New Roman"/>
        </w:rPr>
        <w:t>Нагрузочное</w:t>
      </w:r>
      <w:bookmarkEnd w:id="268"/>
      <w:r>
        <w:rPr>
          <w:rFonts w:ascii="Times New Roman" w:hAnsi="Times New Roman" w:cs="Times New Roman"/>
        </w:rPr>
        <w:t xml:space="preserve"> </w:t>
      </w:r>
    </w:p>
    <w:p w14:paraId="40486CF7" w14:textId="77777777" w:rsidR="0000273A" w:rsidRDefault="0000273A" w:rsidP="000423C4">
      <w:pPr>
        <w:rPr>
          <w:rFonts w:ascii="Times New Roman" w:hAnsi="Times New Roman" w:cs="Times New Roman"/>
          <w:sz w:val="24"/>
        </w:rPr>
      </w:pPr>
    </w:p>
    <w:p w14:paraId="35891BAB" w14:textId="77777777" w:rsidR="0000273A" w:rsidRPr="00966FAB" w:rsidRDefault="0000273A" w:rsidP="000423C4">
      <w:pPr>
        <w:rPr>
          <w:rFonts w:ascii="Times New Roman" w:hAnsi="Times New Roman" w:cs="Times New Roman"/>
          <w:sz w:val="24"/>
        </w:rPr>
      </w:pPr>
    </w:p>
    <w:p w14:paraId="79ACBB9B" w14:textId="37AFCB2B" w:rsidR="000423C4" w:rsidRDefault="00966FAB" w:rsidP="00966FAB">
      <w:pPr>
        <w:pStyle w:val="1"/>
        <w:rPr>
          <w:rFonts w:ascii="Times New Roman" w:hAnsi="Times New Roman" w:cs="Times New Roman"/>
        </w:rPr>
      </w:pPr>
      <w:bookmarkStart w:id="269" w:name="_Toc389136430"/>
      <w:r w:rsidRPr="00966FAB">
        <w:rPr>
          <w:rFonts w:ascii="Times New Roman" w:hAnsi="Times New Roman" w:cs="Times New Roman"/>
        </w:rPr>
        <w:t>Этап внедрения</w:t>
      </w:r>
      <w:bookmarkEnd w:id="269"/>
    </w:p>
    <w:p w14:paraId="74A5FFE0" w14:textId="69BF2730" w:rsidR="00966FAB" w:rsidRPr="00966FAB" w:rsidRDefault="00966FAB" w:rsidP="00966FAB">
      <w:pPr>
        <w:pStyle w:val="2"/>
      </w:pPr>
      <w:bookmarkStart w:id="270" w:name="_Toc389136431"/>
      <w:r w:rsidRPr="000D2F9A">
        <w:t>Системные требования</w:t>
      </w:r>
      <w:bookmarkEnd w:id="270"/>
    </w:p>
    <w:p w14:paraId="05375B22" w14:textId="441E2744" w:rsidR="00966FAB" w:rsidRDefault="00966FAB" w:rsidP="00966F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Требования для использования утилиты</w:t>
      </w:r>
      <w:r w:rsidRPr="000D2F9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ОС Windows7 и новее, </w:t>
      </w:r>
      <w:r w:rsidRPr="000D2F9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Net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Fremework</w:t>
      </w:r>
      <w:r w:rsidRPr="000D2F9A">
        <w:rPr>
          <w:rFonts w:ascii="Times New Roman" w:hAnsi="Times New Roman" w:cs="Times New Roman"/>
        </w:rPr>
        <w:t xml:space="preserve"> 4.5, </w:t>
      </w:r>
      <w:r>
        <w:rPr>
          <w:rFonts w:ascii="Times New Roman" w:hAnsi="Times New Roman" w:cs="Times New Roman"/>
          <w:lang w:val="en-US"/>
        </w:rPr>
        <w:t>Microsoft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Sql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Server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Compact</w:t>
      </w:r>
      <w:r>
        <w:rPr>
          <w:rFonts w:ascii="Times New Roman" w:hAnsi="Times New Roman" w:cs="Times New Roman"/>
        </w:rPr>
        <w:t>, наличие среды разработки .</w:t>
      </w:r>
      <w:r>
        <w:rPr>
          <w:rFonts w:ascii="Times New Roman" w:hAnsi="Times New Roman" w:cs="Times New Roman"/>
          <w:lang w:val="en-US"/>
        </w:rPr>
        <w:t>NET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приложений.</w:t>
      </w:r>
    </w:p>
    <w:p w14:paraId="30623F2B" w14:textId="7F18F39B" w:rsidR="00966FAB" w:rsidRDefault="00966FAB" w:rsidP="00966FAB">
      <w:pPr>
        <w:pStyle w:val="2"/>
      </w:pPr>
      <w:bookmarkStart w:id="271" w:name="_Toc389136432"/>
      <w:r>
        <w:lastRenderedPageBreak/>
        <w:t>Установка</w:t>
      </w:r>
      <w:bookmarkEnd w:id="271"/>
    </w:p>
    <w:p w14:paraId="55B44070" w14:textId="081CEF60" w:rsidR="00966FAB" w:rsidRPr="000D2F9A" w:rsidRDefault="00966FAB" w:rsidP="00966FAB">
      <w:r>
        <w:t xml:space="preserve">Необходимо скопировать папку с приложением целиком, после чего подключить </w:t>
      </w:r>
      <w:r>
        <w:rPr>
          <w:lang w:val="en-US"/>
        </w:rPr>
        <w:t>lib</w:t>
      </w:r>
      <w:r w:rsidRPr="000D2F9A">
        <w:t>.</w:t>
      </w:r>
      <w:r>
        <w:rPr>
          <w:lang w:val="en-US"/>
        </w:rPr>
        <w:t>dll</w:t>
      </w:r>
      <w:r w:rsidRPr="000D2F9A">
        <w:t xml:space="preserve"> </w:t>
      </w:r>
      <w:r>
        <w:t xml:space="preserve">к проекту ,в котором предполагается использовать логировщик. После чего с помощью  функции </w:t>
      </w:r>
      <w:r>
        <w:rPr>
          <w:lang w:val="en-US"/>
        </w:rPr>
        <w:t>lib</w:t>
      </w:r>
      <w:r w:rsidRPr="000D2F9A">
        <w:t>.</w:t>
      </w:r>
      <w:r>
        <w:rPr>
          <w:lang w:val="en-US"/>
        </w:rPr>
        <w:t>WinHistory</w:t>
      </w:r>
      <w:r w:rsidRPr="000D2F9A">
        <w:t>.</w:t>
      </w:r>
      <w:r>
        <w:rPr>
          <w:lang w:val="en-US"/>
        </w:rPr>
        <w:t>Login</w:t>
      </w:r>
      <w:r w:rsidRPr="000D2F9A">
        <w:t xml:space="preserve"> </w:t>
      </w:r>
      <w:r>
        <w:t xml:space="preserve">установить соединение с библиотекой. Для просмотра накопленной истории следует использовать утилиту </w:t>
      </w:r>
      <w:r>
        <w:rPr>
          <w:lang w:val="en-US"/>
        </w:rPr>
        <w:t>client</w:t>
      </w:r>
      <w:r w:rsidRPr="000D2F9A">
        <w:t>.</w:t>
      </w:r>
      <w:r>
        <w:rPr>
          <w:lang w:val="en-US"/>
        </w:rPr>
        <w:t>exe</w:t>
      </w:r>
      <w:r w:rsidRPr="000D2F9A">
        <w:t>.</w:t>
      </w:r>
    </w:p>
    <w:p w14:paraId="4486F2C9" w14:textId="65CD6086" w:rsidR="00966FAB" w:rsidRDefault="00966FAB" w:rsidP="00966FAB">
      <w:pPr>
        <w:pStyle w:val="2"/>
      </w:pPr>
      <w:bookmarkStart w:id="272" w:name="_Toc389136433"/>
      <w:r>
        <w:t>Документация</w:t>
      </w:r>
      <w:bookmarkEnd w:id="272"/>
    </w:p>
    <w:p w14:paraId="5EF1300E" w14:textId="37DCF9FD" w:rsidR="00966FAB" w:rsidRDefault="00966FAB" w:rsidP="00966FAB">
      <w:r>
        <w:t xml:space="preserve">В комплекте поставки включён </w:t>
      </w:r>
      <w:r>
        <w:rPr>
          <w:lang w:val="en-US"/>
        </w:rPr>
        <w:t>chm</w:t>
      </w:r>
      <w:r w:rsidRPr="000D2F9A">
        <w:t xml:space="preserve"> </w:t>
      </w:r>
      <w:r>
        <w:t xml:space="preserve">файл, содержаний в  себе полное описание методов, которые может использовать прикладной программист при работе с данной утилитой, основным документов описывающим работу утилиты является данный </w:t>
      </w:r>
      <w:r>
        <w:rPr>
          <w:lang w:val="en-US"/>
        </w:rPr>
        <w:t>chm</w:t>
      </w:r>
      <w:r w:rsidRPr="000D2F9A">
        <w:t xml:space="preserve"> </w:t>
      </w:r>
      <w:r>
        <w:t>файл.</w:t>
      </w:r>
    </w:p>
    <w:p w14:paraId="336F28F1" w14:textId="35851322" w:rsidR="00230183" w:rsidRDefault="00230183" w:rsidP="00230183">
      <w:pPr>
        <w:pStyle w:val="2"/>
      </w:pPr>
      <w:bookmarkStart w:id="273" w:name="_Toc389136434"/>
      <w:r>
        <w:t>Требования по внедрению</w:t>
      </w:r>
      <w:bookmarkEnd w:id="273"/>
    </w:p>
    <w:p w14:paraId="4675F000" w14:textId="7A27B0C2" w:rsidR="00230183" w:rsidRPr="000D2F9A" w:rsidRDefault="00230183" w:rsidP="00230183">
      <w:r w:rsidRPr="000D2F9A">
        <w:t>При внедрении следует учитывать факт,что целевой адиторией данного продукта являются программисты, поэтому предъявляется список требований к программисту:</w:t>
      </w:r>
      <w:r>
        <w:t xml:space="preserve"> знание </w:t>
      </w:r>
      <w:r>
        <w:rPr>
          <w:lang w:val="en-US"/>
        </w:rPr>
        <w:t>WinApi</w:t>
      </w:r>
      <w:r w:rsidRPr="000D2F9A">
        <w:t xml:space="preserve"> </w:t>
      </w:r>
      <w:r>
        <w:t xml:space="preserve">на базовом уровне, умение программировать на языка </w:t>
      </w:r>
      <w:r w:rsidRPr="000D2F9A">
        <w:t>.</w:t>
      </w:r>
      <w:r>
        <w:rPr>
          <w:lang w:val="en-US"/>
        </w:rPr>
        <w:t>NET</w:t>
      </w:r>
      <w:r w:rsidRPr="000D2F9A">
        <w:t xml:space="preserve"> </w:t>
      </w:r>
      <w:r>
        <w:t>платформы,</w:t>
      </w:r>
      <w:r w:rsidRPr="000D2F9A">
        <w:t xml:space="preserve"> </w:t>
      </w:r>
      <w:r>
        <w:t xml:space="preserve">знание технологии </w:t>
      </w:r>
      <w:r>
        <w:rPr>
          <w:lang w:val="en-US"/>
        </w:rPr>
        <w:t>LINQ</w:t>
      </w:r>
      <w:r w:rsidRPr="000D2F9A">
        <w:t>.</w:t>
      </w:r>
    </w:p>
    <w:p w14:paraId="4A093C91" w14:textId="77777777" w:rsidR="00230183" w:rsidRPr="00230183" w:rsidRDefault="00230183" w:rsidP="00230183"/>
    <w:p w14:paraId="21D74EC4" w14:textId="77777777" w:rsidR="00966FAB" w:rsidRPr="000D2F9A" w:rsidRDefault="00966FAB" w:rsidP="00966FAB">
      <w:pPr>
        <w:rPr>
          <w:rFonts w:ascii="Times New Roman" w:hAnsi="Times New Roman" w:cs="Times New Roman"/>
        </w:rPr>
      </w:pPr>
    </w:p>
    <w:sectPr w:rsidR="00966FAB" w:rsidRPr="000D2F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I TIX" w:date="2014-05-25T18:18:00Z" w:initials="IT">
    <w:p w14:paraId="4FF510D7" w14:textId="77777777" w:rsidR="00086691" w:rsidRDefault="00086691">
      <w:pPr>
        <w:pStyle w:val="aa"/>
      </w:pPr>
      <w:r>
        <w:rPr>
          <w:rStyle w:val="a9"/>
        </w:rPr>
        <w:annotationRef/>
      </w:r>
    </w:p>
    <w:p w14:paraId="0793EADD" w14:textId="77777777" w:rsidR="00086691" w:rsidRDefault="004C3A60">
      <w:pPr>
        <w:pStyle w:val="aa"/>
      </w:pPr>
      <w:r>
        <w:rPr>
          <w:rFonts w:ascii="Times New Roman" w:eastAsia="Calibri" w:hAnsi="Times New Roman" w:cs="Times New Roman"/>
          <w:sz w:val="28"/>
          <w:szCs w:val="28"/>
        </w:rPr>
        <w:pict w14:anchorId="0709D6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6pt;height:.75pt" strokeweight="0">
            <v:stroke endcap="round"/>
            <v:imagedata r:id="rId1" o:title=""/>
            <v:path shadowok="f" fillok="f" insetpenok="f"/>
            <o:lock v:ext="edit" rotation="t" verticies="t" text="t" shapetype="t"/>
            <o:ink i="AAA=&#10;" annotation="t"/>
          </v:shape>
        </w:pic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793EAD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535D8"/>
    <w:multiLevelType w:val="multilevel"/>
    <w:tmpl w:val="1FD8F2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6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5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2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55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11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45" w:hanging="1800"/>
      </w:pPr>
      <w:rPr>
        <w:rFonts w:hint="default"/>
      </w:rPr>
    </w:lvl>
  </w:abstractNum>
  <w:abstractNum w:abstractNumId="1">
    <w:nsid w:val="07253FFF"/>
    <w:multiLevelType w:val="hybridMultilevel"/>
    <w:tmpl w:val="8620D8B2"/>
    <w:lvl w:ilvl="0" w:tplc="B9FC8324">
      <w:start w:val="1"/>
      <w:numFmt w:val="decimal"/>
      <w:lvlText w:val="%1)"/>
      <w:lvlJc w:val="left"/>
      <w:pPr>
        <w:ind w:left="107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D143728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423088"/>
    <w:multiLevelType w:val="hybridMultilevel"/>
    <w:tmpl w:val="21A28F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9073380"/>
    <w:multiLevelType w:val="hybridMultilevel"/>
    <w:tmpl w:val="DEEC8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2D60CE"/>
    <w:multiLevelType w:val="multilevel"/>
    <w:tmpl w:val="D65283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>
    <w:nsid w:val="35DD306E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167837"/>
    <w:multiLevelType w:val="multilevel"/>
    <w:tmpl w:val="C9C8817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69" w:hanging="1800"/>
      </w:pPr>
      <w:rPr>
        <w:rFonts w:hint="default"/>
      </w:rPr>
    </w:lvl>
  </w:abstractNum>
  <w:abstractNum w:abstractNumId="8">
    <w:nsid w:val="38402FF1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CC1F51"/>
    <w:multiLevelType w:val="multilevel"/>
    <w:tmpl w:val="B3545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9" w:hanging="1800"/>
      </w:pPr>
      <w:rPr>
        <w:rFonts w:hint="default"/>
      </w:rPr>
    </w:lvl>
  </w:abstractNum>
  <w:abstractNum w:abstractNumId="10">
    <w:nsid w:val="46BF55E0"/>
    <w:multiLevelType w:val="hybridMultilevel"/>
    <w:tmpl w:val="737A8EBC"/>
    <w:lvl w:ilvl="0" w:tplc="357891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7942B90"/>
    <w:multiLevelType w:val="hybridMultilevel"/>
    <w:tmpl w:val="1E784990"/>
    <w:lvl w:ilvl="0" w:tplc="91C00D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52D31E0C"/>
    <w:multiLevelType w:val="hybridMultilevel"/>
    <w:tmpl w:val="9760B256"/>
    <w:lvl w:ilvl="0" w:tplc="975E6184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>
    <w:nsid w:val="54533D28"/>
    <w:multiLevelType w:val="hybridMultilevel"/>
    <w:tmpl w:val="06680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63B5DDD"/>
    <w:multiLevelType w:val="hybridMultilevel"/>
    <w:tmpl w:val="59ACA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84446A2"/>
    <w:multiLevelType w:val="hybridMultilevel"/>
    <w:tmpl w:val="54EE867C"/>
    <w:lvl w:ilvl="0" w:tplc="C61492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6AD67452"/>
    <w:multiLevelType w:val="multilevel"/>
    <w:tmpl w:val="A1EA1A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52" w:hanging="1800"/>
      </w:pPr>
      <w:rPr>
        <w:rFonts w:hint="default"/>
      </w:rPr>
    </w:lvl>
  </w:abstractNum>
  <w:num w:numId="1">
    <w:abstractNumId w:val="1"/>
  </w:num>
  <w:num w:numId="2">
    <w:abstractNumId w:val="12"/>
  </w:num>
  <w:num w:numId="3">
    <w:abstractNumId w:val="15"/>
  </w:num>
  <w:num w:numId="4">
    <w:abstractNumId w:val="11"/>
  </w:num>
  <w:num w:numId="5">
    <w:abstractNumId w:val="10"/>
  </w:num>
  <w:num w:numId="6">
    <w:abstractNumId w:val="3"/>
  </w:num>
  <w:num w:numId="7">
    <w:abstractNumId w:val="14"/>
  </w:num>
  <w:num w:numId="8">
    <w:abstractNumId w:val="13"/>
  </w:num>
  <w:num w:numId="9">
    <w:abstractNumId w:val="8"/>
  </w:num>
  <w:num w:numId="10">
    <w:abstractNumId w:val="2"/>
  </w:num>
  <w:num w:numId="11">
    <w:abstractNumId w:val="6"/>
  </w:num>
  <w:num w:numId="12">
    <w:abstractNumId w:val="4"/>
  </w:num>
  <w:num w:numId="13">
    <w:abstractNumId w:val="0"/>
  </w:num>
  <w:num w:numId="14">
    <w:abstractNumId w:val="7"/>
  </w:num>
  <w:num w:numId="15">
    <w:abstractNumId w:val="9"/>
  </w:num>
  <w:num w:numId="16">
    <w:abstractNumId w:val="16"/>
  </w:num>
  <w:num w:numId="17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I TIX">
    <w15:presenceInfo w15:providerId="Windows Live" w15:userId="2ddaa5e05526aaeb"/>
  </w15:person>
  <w15:person w15:author="frostball@gmail.com">
    <w15:presenceInfo w15:providerId="Windows Live" w15:userId="5223fca519ed26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20B"/>
    <w:rsid w:val="0000273A"/>
    <w:rsid w:val="00004CDB"/>
    <w:rsid w:val="0000678C"/>
    <w:rsid w:val="00020A77"/>
    <w:rsid w:val="00023D57"/>
    <w:rsid w:val="00023DBA"/>
    <w:rsid w:val="00026A09"/>
    <w:rsid w:val="0003128D"/>
    <w:rsid w:val="00032411"/>
    <w:rsid w:val="0003671E"/>
    <w:rsid w:val="00041315"/>
    <w:rsid w:val="000423C4"/>
    <w:rsid w:val="00044C58"/>
    <w:rsid w:val="00071C88"/>
    <w:rsid w:val="00074732"/>
    <w:rsid w:val="00076B92"/>
    <w:rsid w:val="00085094"/>
    <w:rsid w:val="00086691"/>
    <w:rsid w:val="000A1099"/>
    <w:rsid w:val="000B56A4"/>
    <w:rsid w:val="000C0C86"/>
    <w:rsid w:val="000D1B40"/>
    <w:rsid w:val="000D2F9A"/>
    <w:rsid w:val="000D420B"/>
    <w:rsid w:val="000D7F39"/>
    <w:rsid w:val="000E7A45"/>
    <w:rsid w:val="000F064C"/>
    <w:rsid w:val="000F45AA"/>
    <w:rsid w:val="00131C9C"/>
    <w:rsid w:val="001473FF"/>
    <w:rsid w:val="00150908"/>
    <w:rsid w:val="001742A4"/>
    <w:rsid w:val="00177707"/>
    <w:rsid w:val="00186AD7"/>
    <w:rsid w:val="001A7835"/>
    <w:rsid w:val="001B77C0"/>
    <w:rsid w:val="001C40A4"/>
    <w:rsid w:val="001D3035"/>
    <w:rsid w:val="001D6671"/>
    <w:rsid w:val="001E797A"/>
    <w:rsid w:val="001F1ABF"/>
    <w:rsid w:val="00225367"/>
    <w:rsid w:val="00230183"/>
    <w:rsid w:val="00243F83"/>
    <w:rsid w:val="002502AD"/>
    <w:rsid w:val="00260C5B"/>
    <w:rsid w:val="0027338B"/>
    <w:rsid w:val="0027459A"/>
    <w:rsid w:val="00287402"/>
    <w:rsid w:val="00287C51"/>
    <w:rsid w:val="002922EF"/>
    <w:rsid w:val="002A7731"/>
    <w:rsid w:val="002A7B08"/>
    <w:rsid w:val="002B4024"/>
    <w:rsid w:val="002C0B35"/>
    <w:rsid w:val="002C1FAE"/>
    <w:rsid w:val="002C7B43"/>
    <w:rsid w:val="002E15E8"/>
    <w:rsid w:val="002E6A4C"/>
    <w:rsid w:val="002F0D13"/>
    <w:rsid w:val="0031438D"/>
    <w:rsid w:val="00320F05"/>
    <w:rsid w:val="00335185"/>
    <w:rsid w:val="00336F51"/>
    <w:rsid w:val="003567C4"/>
    <w:rsid w:val="00360E32"/>
    <w:rsid w:val="003623B9"/>
    <w:rsid w:val="003A71E2"/>
    <w:rsid w:val="003B5B2A"/>
    <w:rsid w:val="003C6901"/>
    <w:rsid w:val="003D000C"/>
    <w:rsid w:val="003D1326"/>
    <w:rsid w:val="003D5000"/>
    <w:rsid w:val="003D6279"/>
    <w:rsid w:val="003E0599"/>
    <w:rsid w:val="003E2E3C"/>
    <w:rsid w:val="004114D6"/>
    <w:rsid w:val="0041258A"/>
    <w:rsid w:val="00415B86"/>
    <w:rsid w:val="004213A9"/>
    <w:rsid w:val="004229B3"/>
    <w:rsid w:val="00427994"/>
    <w:rsid w:val="00427F37"/>
    <w:rsid w:val="004379D7"/>
    <w:rsid w:val="00444489"/>
    <w:rsid w:val="00454D52"/>
    <w:rsid w:val="00470391"/>
    <w:rsid w:val="004A6FFE"/>
    <w:rsid w:val="004B6463"/>
    <w:rsid w:val="004C3A60"/>
    <w:rsid w:val="004C5607"/>
    <w:rsid w:val="004E4C12"/>
    <w:rsid w:val="004E59CD"/>
    <w:rsid w:val="004F22A6"/>
    <w:rsid w:val="004F324E"/>
    <w:rsid w:val="004F6F48"/>
    <w:rsid w:val="005078BD"/>
    <w:rsid w:val="005116F7"/>
    <w:rsid w:val="00525C7F"/>
    <w:rsid w:val="00526932"/>
    <w:rsid w:val="00544F08"/>
    <w:rsid w:val="00553855"/>
    <w:rsid w:val="00560CF8"/>
    <w:rsid w:val="00564EC3"/>
    <w:rsid w:val="005735C3"/>
    <w:rsid w:val="005811FC"/>
    <w:rsid w:val="00585210"/>
    <w:rsid w:val="00586D1C"/>
    <w:rsid w:val="005C29E3"/>
    <w:rsid w:val="005D0091"/>
    <w:rsid w:val="005D7B4A"/>
    <w:rsid w:val="005F11A2"/>
    <w:rsid w:val="00615582"/>
    <w:rsid w:val="006242EE"/>
    <w:rsid w:val="00660229"/>
    <w:rsid w:val="006823DB"/>
    <w:rsid w:val="00690B33"/>
    <w:rsid w:val="006A6002"/>
    <w:rsid w:val="006B3FB1"/>
    <w:rsid w:val="006C12C7"/>
    <w:rsid w:val="006D4211"/>
    <w:rsid w:val="006E0D45"/>
    <w:rsid w:val="006E1821"/>
    <w:rsid w:val="006E429C"/>
    <w:rsid w:val="006F10B2"/>
    <w:rsid w:val="007059A8"/>
    <w:rsid w:val="00727926"/>
    <w:rsid w:val="00730EBE"/>
    <w:rsid w:val="00735A96"/>
    <w:rsid w:val="007472DC"/>
    <w:rsid w:val="00752318"/>
    <w:rsid w:val="00757CF1"/>
    <w:rsid w:val="00764B55"/>
    <w:rsid w:val="0077008D"/>
    <w:rsid w:val="00772FDB"/>
    <w:rsid w:val="007A343C"/>
    <w:rsid w:val="007A712D"/>
    <w:rsid w:val="007B729A"/>
    <w:rsid w:val="007C46C3"/>
    <w:rsid w:val="007C4ED1"/>
    <w:rsid w:val="007D2D46"/>
    <w:rsid w:val="007F15F9"/>
    <w:rsid w:val="00801578"/>
    <w:rsid w:val="00821E7F"/>
    <w:rsid w:val="008249D2"/>
    <w:rsid w:val="00851390"/>
    <w:rsid w:val="00865393"/>
    <w:rsid w:val="008839A8"/>
    <w:rsid w:val="0088492D"/>
    <w:rsid w:val="00887C01"/>
    <w:rsid w:val="008948BD"/>
    <w:rsid w:val="008B5947"/>
    <w:rsid w:val="008D297B"/>
    <w:rsid w:val="008D4E0A"/>
    <w:rsid w:val="008E47EC"/>
    <w:rsid w:val="00956239"/>
    <w:rsid w:val="00957DB8"/>
    <w:rsid w:val="00966FAB"/>
    <w:rsid w:val="00971106"/>
    <w:rsid w:val="00973759"/>
    <w:rsid w:val="00980DD8"/>
    <w:rsid w:val="00997019"/>
    <w:rsid w:val="009A1F2C"/>
    <w:rsid w:val="009C16CB"/>
    <w:rsid w:val="009C68C9"/>
    <w:rsid w:val="009D0364"/>
    <w:rsid w:val="009E2DD7"/>
    <w:rsid w:val="009E5CEC"/>
    <w:rsid w:val="009F0FE9"/>
    <w:rsid w:val="00A175D5"/>
    <w:rsid w:val="00A178AA"/>
    <w:rsid w:val="00A25E7F"/>
    <w:rsid w:val="00A55E98"/>
    <w:rsid w:val="00A62B91"/>
    <w:rsid w:val="00A63F10"/>
    <w:rsid w:val="00A65ABD"/>
    <w:rsid w:val="00A718FE"/>
    <w:rsid w:val="00A723FD"/>
    <w:rsid w:val="00A7511E"/>
    <w:rsid w:val="00A87AAB"/>
    <w:rsid w:val="00A91415"/>
    <w:rsid w:val="00AC1D6F"/>
    <w:rsid w:val="00AC335A"/>
    <w:rsid w:val="00AD1ADF"/>
    <w:rsid w:val="00AE0C99"/>
    <w:rsid w:val="00AF1C69"/>
    <w:rsid w:val="00B1132F"/>
    <w:rsid w:val="00B2139B"/>
    <w:rsid w:val="00B22A53"/>
    <w:rsid w:val="00B35459"/>
    <w:rsid w:val="00B5467A"/>
    <w:rsid w:val="00B558C3"/>
    <w:rsid w:val="00B56FF2"/>
    <w:rsid w:val="00B71211"/>
    <w:rsid w:val="00BA0C82"/>
    <w:rsid w:val="00BA6D3D"/>
    <w:rsid w:val="00BB1134"/>
    <w:rsid w:val="00BB66BB"/>
    <w:rsid w:val="00BC11C7"/>
    <w:rsid w:val="00BD53CE"/>
    <w:rsid w:val="00BE372A"/>
    <w:rsid w:val="00BF13D4"/>
    <w:rsid w:val="00C10A2D"/>
    <w:rsid w:val="00C17385"/>
    <w:rsid w:val="00C27D5C"/>
    <w:rsid w:val="00C319B5"/>
    <w:rsid w:val="00C3678E"/>
    <w:rsid w:val="00C418A9"/>
    <w:rsid w:val="00C43BBB"/>
    <w:rsid w:val="00C53F78"/>
    <w:rsid w:val="00C544FA"/>
    <w:rsid w:val="00C57ADA"/>
    <w:rsid w:val="00C62CC8"/>
    <w:rsid w:val="00C8174C"/>
    <w:rsid w:val="00C85D7A"/>
    <w:rsid w:val="00C87CF8"/>
    <w:rsid w:val="00C9410E"/>
    <w:rsid w:val="00CA0694"/>
    <w:rsid w:val="00CB71B0"/>
    <w:rsid w:val="00CE0680"/>
    <w:rsid w:val="00CF18DF"/>
    <w:rsid w:val="00D016BE"/>
    <w:rsid w:val="00D062AD"/>
    <w:rsid w:val="00D07B75"/>
    <w:rsid w:val="00D11303"/>
    <w:rsid w:val="00D5056A"/>
    <w:rsid w:val="00D5137E"/>
    <w:rsid w:val="00D52F8F"/>
    <w:rsid w:val="00D6699D"/>
    <w:rsid w:val="00D6745C"/>
    <w:rsid w:val="00D6792E"/>
    <w:rsid w:val="00D753A2"/>
    <w:rsid w:val="00D93B13"/>
    <w:rsid w:val="00DA31BC"/>
    <w:rsid w:val="00DA4B87"/>
    <w:rsid w:val="00DD08F4"/>
    <w:rsid w:val="00DD0FE0"/>
    <w:rsid w:val="00DE4441"/>
    <w:rsid w:val="00DE76FE"/>
    <w:rsid w:val="00DF5C8C"/>
    <w:rsid w:val="00E0090C"/>
    <w:rsid w:val="00E07F91"/>
    <w:rsid w:val="00E14EA8"/>
    <w:rsid w:val="00E22A3B"/>
    <w:rsid w:val="00E23E4F"/>
    <w:rsid w:val="00E371F1"/>
    <w:rsid w:val="00E41CDD"/>
    <w:rsid w:val="00E617F0"/>
    <w:rsid w:val="00E85982"/>
    <w:rsid w:val="00E9346C"/>
    <w:rsid w:val="00EA291C"/>
    <w:rsid w:val="00EB0D3E"/>
    <w:rsid w:val="00EB63C1"/>
    <w:rsid w:val="00EC1449"/>
    <w:rsid w:val="00EC3DC3"/>
    <w:rsid w:val="00ED280C"/>
    <w:rsid w:val="00EE4AFC"/>
    <w:rsid w:val="00EE6583"/>
    <w:rsid w:val="00F017F1"/>
    <w:rsid w:val="00F31A78"/>
    <w:rsid w:val="00F42B39"/>
    <w:rsid w:val="00F55BF0"/>
    <w:rsid w:val="00F6122E"/>
    <w:rsid w:val="00F62007"/>
    <w:rsid w:val="00F6212D"/>
    <w:rsid w:val="00F711C0"/>
    <w:rsid w:val="00FC25FE"/>
    <w:rsid w:val="00FC7DA4"/>
    <w:rsid w:val="00FD34A8"/>
    <w:rsid w:val="00FF4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C402E"/>
  <w15:docId w15:val="{A8746B68-E2E7-422F-81E1-7A6C92153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1B40"/>
  </w:style>
  <w:style w:type="paragraph" w:styleId="1">
    <w:name w:val="heading 1"/>
    <w:basedOn w:val="a"/>
    <w:next w:val="a"/>
    <w:link w:val="10"/>
    <w:uiPriority w:val="9"/>
    <w:qFormat/>
    <w:rsid w:val="00C418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418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23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18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C418A9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418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18A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C418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C418A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418A9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C418A9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88492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0423C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E0090C"/>
    <w:pPr>
      <w:spacing w:after="100"/>
      <w:ind w:left="440"/>
    </w:pPr>
  </w:style>
  <w:style w:type="table" w:styleId="a8">
    <w:name w:val="Table Grid"/>
    <w:basedOn w:val="a1"/>
    <w:uiPriority w:val="59"/>
    <w:rsid w:val="001742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annotation reference"/>
    <w:basedOn w:val="a0"/>
    <w:uiPriority w:val="99"/>
    <w:semiHidden/>
    <w:unhideWhenUsed/>
    <w:rsid w:val="00026A09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26A09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26A09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26A09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26A09"/>
    <w:rPr>
      <w:b/>
      <w:bCs/>
      <w:sz w:val="20"/>
      <w:szCs w:val="20"/>
    </w:rPr>
  </w:style>
  <w:style w:type="paragraph" w:customStyle="1" w:styleId="Default">
    <w:name w:val="Default"/>
    <w:rsid w:val="00D062AD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DE76FE"/>
  </w:style>
  <w:style w:type="character" w:styleId="ae">
    <w:name w:val="Emphasis"/>
    <w:basedOn w:val="a0"/>
    <w:uiPriority w:val="20"/>
    <w:qFormat/>
    <w:rsid w:val="00DE76FE"/>
    <w:rPr>
      <w:i/>
      <w:iCs/>
    </w:rPr>
  </w:style>
  <w:style w:type="character" w:styleId="af">
    <w:name w:val="Strong"/>
    <w:basedOn w:val="a0"/>
    <w:uiPriority w:val="22"/>
    <w:qFormat/>
    <w:rsid w:val="00DE76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microsoft.com/office/2011/relationships/commentsExtended" Target="commentsExtended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oleObject" Target="embeddings/oleObject2.bin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w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wmf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18C3E8-CC79-4E0A-8423-4800D855A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63</Pages>
  <Words>9418</Words>
  <Characters>53683</Characters>
  <Application>Microsoft Office Word</Application>
  <DocSecurity>0</DocSecurity>
  <Lines>447</Lines>
  <Paragraphs>125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 TIX</dc:creator>
  <cp:lastModifiedBy>I TIX</cp:lastModifiedBy>
  <cp:revision>10</cp:revision>
  <dcterms:created xsi:type="dcterms:W3CDTF">2014-05-29T09:55:00Z</dcterms:created>
  <dcterms:modified xsi:type="dcterms:W3CDTF">2014-05-29T10:17:00Z</dcterms:modified>
</cp:coreProperties>
</file>