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8FF57C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commentRangeStart w:id="0"/>
      <w:r w:rsidRPr="00966FAB">
        <w:rPr>
          <w:rFonts w:ascii="Times New Roman" w:eastAsia="Calibri" w:hAnsi="Times New Roman" w:cs="Times New Roman"/>
          <w:sz w:val="28"/>
          <w:szCs w:val="28"/>
        </w:rPr>
        <w:t>Московский</w:t>
      </w:r>
      <w:commentRangeEnd w:id="0"/>
      <w:r w:rsidR="00026A09" w:rsidRPr="00966FAB">
        <w:rPr>
          <w:rStyle w:val="a9"/>
          <w:rFonts w:ascii="Times New Roman" w:hAnsi="Times New Roman" w:cs="Times New Roman"/>
        </w:rPr>
        <w:commentReference w:id="0"/>
      </w:r>
      <w:r w:rsidRPr="00966FAB">
        <w:rPr>
          <w:rFonts w:ascii="Times New Roman" w:eastAsia="Calibri" w:hAnsi="Times New Roman" w:cs="Times New Roman"/>
          <w:sz w:val="28"/>
          <w:szCs w:val="28"/>
        </w:rPr>
        <w:t xml:space="preserve"> государственный технический университет</w:t>
      </w:r>
    </w:p>
    <w:p w14:paraId="29C95716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им. «Н.Э.Баумана»</w:t>
      </w:r>
    </w:p>
    <w:p w14:paraId="2C1EB3F2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0EA134C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b/>
          <w:sz w:val="28"/>
          <w:szCs w:val="28"/>
        </w:rPr>
        <w:t>Курсовая работа</w:t>
      </w:r>
    </w:p>
    <w:p w14:paraId="1EF30FEC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по дисциплине:</w:t>
      </w:r>
    </w:p>
    <w:p w14:paraId="6DB684E2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66FAB">
        <w:rPr>
          <w:rFonts w:ascii="Times New Roman" w:eastAsia="Calibri" w:hAnsi="Times New Roman" w:cs="Times New Roman"/>
          <w:b/>
          <w:sz w:val="28"/>
          <w:szCs w:val="28"/>
        </w:rPr>
        <w:t>«Технологии разработки программного обеспечения»</w:t>
      </w:r>
      <w:bookmarkStart w:id="1" w:name="_GoBack"/>
      <w:bookmarkEnd w:id="1"/>
    </w:p>
    <w:p w14:paraId="0E14BC21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C81F25D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на тему:</w:t>
      </w:r>
    </w:p>
    <w:p w14:paraId="303BB25A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66FAB">
        <w:rPr>
          <w:rFonts w:ascii="Times New Roman" w:eastAsia="Calibri" w:hAnsi="Times New Roman" w:cs="Times New Roman"/>
          <w:b/>
          <w:sz w:val="28"/>
          <w:szCs w:val="28"/>
        </w:rPr>
        <w:t>«Разработка журнала сообщений»</w:t>
      </w:r>
    </w:p>
    <w:p w14:paraId="7D35F4FE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A04AD5C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07B6A47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9A9070C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4804EB8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исполнители:</w:t>
      </w:r>
    </w:p>
    <w:p w14:paraId="0958D040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студенты группы ИУ5-27 (м)</w:t>
      </w:r>
    </w:p>
    <w:p w14:paraId="2F39CDD7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79A797C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ab/>
        <w:t xml:space="preserve">Тихонов И.В.  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  <w:t xml:space="preserve">   Лахвич Д. С</w:t>
      </w:r>
      <w:r w:rsidR="006F10B2" w:rsidRPr="00966FA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C3375B8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D37EE5C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ab/>
        <w:t>____________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  <w:t>____________</w:t>
      </w:r>
    </w:p>
    <w:p w14:paraId="25C00316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243174B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2E169D7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преподаватель:</w:t>
      </w:r>
    </w:p>
    <w:p w14:paraId="4CA655E4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Виноградова М.В.</w:t>
      </w:r>
    </w:p>
    <w:p w14:paraId="2439DE2D" w14:textId="77777777" w:rsidR="00085094" w:rsidRPr="00966FAB" w:rsidRDefault="00085094" w:rsidP="00085094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B0D2FB9" w14:textId="77777777" w:rsidR="008B5947" w:rsidRPr="00966FAB" w:rsidRDefault="008B5947" w:rsidP="00085094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                                              </w:t>
      </w:r>
      <w:r w:rsidR="00085094" w:rsidRPr="00966FAB">
        <w:rPr>
          <w:rFonts w:ascii="Times New Roman" w:eastAsia="Calibri" w:hAnsi="Times New Roman" w:cs="Times New Roman"/>
          <w:sz w:val="28"/>
          <w:szCs w:val="28"/>
        </w:rPr>
        <w:t>_____________</w:t>
      </w:r>
    </w:p>
    <w:p w14:paraId="23ECC212" w14:textId="77777777" w:rsidR="008B5947" w:rsidRDefault="008B5947" w:rsidP="00085094">
      <w:pPr>
        <w:rPr>
          <w:rFonts w:ascii="Times New Roman" w:eastAsia="Calibri" w:hAnsi="Times New Roman" w:cs="Times New Roman"/>
          <w:sz w:val="28"/>
          <w:szCs w:val="28"/>
        </w:rPr>
      </w:pPr>
    </w:p>
    <w:p w14:paraId="22A533A7" w14:textId="77777777" w:rsidR="00966FAB" w:rsidRDefault="00966FAB" w:rsidP="00085094">
      <w:pPr>
        <w:rPr>
          <w:rFonts w:ascii="Times New Roman" w:eastAsia="Calibri" w:hAnsi="Times New Roman" w:cs="Times New Roman"/>
          <w:sz w:val="28"/>
          <w:szCs w:val="28"/>
        </w:rPr>
      </w:pPr>
    </w:p>
    <w:p w14:paraId="49D5CD92" w14:textId="77777777" w:rsidR="00966FAB" w:rsidRPr="00966FAB" w:rsidRDefault="00966FAB" w:rsidP="00085094">
      <w:pPr>
        <w:rPr>
          <w:rFonts w:ascii="Times New Roman" w:eastAsia="Calibri" w:hAnsi="Times New Roman" w:cs="Times New Roman"/>
          <w:sz w:val="28"/>
          <w:szCs w:val="28"/>
        </w:rPr>
      </w:pPr>
    </w:p>
    <w:p w14:paraId="4CDDFBAA" w14:textId="77777777" w:rsidR="00C418A9" w:rsidRPr="00966FAB" w:rsidRDefault="008B5947" w:rsidP="008B5947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66FAB">
        <w:rPr>
          <w:rFonts w:ascii="Times New Roman" w:eastAsia="Calibri" w:hAnsi="Times New Roman" w:cs="Times New Roman"/>
          <w:b/>
          <w:sz w:val="28"/>
          <w:szCs w:val="28"/>
        </w:rPr>
        <w:t>Москва 2014</w:t>
      </w:r>
    </w:p>
    <w:p w14:paraId="7B0C7B67" w14:textId="7720D377" w:rsidR="00C418A9" w:rsidRPr="00966FAB" w:rsidRDefault="00C418A9">
      <w:pPr>
        <w:rPr>
          <w:rFonts w:ascii="Times New Roman" w:eastAsia="Calibri" w:hAnsi="Times New Roman" w:cs="Times New Roman"/>
          <w:b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192994115"/>
        <w:docPartObj>
          <w:docPartGallery w:val="Table of Contents"/>
          <w:docPartUnique/>
        </w:docPartObj>
      </w:sdtPr>
      <w:sdtContent>
        <w:p w14:paraId="28E705AC" w14:textId="77777777" w:rsidR="00C418A9" w:rsidRPr="009133FB" w:rsidRDefault="00C418A9">
          <w:pPr>
            <w:pStyle w:val="a3"/>
            <w:rPr>
              <w:rFonts w:ascii="Times New Roman" w:hAnsi="Times New Roman" w:cs="Times New Roman"/>
              <w:color w:val="auto"/>
            </w:rPr>
          </w:pPr>
          <w:r w:rsidRPr="009133FB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742698A5" w14:textId="77777777" w:rsidR="0003283C" w:rsidRDefault="00C418A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966FAB">
            <w:rPr>
              <w:rFonts w:ascii="Times New Roman" w:hAnsi="Times New Roman" w:cs="Times New Roman"/>
            </w:rPr>
            <w:fldChar w:fldCharType="begin"/>
          </w:r>
          <w:r w:rsidRPr="00966FAB">
            <w:rPr>
              <w:rFonts w:ascii="Times New Roman" w:hAnsi="Times New Roman" w:cs="Times New Roman"/>
            </w:rPr>
            <w:instrText xml:space="preserve"> TOC \o "1-3" \h \z \u </w:instrText>
          </w:r>
          <w:r w:rsidRPr="00966FAB">
            <w:rPr>
              <w:rFonts w:ascii="Times New Roman" w:hAnsi="Times New Roman" w:cs="Times New Roman"/>
            </w:rPr>
            <w:fldChar w:fldCharType="separate"/>
          </w:r>
          <w:hyperlink w:anchor="_Toc389138462" w:history="1">
            <w:r w:rsidR="0003283C" w:rsidRPr="00496D2F">
              <w:rPr>
                <w:rStyle w:val="a6"/>
                <w:rFonts w:ascii="Times New Roman" w:hAnsi="Times New Roman" w:cs="Times New Roman"/>
                <w:noProof/>
              </w:rPr>
              <w:t>Варианты и распределение студентов.</w:t>
            </w:r>
            <w:r w:rsidR="0003283C">
              <w:rPr>
                <w:noProof/>
                <w:webHidden/>
              </w:rPr>
              <w:tab/>
            </w:r>
            <w:r w:rsidR="0003283C">
              <w:rPr>
                <w:noProof/>
                <w:webHidden/>
              </w:rPr>
              <w:fldChar w:fldCharType="begin"/>
            </w:r>
            <w:r w:rsidR="0003283C">
              <w:rPr>
                <w:noProof/>
                <w:webHidden/>
              </w:rPr>
              <w:instrText xml:space="preserve"> PAGEREF _Toc389138462 \h </w:instrText>
            </w:r>
            <w:r w:rsidR="0003283C">
              <w:rPr>
                <w:noProof/>
                <w:webHidden/>
              </w:rPr>
            </w:r>
            <w:r w:rsidR="0003283C">
              <w:rPr>
                <w:noProof/>
                <w:webHidden/>
              </w:rPr>
              <w:fldChar w:fldCharType="separate"/>
            </w:r>
            <w:r w:rsidR="0003283C">
              <w:rPr>
                <w:noProof/>
                <w:webHidden/>
              </w:rPr>
              <w:t>4</w:t>
            </w:r>
            <w:r w:rsidR="0003283C">
              <w:rPr>
                <w:noProof/>
                <w:webHidden/>
              </w:rPr>
              <w:fldChar w:fldCharType="end"/>
            </w:r>
          </w:hyperlink>
        </w:p>
        <w:p w14:paraId="07BAD4DA" w14:textId="77777777" w:rsidR="0003283C" w:rsidRDefault="0003283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63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1. Этап анализа и планирования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459AE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64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141AC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65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15F0A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66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Спецификация основных проектных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7F0A0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67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Описание бизнес процессов.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71CD7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68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A4178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69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Выявленные актеры.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E5883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70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Выявленные прецеденты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64ABD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71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E3ADB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72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Описание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4C9AF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73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Перечень критических рисков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A2E98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74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Список приоритетов прецедентов.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A45E7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75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Описание возможной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869BD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76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Начальная оценка стоимости, затрат и длительности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D41B2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77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Начальный план выпусков версий.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DFF76" w14:textId="77777777" w:rsidR="0003283C" w:rsidRDefault="0003283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78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Этап проектирования (Развитие)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E3BBE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79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Расширенные описания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6CBC2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80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Диаграммы деятельности основных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37BE2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81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Структурированная 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485F7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82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Прототип пользовательского интерфейса.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41324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83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классы анализа.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F580D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84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Диаграммы классов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191E9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85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Уточненная оценка стоимости на основе функциональных указателей.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7716A" w14:textId="77777777" w:rsidR="0003283C" w:rsidRDefault="0003283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86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Этап построения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693D8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87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1 Студент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2C959" w14:textId="77777777" w:rsidR="0003283C" w:rsidRDefault="0003283C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88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1)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96D2F">
              <w:rPr>
                <w:rStyle w:val="a6"/>
                <w:rFonts w:ascii="Times New Roman" w:hAnsi="Times New Roman" w:cs="Times New Roman"/>
                <w:noProof/>
              </w:rPr>
              <w:t>Полностью определить и реализовать прецеденты (по варианту).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319E7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89" w:history="1">
            <w:r w:rsidRPr="00496D2F">
              <w:rPr>
                <w:rStyle w:val="a6"/>
                <w:rFonts w:ascii="Times New Roman" w:hAnsi="Times New Roman" w:cs="Times New Roman"/>
                <w:noProof/>
                <w:lang w:val="en-US"/>
              </w:rPr>
              <w:t xml:space="preserve">2 </w:t>
            </w:r>
            <w:r w:rsidRPr="00496D2F">
              <w:rPr>
                <w:rStyle w:val="a6"/>
                <w:rFonts w:ascii="Times New Roman" w:hAnsi="Times New Roman" w:cs="Times New Roman"/>
                <w:noProof/>
              </w:rPr>
              <w:t>Студент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559BB" w14:textId="77777777" w:rsidR="0003283C" w:rsidRDefault="0003283C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90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1)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96D2F">
              <w:rPr>
                <w:rStyle w:val="a6"/>
                <w:rFonts w:ascii="Times New Roman" w:hAnsi="Times New Roman" w:cs="Times New Roman"/>
                <w:noProof/>
              </w:rPr>
              <w:t>Полностью определить и реализовать прецеденты (по варианту).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03838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91" w:history="1">
            <w:r w:rsidRPr="00496D2F">
              <w:rPr>
                <w:rStyle w:val="a6"/>
                <w:rFonts w:ascii="Times New Roman" w:hAnsi="Times New Roman" w:cs="Times New Roman"/>
                <w:b/>
                <w:noProof/>
              </w:rPr>
              <w:t>Тестирование и отладка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99BA7" w14:textId="77777777" w:rsidR="0003283C" w:rsidRDefault="0003283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92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структурное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5314F" w14:textId="77777777" w:rsidR="0003283C" w:rsidRDefault="0003283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93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Функциональное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15CCB" w14:textId="77777777" w:rsidR="0003283C" w:rsidRDefault="0003283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94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Нагрузочное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1C152" w14:textId="77777777" w:rsidR="0003283C" w:rsidRDefault="0003283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95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Этап внедрения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23E14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96" w:history="1">
            <w:r w:rsidRPr="00496D2F">
              <w:rPr>
                <w:rStyle w:val="a6"/>
                <w:noProof/>
              </w:rPr>
              <w:t>Системные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4768F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97" w:history="1">
            <w:r w:rsidRPr="00496D2F">
              <w:rPr>
                <w:rStyle w:val="a6"/>
                <w:noProof/>
              </w:rPr>
              <w:t>Установка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51800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98" w:history="1">
            <w:r w:rsidRPr="00496D2F">
              <w:rPr>
                <w:rStyle w:val="a6"/>
                <w:noProof/>
              </w:rPr>
              <w:t>Документация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69FDA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99" w:history="1">
            <w:r w:rsidRPr="00496D2F">
              <w:rPr>
                <w:rStyle w:val="a6"/>
                <w:noProof/>
              </w:rPr>
              <w:t>Требования по внедрению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F3E98" w14:textId="77777777" w:rsidR="0003283C" w:rsidRDefault="0003283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500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1233C" w14:textId="77777777" w:rsidR="0003283C" w:rsidRDefault="0003283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501" w:history="1">
            <w:r w:rsidRPr="00496D2F">
              <w:rPr>
                <w:rStyle w:val="a6"/>
                <w:noProof/>
              </w:rPr>
              <w:t>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96D2F">
              <w:rPr>
                <w:rStyle w:val="a6"/>
                <w:noProof/>
              </w:rPr>
              <w:t>Паттерн мост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1A2B7" w14:textId="77777777" w:rsidR="0003283C" w:rsidRDefault="0003283C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502" w:history="1">
            <w:r w:rsidRPr="00496D2F">
              <w:rPr>
                <w:rStyle w:val="a6"/>
                <w:noProof/>
              </w:rPr>
              <w:t>1.1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96D2F">
              <w:rPr>
                <w:rStyle w:val="a6"/>
                <w:noProof/>
              </w:rPr>
              <w:t>Основной код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C323B" w14:textId="77777777" w:rsidR="0003283C" w:rsidRDefault="0003283C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503" w:history="1">
            <w:r w:rsidRPr="00496D2F">
              <w:rPr>
                <w:rStyle w:val="a6"/>
                <w:noProof/>
              </w:rPr>
              <w:t>1.2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96D2F">
              <w:rPr>
                <w:rStyle w:val="a6"/>
                <w:noProof/>
              </w:rPr>
              <w:t>Код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FBCB4" w14:textId="77777777" w:rsidR="0003283C" w:rsidRDefault="0003283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504" w:history="1">
            <w:r w:rsidRPr="00496D2F">
              <w:rPr>
                <w:rStyle w:val="a6"/>
                <w:noProof/>
              </w:rPr>
              <w:t>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96D2F">
              <w:rPr>
                <w:rStyle w:val="a6"/>
                <w:noProof/>
              </w:rPr>
              <w:t>Паттерн «Компоновщик»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712DD" w14:textId="77777777" w:rsidR="0003283C" w:rsidRDefault="0003283C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505" w:history="1">
            <w:r w:rsidRPr="00496D2F">
              <w:rPr>
                <w:rStyle w:val="a6"/>
                <w:noProof/>
              </w:rPr>
              <w:t>2.1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96D2F">
              <w:rPr>
                <w:rStyle w:val="a6"/>
                <w:noProof/>
              </w:rPr>
              <w:t>Основной код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BA171" w14:textId="77777777" w:rsidR="0003283C" w:rsidRDefault="0003283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506" w:history="1">
            <w:r w:rsidRPr="00496D2F">
              <w:rPr>
                <w:rStyle w:val="a6"/>
                <w:noProof/>
              </w:rPr>
              <w:t>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96D2F">
              <w:rPr>
                <w:rStyle w:val="a6"/>
                <w:noProof/>
              </w:rPr>
              <w:t>Паттерн Модуль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D613E" w14:textId="77777777" w:rsidR="0003283C" w:rsidRDefault="0003283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507" w:history="1">
            <w:r w:rsidRPr="00496D2F">
              <w:rPr>
                <w:rStyle w:val="a6"/>
                <w:noProof/>
              </w:rPr>
              <w:t>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96D2F">
              <w:rPr>
                <w:rStyle w:val="a6"/>
                <w:noProof/>
              </w:rPr>
              <w:t>Паттерн Data Mapper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83E4C" w14:textId="77777777" w:rsidR="0003283C" w:rsidRDefault="0003283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508" w:history="1">
            <w:r w:rsidRPr="00496D2F">
              <w:rPr>
                <w:rStyle w:val="a6"/>
                <w:noProof/>
              </w:rPr>
              <w:t>5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96D2F">
              <w:rPr>
                <w:rStyle w:val="a6"/>
                <w:noProof/>
              </w:rPr>
              <w:t>Паттерн «Шлюз к записи  данных»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ABAFB" w14:textId="77777777" w:rsidR="0003283C" w:rsidRDefault="0003283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509" w:history="1">
            <w:r w:rsidRPr="00496D2F">
              <w:rPr>
                <w:rStyle w:val="a6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623BD" w14:textId="77777777" w:rsidR="00C418A9" w:rsidRPr="00966FAB" w:rsidRDefault="00C418A9">
          <w:pPr>
            <w:rPr>
              <w:rFonts w:ascii="Times New Roman" w:hAnsi="Times New Roman" w:cs="Times New Roman"/>
            </w:rPr>
          </w:pPr>
          <w:r w:rsidRPr="00966FAB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105EA8C" w14:textId="77777777" w:rsidR="001473FF" w:rsidRPr="00966FAB" w:rsidRDefault="001473FF" w:rsidP="001473F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03AB04" w14:textId="77777777" w:rsidR="001473FF" w:rsidRPr="00966FAB" w:rsidRDefault="001473FF">
      <w:pPr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br w:type="page"/>
      </w:r>
    </w:p>
    <w:p w14:paraId="36C48E19" w14:textId="77777777" w:rsidR="001473FF" w:rsidRPr="009133FB" w:rsidRDefault="001473FF" w:rsidP="001473FF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bookmarkStart w:id="2" w:name="_Toc389138462"/>
      <w:r w:rsidRPr="009133FB">
        <w:rPr>
          <w:rFonts w:ascii="Times New Roman" w:hAnsi="Times New Roman" w:cs="Times New Roman"/>
          <w:color w:val="auto"/>
          <w:sz w:val="24"/>
          <w:szCs w:val="24"/>
        </w:rPr>
        <w:lastRenderedPageBreak/>
        <w:t>Варианты и распределение студентов.</w:t>
      </w:r>
      <w:bookmarkEnd w:id="2"/>
    </w:p>
    <w:p w14:paraId="2D8C2BA0" w14:textId="77777777" w:rsidR="006F10B2" w:rsidRPr="00966FAB" w:rsidRDefault="006F10B2" w:rsidP="001473FF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Работу выполняли</w:t>
      </w:r>
      <w:r w:rsidRPr="00966FAB">
        <w:rPr>
          <w:rFonts w:ascii="Times New Roman" w:hAnsi="Times New Roman" w:cs="Times New Roman"/>
          <w:sz w:val="24"/>
          <w:szCs w:val="24"/>
          <w:rPrChange w:id="3" w:author="I TIX" w:date="2014-05-25T18:15:00Z">
            <w:rPr>
              <w:rFonts w:ascii="Times New Roman" w:hAnsi="Times New Roman" w:cs="Times New Roman"/>
              <w:sz w:val="24"/>
              <w:szCs w:val="24"/>
              <w:lang w:val="en-US"/>
            </w:rPr>
          </w:rPrChange>
        </w:rPr>
        <w:t>:</w:t>
      </w:r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726B18" w14:textId="77777777" w:rsidR="006F10B2" w:rsidRPr="00966FAB" w:rsidRDefault="006F10B2" w:rsidP="001473FF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Студент 1 – Тихонов И. В.</w:t>
      </w:r>
      <w:r w:rsidR="00454D52" w:rsidRPr="00966FAB">
        <w:rPr>
          <w:rFonts w:ascii="Times New Roman" w:hAnsi="Times New Roman" w:cs="Times New Roman"/>
          <w:sz w:val="24"/>
          <w:szCs w:val="24"/>
        </w:rPr>
        <w:t xml:space="preserve">  вариант 92</w:t>
      </w:r>
    </w:p>
    <w:p w14:paraId="41836CFB" w14:textId="77777777" w:rsidR="00C319B5" w:rsidRPr="00966FAB" w:rsidRDefault="00C319B5" w:rsidP="00C319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Паттерны: модуль таблицы (бизнес-логика) и преобразователь данных</w:t>
      </w:r>
    </w:p>
    <w:p w14:paraId="69F8BD5C" w14:textId="77777777" w:rsidR="00454D52" w:rsidRPr="00966FAB" w:rsidRDefault="00C319B5" w:rsidP="00C319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(обращение к БД), мост (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gof</w:t>
      </w:r>
      <w:r w:rsidRPr="00966FAB">
        <w:rPr>
          <w:rFonts w:ascii="Times New Roman" w:hAnsi="Times New Roman" w:cs="Times New Roman"/>
          <w:sz w:val="24"/>
          <w:szCs w:val="24"/>
        </w:rPr>
        <w:t>)</w:t>
      </w:r>
    </w:p>
    <w:p w14:paraId="06856D02" w14:textId="77777777" w:rsidR="00C319B5" w:rsidRPr="00966FAB" w:rsidRDefault="006F10B2" w:rsidP="001473FF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Студент 2 – Лахвич Д. С.</w:t>
      </w:r>
      <w:r w:rsidR="00454D52" w:rsidRPr="00966FAB">
        <w:rPr>
          <w:rFonts w:ascii="Times New Roman" w:hAnsi="Times New Roman" w:cs="Times New Roman"/>
          <w:sz w:val="24"/>
          <w:szCs w:val="24"/>
        </w:rPr>
        <w:t xml:space="preserve"> вариант 90</w:t>
      </w:r>
    </w:p>
    <w:p w14:paraId="47B39F7F" w14:textId="77777777" w:rsidR="00C319B5" w:rsidRPr="00966FAB" w:rsidRDefault="00C319B5" w:rsidP="00C319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Паттерны: модуль таблицы (бизнес-логика) и шлюз записи данных (обращение к</w:t>
      </w:r>
    </w:p>
    <w:p w14:paraId="415D770A" w14:textId="77777777" w:rsidR="0003283C" w:rsidRDefault="00C319B5" w:rsidP="00C319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БД), компоновщик (gof).</w:t>
      </w:r>
    </w:p>
    <w:p w14:paraId="2B1F4AC5" w14:textId="77777777" w:rsidR="0003283C" w:rsidRDefault="0003283C" w:rsidP="00C319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0FAA6B3" w14:textId="6A843D0F" w:rsidR="001473FF" w:rsidRPr="00966FAB" w:rsidRDefault="001473FF" w:rsidP="00C319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3AD9F985" w14:textId="77777777" w:rsidR="00C418A9" w:rsidRPr="009133FB" w:rsidRDefault="00C418A9" w:rsidP="00C418A9">
      <w:pPr>
        <w:pStyle w:val="1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4" w:name="_Toc389138463"/>
      <w:r w:rsidRPr="009133FB">
        <w:rPr>
          <w:rFonts w:ascii="Times New Roman" w:hAnsi="Times New Roman" w:cs="Times New Roman"/>
          <w:color w:val="auto"/>
          <w:sz w:val="24"/>
          <w:szCs w:val="24"/>
        </w:rPr>
        <w:t>1. Этап анализа и планирования требований</w:t>
      </w:r>
      <w:bookmarkEnd w:id="4"/>
    </w:p>
    <w:p w14:paraId="57462AA6" w14:textId="77777777" w:rsidR="001742A4" w:rsidRPr="009133FB" w:rsidRDefault="00C418A9" w:rsidP="00C418A9">
      <w:pPr>
        <w:pStyle w:val="2"/>
        <w:rPr>
          <w:rFonts w:ascii="Times New Roman" w:hAnsi="Times New Roman" w:cs="Times New Roman"/>
          <w:b w:val="0"/>
          <w:color w:val="auto"/>
          <w:sz w:val="24"/>
          <w:szCs w:val="24"/>
        </w:rPr>
      </w:pPr>
      <w:del w:id="5" w:author="frostball@gmail.com" w:date="2014-05-25T17:30:00Z">
        <w:r w:rsidRPr="009133FB" w:rsidDel="00586D1C"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delText>1.1</w:delText>
        </w:r>
      </w:del>
      <w:r w:rsidRPr="009133F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bookmarkStart w:id="6" w:name="_Toc389138464"/>
      <w:ins w:id="7" w:author="frostball@gmail.com" w:date="2014-05-25T17:27:00Z">
        <w:r w:rsidR="00586D1C" w:rsidRPr="009133FB"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t>Исходные данные</w:t>
        </w:r>
      </w:ins>
      <w:bookmarkEnd w:id="6"/>
      <w:del w:id="8" w:author="frostball@gmail.com" w:date="2014-05-25T17:27:00Z">
        <w:r w:rsidR="00A723FD" w:rsidRPr="009133FB" w:rsidDel="00586D1C"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delText>Постановка задачи</w:delText>
        </w:r>
      </w:del>
      <w:del w:id="9" w:author="frostball@gmail.com" w:date="2014-05-25T17:31:00Z">
        <w:r w:rsidR="00A723FD" w:rsidRPr="009133FB" w:rsidDel="00586D1C"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delText>.</w:delText>
        </w:r>
      </w:del>
    </w:p>
    <w:p w14:paraId="39DEF926" w14:textId="77777777" w:rsidR="00A723FD" w:rsidRPr="00966FAB" w:rsidRDefault="00C53F7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Журнал операций: подсистемы</w:t>
      </w:r>
    </w:p>
    <w:p w14:paraId="3A08EE49" w14:textId="77777777" w:rsidR="00C53F78" w:rsidRPr="00966FAB" w:rsidRDefault="00C53F7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1) фиксация сообщений от внешних систем (сервис и</w:t>
      </w:r>
      <w:ins w:id="10" w:author="frostball@gmail.com" w:date="2014-05-25T17:20:00Z">
        <w:r w:rsidR="003D6279" w:rsidRPr="00966FAB">
          <w:rPr>
            <w:rFonts w:ascii="Times New Roman" w:hAnsi="Times New Roman" w:cs="Times New Roman"/>
            <w:sz w:val="24"/>
            <w:szCs w:val="24"/>
          </w:rPr>
          <w:t>ли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 утилита)</w:t>
      </w:r>
      <w:ins w:id="11" w:author="frostball@gmail.com" w:date="2014-05-25T17:28:00Z">
        <w:r w:rsidR="00586D1C" w:rsidRPr="00966FAB">
          <w:rPr>
            <w:rFonts w:ascii="Times New Roman" w:hAnsi="Times New Roman" w:cs="Times New Roman"/>
            <w:sz w:val="24"/>
            <w:szCs w:val="24"/>
            <w:rPrChange w:id="12" w:author="I TIX" w:date="2014-05-25T18:15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 </w:t>
        </w:r>
      </w:ins>
    </w:p>
    <w:p w14:paraId="03AA4B4D" w14:textId="77777777" w:rsidR="00C53F78" w:rsidRPr="00966FAB" w:rsidRDefault="00C53F7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2) просмотр и поиск по журналу сообщений</w:t>
      </w:r>
    </w:p>
    <w:p w14:paraId="37178837" w14:textId="77777777" w:rsidR="00C53F78" w:rsidRPr="00966FAB" w:rsidRDefault="00C53F78" w:rsidP="00A723FD">
      <w:pPr>
        <w:spacing w:after="0" w:line="360" w:lineRule="auto"/>
        <w:ind w:firstLine="709"/>
        <w:jc w:val="both"/>
        <w:rPr>
          <w:ins w:id="13" w:author="frostball@gmail.com" w:date="2014-05-25T17:28:00Z"/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3) экспорт журнала в другие форматы</w:t>
      </w:r>
    </w:p>
    <w:p w14:paraId="1CD16526" w14:textId="77777777" w:rsidR="00586D1C" w:rsidRPr="009133FB" w:rsidRDefault="00586D1C">
      <w:pPr>
        <w:pStyle w:val="2"/>
        <w:rPr>
          <w:rFonts w:ascii="Times New Roman" w:hAnsi="Times New Roman" w:cs="Times New Roman"/>
          <w:color w:val="auto"/>
          <w:rPrChange w:id="14" w:author="frostball@gmail.com" w:date="2014-05-25T17:31:00Z">
            <w:rPr/>
          </w:rPrChange>
        </w:rPr>
        <w:pPrChange w:id="15" w:author="frostball@gmail.com" w:date="2014-05-25T17:29:00Z">
          <w:pPr>
            <w:spacing w:after="0" w:line="360" w:lineRule="auto"/>
            <w:ind w:firstLine="709"/>
            <w:jc w:val="both"/>
          </w:pPr>
        </w:pPrChange>
      </w:pPr>
      <w:bookmarkStart w:id="16" w:name="_Toc389138465"/>
      <w:ins w:id="17" w:author="frostball@gmail.com" w:date="2014-05-25T17:31:00Z">
        <w:r w:rsidRPr="009133FB">
          <w:rPr>
            <w:rFonts w:ascii="Times New Roman" w:hAnsi="Times New Roman" w:cs="Times New Roman"/>
            <w:color w:val="auto"/>
            <w:rPrChange w:id="18" w:author="frostball@gmail.com" w:date="2014-05-25T17:31:00Z">
              <w:rPr>
                <w:b/>
                <w:bCs/>
              </w:rPr>
            </w:rPrChange>
          </w:rPr>
          <w:t>Постановка задачи</w:t>
        </w:r>
      </w:ins>
      <w:bookmarkEnd w:id="16"/>
    </w:p>
    <w:p w14:paraId="28221B01" w14:textId="77777777" w:rsidR="004F22A6" w:rsidRPr="00966FAB" w:rsidRDefault="004F22A6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F72B1AE" w14:textId="77777777" w:rsidR="00851390" w:rsidRPr="00966FAB" w:rsidRDefault="004F22A6" w:rsidP="00851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C418A9" w:rsidRPr="00966FAB">
        <w:rPr>
          <w:rFonts w:ascii="Times New Roman" w:hAnsi="Times New Roman" w:cs="Times New Roman"/>
          <w:sz w:val="24"/>
          <w:szCs w:val="24"/>
        </w:rPr>
        <w:t>разработать</w:t>
      </w:r>
      <w:r w:rsidRPr="00966FAB">
        <w:rPr>
          <w:rFonts w:ascii="Times New Roman" w:hAnsi="Times New Roman" w:cs="Times New Roman"/>
          <w:sz w:val="24"/>
          <w:szCs w:val="24"/>
        </w:rPr>
        <w:t xml:space="preserve"> систему</w:t>
      </w:r>
      <w:r w:rsidR="00C418A9" w:rsidRPr="00966FAB">
        <w:rPr>
          <w:rFonts w:ascii="Times New Roman" w:hAnsi="Times New Roman" w:cs="Times New Roman"/>
          <w:sz w:val="24"/>
          <w:szCs w:val="24"/>
        </w:rPr>
        <w:t xml:space="preserve"> для работы с журналом сообщений. Система должна</w:t>
      </w:r>
      <w:r w:rsidRPr="00966FAB">
        <w:rPr>
          <w:rFonts w:ascii="Times New Roman" w:hAnsi="Times New Roman" w:cs="Times New Roman"/>
          <w:sz w:val="24"/>
          <w:szCs w:val="24"/>
        </w:rPr>
        <w:t xml:space="preserve"> фиксир</w:t>
      </w:r>
      <w:r w:rsidR="00C418A9" w:rsidRPr="00966FAB">
        <w:rPr>
          <w:rFonts w:ascii="Times New Roman" w:hAnsi="Times New Roman" w:cs="Times New Roman"/>
          <w:sz w:val="24"/>
          <w:szCs w:val="24"/>
        </w:rPr>
        <w:t>овать</w:t>
      </w:r>
      <w:r w:rsidRPr="00966FAB">
        <w:rPr>
          <w:rFonts w:ascii="Times New Roman" w:hAnsi="Times New Roman" w:cs="Times New Roman"/>
          <w:sz w:val="24"/>
          <w:szCs w:val="24"/>
        </w:rPr>
        <w:t xml:space="preserve"> сообщения от других систем и выполня</w:t>
      </w:r>
      <w:r w:rsidR="00C418A9" w:rsidRPr="00966FAB">
        <w:rPr>
          <w:rFonts w:ascii="Times New Roman" w:hAnsi="Times New Roman" w:cs="Times New Roman"/>
          <w:sz w:val="24"/>
          <w:szCs w:val="24"/>
        </w:rPr>
        <w:t>ть</w:t>
      </w:r>
      <w:r w:rsidRPr="00966FAB">
        <w:rPr>
          <w:rFonts w:ascii="Times New Roman" w:hAnsi="Times New Roman" w:cs="Times New Roman"/>
          <w:sz w:val="24"/>
          <w:szCs w:val="24"/>
        </w:rPr>
        <w:t xml:space="preserve"> поиск по журналу сообщений.</w:t>
      </w:r>
      <w:r w:rsidR="007A343C" w:rsidRPr="00966FAB">
        <w:rPr>
          <w:rFonts w:ascii="Times New Roman" w:hAnsi="Times New Roman" w:cs="Times New Roman"/>
          <w:sz w:val="24"/>
          <w:szCs w:val="24"/>
        </w:rPr>
        <w:t xml:space="preserve"> Программа может принимать сообщения например об ошибках других программ. Областью применения данной программы будут компании которые занимаются тестированием приложений</w:t>
      </w:r>
      <w:ins w:id="19" w:author="frostball@gmail.com" w:date="2014-05-25T17:21:00Z">
        <w:r w:rsidR="00586D1C" w:rsidRPr="00966FAB">
          <w:rPr>
            <w:rFonts w:ascii="Times New Roman" w:hAnsi="Times New Roman" w:cs="Times New Roman"/>
            <w:sz w:val="24"/>
            <w:szCs w:val="24"/>
          </w:rPr>
          <w:t>, исследованиями пользовательского поведения и др</w:t>
        </w:r>
      </w:ins>
      <w:r w:rsidR="007A343C" w:rsidRPr="00966FAB">
        <w:rPr>
          <w:rFonts w:ascii="Times New Roman" w:hAnsi="Times New Roman" w:cs="Times New Roman"/>
          <w:sz w:val="24"/>
          <w:szCs w:val="24"/>
        </w:rPr>
        <w:t>.</w:t>
      </w:r>
      <w:r w:rsidR="00C418A9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</w:rPr>
        <w:t xml:space="preserve"> Курсовая работа выполняется  двумя </w:t>
      </w:r>
      <w:ins w:id="20" w:author="frostball@gmail.com" w:date="2014-05-25T17:22:00Z">
        <w:r w:rsidR="00586D1C" w:rsidRPr="00966FAB">
          <w:rPr>
            <w:rFonts w:ascii="Times New Roman" w:hAnsi="Times New Roman" w:cs="Times New Roman"/>
            <w:sz w:val="24"/>
            <w:szCs w:val="24"/>
          </w:rPr>
          <w:t>студентами</w:t>
        </w:r>
      </w:ins>
      <w:del w:id="21" w:author="frostball@gmail.com" w:date="2014-05-25T17:22:00Z">
        <w:r w:rsidRPr="00966FAB" w:rsidDel="00586D1C">
          <w:rPr>
            <w:rFonts w:ascii="Times New Roman" w:hAnsi="Times New Roman" w:cs="Times New Roman"/>
            <w:sz w:val="24"/>
            <w:szCs w:val="24"/>
          </w:rPr>
          <w:delText>людьми</w:delText>
        </w:r>
      </w:del>
      <w:r w:rsidRPr="00966FAB">
        <w:rPr>
          <w:rFonts w:ascii="Times New Roman" w:hAnsi="Times New Roman" w:cs="Times New Roman"/>
          <w:sz w:val="24"/>
          <w:szCs w:val="24"/>
        </w:rPr>
        <w:t xml:space="preserve">. </w:t>
      </w:r>
      <w:r w:rsidR="00851390" w:rsidRPr="00966FAB">
        <w:rPr>
          <w:rFonts w:ascii="Times New Roman" w:hAnsi="Times New Roman" w:cs="Times New Roman"/>
          <w:sz w:val="24"/>
          <w:szCs w:val="24"/>
        </w:rPr>
        <w:t xml:space="preserve">В рамках этого проекта будут рассмотрены 2 подсистемы </w:t>
      </w:r>
    </w:p>
    <w:p w14:paraId="2E174285" w14:textId="77777777" w:rsidR="00851390" w:rsidRPr="00966FAB" w:rsidRDefault="00851390" w:rsidP="00851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1) фиксация сообщений от внешних систем (сервис и утилита)</w:t>
      </w:r>
    </w:p>
    <w:p w14:paraId="4D5FA7C8" w14:textId="77777777" w:rsidR="004F22A6" w:rsidRPr="00966FAB" w:rsidRDefault="00851390" w:rsidP="00851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2) просмотр и поиск по журналу сообщений</w:t>
      </w:r>
    </w:p>
    <w:p w14:paraId="69B477B9" w14:textId="77777777" w:rsidR="00C418A9" w:rsidRPr="00966FAB" w:rsidRDefault="00C418A9" w:rsidP="00851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B61ECC4" w14:textId="77777777" w:rsidR="004F22A6" w:rsidRPr="00966FAB" w:rsidRDefault="004F22A6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C4FF03" w14:textId="77777777" w:rsidR="00C418A9" w:rsidRPr="009133FB" w:rsidRDefault="00C418A9" w:rsidP="00C418A9">
      <w:pPr>
        <w:pStyle w:val="2"/>
        <w:rPr>
          <w:rFonts w:ascii="Times New Roman" w:hAnsi="Times New Roman" w:cs="Times New Roman"/>
          <w:sz w:val="24"/>
          <w:szCs w:val="24"/>
        </w:rPr>
      </w:pPr>
      <w:del w:id="22" w:author="frostball@gmail.com" w:date="2014-05-25T17:30:00Z">
        <w:r w:rsidRPr="00966FAB" w:rsidDel="00586D1C">
          <w:rPr>
            <w:rFonts w:ascii="Times New Roman" w:hAnsi="Times New Roman" w:cs="Times New Roman"/>
            <w:b w:val="0"/>
            <w:sz w:val="24"/>
            <w:szCs w:val="24"/>
          </w:rPr>
          <w:delText>1.2</w:delText>
        </w:r>
      </w:del>
      <w:r w:rsidRPr="00966FAB">
        <w:rPr>
          <w:rFonts w:ascii="Times New Roman" w:hAnsi="Times New Roman" w:cs="Times New Roman"/>
          <w:b w:val="0"/>
          <w:sz w:val="24"/>
          <w:szCs w:val="24"/>
        </w:rPr>
        <w:t xml:space="preserve"> </w:t>
      </w:r>
      <w:bookmarkStart w:id="23" w:name="_Toc389138466"/>
      <w:r w:rsidR="004F22A6" w:rsidRPr="009133FB">
        <w:rPr>
          <w:rFonts w:ascii="Times New Roman" w:hAnsi="Times New Roman" w:cs="Times New Roman"/>
          <w:color w:val="auto"/>
          <w:sz w:val="24"/>
          <w:szCs w:val="24"/>
        </w:rPr>
        <w:t>Спецификация основных проектных требований</w:t>
      </w:r>
      <w:bookmarkEnd w:id="23"/>
    </w:p>
    <w:p w14:paraId="4E77C778" w14:textId="77777777" w:rsidR="0088492D" w:rsidRPr="00966FAB" w:rsidRDefault="0088492D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«Журнал операций» представляет собой систему с интерфейсом для работы с сообщениями</w:t>
      </w:r>
      <w:ins w:id="24" w:author="frostball@gmail.com" w:date="2014-05-25T17:33:00Z">
        <w:r w:rsidR="00956239" w:rsidRPr="00966FAB">
          <w:rPr>
            <w:rFonts w:ascii="Times New Roman" w:hAnsi="Times New Roman" w:cs="Times New Roman"/>
            <w:sz w:val="24"/>
            <w:szCs w:val="24"/>
            <w:rPrChange w:id="25" w:author="I TIX" w:date="2014-05-25T18:15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 полученными от внешних программ</w:t>
        </w:r>
      </w:ins>
      <w:r w:rsidRPr="00966FAB">
        <w:rPr>
          <w:rFonts w:ascii="Times New Roman" w:hAnsi="Times New Roman" w:cs="Times New Roman"/>
          <w:sz w:val="24"/>
          <w:szCs w:val="24"/>
        </w:rPr>
        <w:t>. Интерфейс пользователя позволяет пользователю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42C14F8" w14:textId="77777777" w:rsidR="00956239" w:rsidRPr="00966FAB" w:rsidRDefault="00956239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ins w:id="26" w:author="frostball@gmail.com" w:date="2014-05-25T17:35:00Z"/>
          <w:rFonts w:ascii="Times New Roman" w:hAnsi="Times New Roman" w:cs="Times New Roman"/>
          <w:sz w:val="24"/>
          <w:szCs w:val="24"/>
        </w:rPr>
      </w:pPr>
      <w:ins w:id="27" w:author="frostball@gmail.com" w:date="2014-05-25T17:34:00Z">
        <w:r w:rsidRPr="00966FAB">
          <w:rPr>
            <w:rFonts w:ascii="Times New Roman" w:hAnsi="Times New Roman" w:cs="Times New Roman"/>
            <w:sz w:val="24"/>
            <w:szCs w:val="24"/>
          </w:rPr>
          <w:lastRenderedPageBreak/>
          <w:t>Получать список подписанных  программ</w:t>
        </w:r>
      </w:ins>
      <w:ins w:id="28" w:author="frostball@gmail.com" w:date="2014-05-25T17:35:00Z">
        <w:r w:rsidRPr="00966FAB">
          <w:rPr>
            <w:rFonts w:ascii="Times New Roman" w:hAnsi="Times New Roman" w:cs="Times New Roman"/>
            <w:sz w:val="24"/>
            <w:szCs w:val="24"/>
          </w:rPr>
          <w:t xml:space="preserve"> –</w:t>
        </w:r>
      </w:ins>
      <w:ins w:id="29" w:author="frostball@gmail.com" w:date="2014-05-25T17:34:00Z">
        <w:r w:rsidRPr="00966FAB">
          <w:rPr>
            <w:rFonts w:ascii="Times New Roman" w:hAnsi="Times New Roman" w:cs="Times New Roman"/>
            <w:sz w:val="24"/>
            <w:szCs w:val="24"/>
          </w:rPr>
          <w:t xml:space="preserve"> клиентов</w:t>
        </w:r>
      </w:ins>
    </w:p>
    <w:p w14:paraId="0A2D47C9" w14:textId="77777777" w:rsidR="00956239" w:rsidRPr="00966FAB" w:rsidRDefault="00956239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ins w:id="30" w:author="frostball@gmail.com" w:date="2014-05-25T17:35:00Z"/>
          <w:rFonts w:ascii="Times New Roman" w:hAnsi="Times New Roman" w:cs="Times New Roman"/>
          <w:sz w:val="24"/>
          <w:szCs w:val="24"/>
        </w:rPr>
      </w:pPr>
      <w:ins w:id="31" w:author="frostball@gmail.com" w:date="2014-05-25T17:35:00Z">
        <w:r w:rsidRPr="00966FAB">
          <w:rPr>
            <w:rFonts w:ascii="Times New Roman" w:hAnsi="Times New Roman" w:cs="Times New Roman"/>
            <w:sz w:val="24"/>
            <w:szCs w:val="24"/>
          </w:rPr>
          <w:t>Получать список полученных сообщений</w:t>
        </w:r>
      </w:ins>
    </w:p>
    <w:p w14:paraId="0627ADC2" w14:textId="77777777" w:rsidR="00956239" w:rsidRPr="00966FAB" w:rsidRDefault="00956239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ins w:id="32" w:author="frostball@gmail.com" w:date="2014-05-25T17:35:00Z"/>
          <w:rFonts w:ascii="Times New Roman" w:hAnsi="Times New Roman" w:cs="Times New Roman"/>
          <w:sz w:val="24"/>
          <w:szCs w:val="24"/>
        </w:rPr>
      </w:pPr>
      <w:ins w:id="33" w:author="frostball@gmail.com" w:date="2014-05-25T17:35:00Z">
        <w:r w:rsidRPr="00966FAB">
          <w:rPr>
            <w:rFonts w:ascii="Times New Roman" w:hAnsi="Times New Roman" w:cs="Times New Roman"/>
            <w:sz w:val="24"/>
            <w:szCs w:val="24"/>
          </w:rPr>
          <w:t>Проводить фильтрацию сообщений по программе-клиенту</w:t>
        </w:r>
      </w:ins>
    </w:p>
    <w:p w14:paraId="3B41A6BF" w14:textId="77777777" w:rsidR="00956239" w:rsidRPr="00966FAB" w:rsidRDefault="00956239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ins w:id="34" w:author="frostball@gmail.com" w:date="2014-05-25T17:34:00Z"/>
          <w:rFonts w:ascii="Times New Roman" w:hAnsi="Times New Roman" w:cs="Times New Roman"/>
          <w:sz w:val="24"/>
          <w:szCs w:val="24"/>
        </w:rPr>
      </w:pPr>
      <w:ins w:id="35" w:author="frostball@gmail.com" w:date="2014-05-25T17:35:00Z">
        <w:r w:rsidRPr="00966FAB">
          <w:rPr>
            <w:rFonts w:ascii="Times New Roman" w:hAnsi="Times New Roman" w:cs="Times New Roman"/>
            <w:sz w:val="24"/>
            <w:szCs w:val="24"/>
          </w:rPr>
          <w:t xml:space="preserve">Производить поиск </w:t>
        </w:r>
      </w:ins>
      <w:ins w:id="36" w:author="frostball@gmail.com" w:date="2014-05-25T17:37:00Z">
        <w:r w:rsidRPr="00966FAB">
          <w:rPr>
            <w:rFonts w:ascii="Times New Roman" w:hAnsi="Times New Roman" w:cs="Times New Roman"/>
            <w:sz w:val="24"/>
            <w:szCs w:val="24"/>
          </w:rPr>
          <w:t>сообщений</w:t>
        </w:r>
      </w:ins>
      <w:ins w:id="37" w:author="frostball@gmail.com" w:date="2014-05-25T17:35:00Z">
        <w:r w:rsidRPr="00966FAB">
          <w:rPr>
            <w:rFonts w:ascii="Times New Roman" w:hAnsi="Times New Roman" w:cs="Times New Roman"/>
            <w:sz w:val="24"/>
            <w:szCs w:val="24"/>
          </w:rPr>
          <w:t xml:space="preserve"> по совпадению подстроки.</w:t>
        </w:r>
      </w:ins>
    </w:p>
    <w:p w14:paraId="60A6BADC" w14:textId="77777777" w:rsidR="0088492D" w:rsidRPr="00966FAB" w:rsidRDefault="0088492D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Вести поиск в БД сообщений в ручном режиме</w:t>
      </w:r>
    </w:p>
    <w:p w14:paraId="775B8314" w14:textId="77777777" w:rsidR="00956239" w:rsidRPr="00966FAB" w:rsidDel="00956239" w:rsidRDefault="0088492D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del w:id="38" w:author="frostball@gmail.com" w:date="2014-05-25T17:37:00Z"/>
          <w:rFonts w:ascii="Times New Roman" w:hAnsi="Times New Roman" w:cs="Times New Roman"/>
          <w:sz w:val="24"/>
          <w:szCs w:val="24"/>
        </w:rPr>
      </w:pPr>
      <w:del w:id="39" w:author="frostball@gmail.com" w:date="2014-05-25T17:37:00Z">
        <w:r w:rsidRPr="00966FAB" w:rsidDel="00956239">
          <w:rPr>
            <w:rFonts w:ascii="Times New Roman" w:hAnsi="Times New Roman" w:cs="Times New Roman"/>
            <w:sz w:val="24"/>
            <w:szCs w:val="24"/>
          </w:rPr>
          <w:delText>Вести поиск сообщения по ключевым словам</w:delText>
        </w:r>
      </w:del>
    </w:p>
    <w:p w14:paraId="0CC08B75" w14:textId="77777777" w:rsidR="0088492D" w:rsidRPr="00966FAB" w:rsidDel="00956239" w:rsidRDefault="0088492D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del w:id="40" w:author="frostball@gmail.com" w:date="2014-05-25T17:33:00Z"/>
          <w:rFonts w:ascii="Times New Roman" w:hAnsi="Times New Roman" w:cs="Times New Roman"/>
          <w:sz w:val="24"/>
          <w:szCs w:val="24"/>
        </w:rPr>
      </w:pPr>
      <w:del w:id="41" w:author="frostball@gmail.com" w:date="2014-05-25T17:33:00Z">
        <w:r w:rsidRPr="00966FAB" w:rsidDel="00956239">
          <w:rPr>
            <w:rFonts w:ascii="Times New Roman" w:hAnsi="Times New Roman" w:cs="Times New Roman"/>
            <w:sz w:val="24"/>
            <w:szCs w:val="24"/>
          </w:rPr>
          <w:delText>Вносить изменения и удалять сообщения</w:delText>
        </w:r>
      </w:del>
    </w:p>
    <w:p w14:paraId="51B2BE47" w14:textId="77777777" w:rsidR="0088492D" w:rsidRPr="00966FAB" w:rsidDel="00956239" w:rsidRDefault="0088492D">
      <w:pPr>
        <w:pStyle w:val="a7"/>
        <w:numPr>
          <w:ilvl w:val="0"/>
          <w:numId w:val="1"/>
        </w:numPr>
        <w:spacing w:after="0" w:line="360" w:lineRule="auto"/>
        <w:jc w:val="both"/>
        <w:rPr>
          <w:del w:id="42" w:author="frostball@gmail.com" w:date="2014-05-25T17:33:00Z"/>
          <w:rFonts w:ascii="Times New Roman" w:hAnsi="Times New Roman" w:cs="Times New Roman"/>
          <w:color w:val="FF0000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Экспортировать журнал в другие форматы</w:t>
      </w:r>
      <w:r w:rsidRPr="00966FAB">
        <w:rPr>
          <w:rFonts w:ascii="Times New Roman" w:hAnsi="Times New Roman" w:cs="Times New Roman"/>
          <w:color w:val="D6E3BC" w:themeColor="accent3" w:themeTint="66"/>
          <w:sz w:val="24"/>
          <w:szCs w:val="24"/>
        </w:rPr>
        <w:t xml:space="preserve"> </w:t>
      </w:r>
      <w:del w:id="43" w:author="frostball@gmail.com" w:date="2014-05-25T17:33:00Z">
        <w:r w:rsidRPr="00966FAB" w:rsidDel="00956239">
          <w:rPr>
            <w:rFonts w:ascii="Times New Roman" w:hAnsi="Times New Roman" w:cs="Times New Roman"/>
            <w:color w:val="D6E3BC" w:themeColor="accent3" w:themeTint="66"/>
            <w:sz w:val="24"/>
            <w:szCs w:val="24"/>
          </w:rPr>
          <w:delText>(выполняется 3 учеником которого нет)</w:delText>
        </w:r>
      </w:del>
    </w:p>
    <w:p w14:paraId="513A7B2A" w14:textId="77777777" w:rsidR="00956239" w:rsidRPr="00966FAB" w:rsidRDefault="00956239">
      <w:pPr>
        <w:pStyle w:val="a7"/>
        <w:numPr>
          <w:ilvl w:val="0"/>
          <w:numId w:val="1"/>
        </w:numPr>
        <w:spacing w:after="0" w:line="360" w:lineRule="auto"/>
        <w:jc w:val="both"/>
        <w:rPr>
          <w:ins w:id="44" w:author="frostball@gmail.com" w:date="2014-05-25T17:33:00Z"/>
          <w:rFonts w:ascii="Times New Roman" w:hAnsi="Times New Roman" w:cs="Times New Roman"/>
          <w:sz w:val="24"/>
          <w:szCs w:val="24"/>
        </w:rPr>
      </w:pPr>
    </w:p>
    <w:p w14:paraId="4B93DE23" w14:textId="77777777" w:rsidR="0088492D" w:rsidRPr="00966FAB" w:rsidDel="00956239" w:rsidRDefault="0088492D">
      <w:pPr>
        <w:pStyle w:val="a7"/>
        <w:numPr>
          <w:ilvl w:val="0"/>
          <w:numId w:val="1"/>
        </w:numPr>
        <w:spacing w:after="0" w:line="360" w:lineRule="auto"/>
        <w:jc w:val="both"/>
        <w:rPr>
          <w:del w:id="45" w:author="frostball@gmail.com" w:date="2014-05-25T17:34:00Z"/>
          <w:rFonts w:ascii="Times New Roman" w:hAnsi="Times New Roman" w:cs="Times New Roman"/>
          <w:sz w:val="24"/>
          <w:szCs w:val="24"/>
        </w:rPr>
      </w:pPr>
      <w:del w:id="46" w:author="frostball@gmail.com" w:date="2014-05-25T17:33:00Z">
        <w:r w:rsidRPr="00966FAB" w:rsidDel="00956239">
          <w:rPr>
            <w:rFonts w:ascii="Times New Roman" w:hAnsi="Times New Roman" w:cs="Times New Roman"/>
            <w:sz w:val="24"/>
            <w:szCs w:val="24"/>
          </w:rPr>
          <w:delText>к</w:delText>
        </w:r>
      </w:del>
      <w:del w:id="47" w:author="frostball@gmail.com" w:date="2014-05-25T17:34:00Z">
        <w:r w:rsidRPr="00966FAB" w:rsidDel="00956239">
          <w:rPr>
            <w:rFonts w:ascii="Times New Roman" w:hAnsi="Times New Roman" w:cs="Times New Roman"/>
            <w:sz w:val="24"/>
            <w:szCs w:val="24"/>
          </w:rPr>
          <w:delText>омментировать сообщения</w:delText>
        </w:r>
      </w:del>
    </w:p>
    <w:p w14:paraId="02BDC36E" w14:textId="77777777" w:rsidR="004F6F48" w:rsidRPr="00966FAB" w:rsidDel="00956239" w:rsidRDefault="004F6F48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del w:id="48" w:author="frostball@gmail.com" w:date="2014-05-25T17:37:00Z"/>
          <w:rFonts w:ascii="Times New Roman" w:hAnsi="Times New Roman" w:cs="Times New Roman"/>
          <w:sz w:val="24"/>
          <w:szCs w:val="24"/>
        </w:rPr>
      </w:pPr>
      <w:del w:id="49" w:author="frostball@gmail.com" w:date="2014-05-25T17:37:00Z">
        <w:r w:rsidRPr="00966FAB" w:rsidDel="00956239">
          <w:rPr>
            <w:rFonts w:ascii="Times New Roman" w:hAnsi="Times New Roman" w:cs="Times New Roman"/>
            <w:sz w:val="24"/>
            <w:szCs w:val="24"/>
          </w:rPr>
          <w:delText>ввод в БД новых сообщений вручную.</w:delText>
        </w:r>
      </w:del>
    </w:p>
    <w:p w14:paraId="44FEF6DA" w14:textId="77777777" w:rsidR="004F6F48" w:rsidRPr="00966FAB" w:rsidRDefault="004F6F48" w:rsidP="004F6F48">
      <w:pPr>
        <w:spacing w:after="0" w:line="360" w:lineRule="auto"/>
        <w:ind w:left="710"/>
        <w:jc w:val="both"/>
        <w:rPr>
          <w:rFonts w:ascii="Times New Roman" w:hAnsi="Times New Roman" w:cs="Times New Roman"/>
          <w:sz w:val="24"/>
          <w:szCs w:val="24"/>
        </w:rPr>
      </w:pPr>
    </w:p>
    <w:p w14:paraId="0450E344" w14:textId="77777777" w:rsidR="004F6F48" w:rsidRPr="00966FAB" w:rsidRDefault="004F6F48" w:rsidP="004F6F48">
      <w:pPr>
        <w:spacing w:after="0" w:line="360" w:lineRule="auto"/>
        <w:ind w:left="710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Интерфейс пользователя должен отображать следующие поля:</w:t>
      </w:r>
    </w:p>
    <w:p w14:paraId="2E2B588F" w14:textId="77777777" w:rsidR="00E22A3B" w:rsidRPr="00966FAB" w:rsidRDefault="00E22A3B" w:rsidP="004F6F48">
      <w:pPr>
        <w:pStyle w:val="a7"/>
        <w:numPr>
          <w:ilvl w:val="0"/>
          <w:numId w:val="2"/>
        </w:numPr>
        <w:spacing w:after="0" w:line="360" w:lineRule="auto"/>
        <w:jc w:val="both"/>
        <w:rPr>
          <w:ins w:id="50" w:author="frostball@gmail.com" w:date="2014-05-25T17:39:00Z"/>
          <w:rFonts w:ascii="Times New Roman" w:hAnsi="Times New Roman" w:cs="Times New Roman"/>
          <w:sz w:val="24"/>
          <w:szCs w:val="24"/>
        </w:rPr>
      </w:pPr>
      <w:ins w:id="51" w:author="frostball@gmail.com" w:date="2014-05-25T17:38:00Z">
        <w:r w:rsidRPr="00966FAB">
          <w:rPr>
            <w:rFonts w:ascii="Times New Roman" w:hAnsi="Times New Roman" w:cs="Times New Roman"/>
            <w:sz w:val="24"/>
            <w:szCs w:val="24"/>
          </w:rPr>
          <w:t>Т</w:t>
        </w:r>
      </w:ins>
      <w:del w:id="52" w:author="frostball@gmail.com" w:date="2014-05-25T17:38:00Z">
        <w:r w:rsidR="004F6F48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т</w:delText>
        </w:r>
      </w:del>
      <w:r w:rsidR="004F6F48" w:rsidRPr="00966FAB">
        <w:rPr>
          <w:rFonts w:ascii="Times New Roman" w:hAnsi="Times New Roman" w:cs="Times New Roman"/>
          <w:sz w:val="24"/>
          <w:szCs w:val="24"/>
        </w:rPr>
        <w:t xml:space="preserve">аблицу </w:t>
      </w:r>
      <w:del w:id="53" w:author="frostball@gmail.com" w:date="2014-05-25T17:38:00Z">
        <w:r w:rsidR="004F6F48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БД </w:delText>
        </w:r>
      </w:del>
      <w:r w:rsidR="004F6F48" w:rsidRPr="00966FAB">
        <w:rPr>
          <w:rFonts w:ascii="Times New Roman" w:hAnsi="Times New Roman" w:cs="Times New Roman"/>
          <w:sz w:val="24"/>
          <w:szCs w:val="24"/>
        </w:rPr>
        <w:t>журнала сообщений</w:t>
      </w:r>
    </w:p>
    <w:p w14:paraId="4FF129E9" w14:textId="77777777" w:rsidR="004F6F48" w:rsidRPr="00966FAB" w:rsidRDefault="003623B9" w:rsidP="004F6F48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ins w:id="54" w:author="frostball@gmail.com" w:date="2014-05-25T17:39:00Z">
        <w:r w:rsidRPr="00966FAB">
          <w:rPr>
            <w:rFonts w:ascii="Times New Roman" w:hAnsi="Times New Roman" w:cs="Times New Roman"/>
            <w:sz w:val="24"/>
            <w:szCs w:val="24"/>
          </w:rPr>
          <w:t>Таблица подписанных программ-</w:t>
        </w:r>
        <w:r w:rsidR="00E22A3B" w:rsidRPr="00966FAB">
          <w:rPr>
            <w:rFonts w:ascii="Times New Roman" w:hAnsi="Times New Roman" w:cs="Times New Roman"/>
            <w:sz w:val="24"/>
            <w:szCs w:val="24"/>
          </w:rPr>
          <w:t>клиентов</w:t>
        </w:r>
      </w:ins>
      <w:del w:id="55" w:author="frostball@gmail.com" w:date="2014-05-25T17:38:00Z">
        <w:r w:rsidR="004F6F48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с возможностью ручного корректирования</w:delText>
        </w:r>
      </w:del>
    </w:p>
    <w:p w14:paraId="71E19FD1" w14:textId="77777777" w:rsidR="00A55E98" w:rsidRPr="00966FAB" w:rsidRDefault="00A55E98" w:rsidP="004F6F48">
      <w:pPr>
        <w:pStyle w:val="a7"/>
        <w:numPr>
          <w:ilvl w:val="0"/>
          <w:numId w:val="2"/>
        </w:numPr>
        <w:spacing w:after="0" w:line="360" w:lineRule="auto"/>
        <w:jc w:val="both"/>
        <w:rPr>
          <w:ins w:id="56" w:author="frostball@gmail.com" w:date="2014-05-25T17:39:00Z"/>
          <w:rFonts w:ascii="Times New Roman" w:hAnsi="Times New Roman" w:cs="Times New Roman"/>
          <w:sz w:val="24"/>
          <w:szCs w:val="24"/>
        </w:rPr>
      </w:pPr>
      <w:del w:id="57" w:author="frostball@gmail.com" w:date="2014-05-25T17:39:00Z">
        <w:r w:rsidRPr="00966FAB" w:rsidDel="00E22A3B">
          <w:rPr>
            <w:rFonts w:ascii="Times New Roman" w:hAnsi="Times New Roman" w:cs="Times New Roman"/>
            <w:sz w:val="24"/>
            <w:szCs w:val="24"/>
          </w:rPr>
          <w:delText>Поле для поиска по журналу сообщений, и кнопка для подтверждения поиска</w:delText>
        </w:r>
      </w:del>
      <w:ins w:id="58" w:author="frostball@gmail.com" w:date="2014-05-25T17:39:00Z">
        <w:r w:rsidR="00E22A3B" w:rsidRPr="00966FAB">
          <w:rPr>
            <w:rFonts w:ascii="Times New Roman" w:hAnsi="Times New Roman" w:cs="Times New Roman"/>
            <w:sz w:val="24"/>
            <w:szCs w:val="24"/>
          </w:rPr>
          <w:t>Форма поиска</w:t>
        </w:r>
      </w:ins>
    </w:p>
    <w:p w14:paraId="77BCFC66" w14:textId="77777777" w:rsidR="00E22A3B" w:rsidRPr="00966FAB" w:rsidRDefault="00E22A3B" w:rsidP="004F6F48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ins w:id="59" w:author="frostball@gmail.com" w:date="2014-05-25T17:39:00Z">
        <w:r w:rsidRPr="00966FAB">
          <w:rPr>
            <w:rFonts w:ascii="Times New Roman" w:hAnsi="Times New Roman" w:cs="Times New Roman"/>
            <w:sz w:val="24"/>
            <w:szCs w:val="24"/>
          </w:rPr>
          <w:t>Форма экспорта</w:t>
        </w:r>
      </w:ins>
    </w:p>
    <w:p w14:paraId="282BCF6A" w14:textId="77777777" w:rsidR="004F6F48" w:rsidRPr="00966FAB" w:rsidDel="00E22A3B" w:rsidRDefault="004F6F48" w:rsidP="004F6F48">
      <w:pPr>
        <w:pStyle w:val="a7"/>
        <w:numPr>
          <w:ilvl w:val="0"/>
          <w:numId w:val="2"/>
        </w:numPr>
        <w:spacing w:after="0" w:line="360" w:lineRule="auto"/>
        <w:jc w:val="both"/>
        <w:rPr>
          <w:del w:id="60" w:author="frostball@gmail.com" w:date="2014-05-25T17:39:00Z"/>
          <w:rFonts w:ascii="Times New Roman" w:hAnsi="Times New Roman" w:cs="Times New Roman"/>
          <w:sz w:val="24"/>
          <w:szCs w:val="24"/>
        </w:rPr>
      </w:pPr>
      <w:del w:id="61" w:author="frostball@gmail.com" w:date="2014-05-25T17:39:00Z">
        <w:r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R="00A55E98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Возможность для подключению к другому источнику (программе) посылающему сообщения. </w:delText>
        </w:r>
      </w:del>
    </w:p>
    <w:p w14:paraId="33C0E0D0" w14:textId="77777777" w:rsidR="0088492D" w:rsidRPr="00966FAB" w:rsidRDefault="00A55E9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del w:id="62" w:author="frostball@gmail.com" w:date="2014-05-25T17:39:00Z">
        <w:r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</w:p>
    <w:p w14:paraId="097D5419" w14:textId="77777777" w:rsidR="00B56FF2" w:rsidRPr="00966FAB" w:rsidRDefault="00B56FF2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80FEFF7" w14:textId="77777777" w:rsidR="004E59CD" w:rsidRPr="009133FB" w:rsidRDefault="00C418A9" w:rsidP="00C418A9">
      <w:pPr>
        <w:pStyle w:val="2"/>
        <w:rPr>
          <w:rFonts w:ascii="Times New Roman" w:hAnsi="Times New Roman" w:cs="Times New Roman"/>
          <w:color w:val="auto"/>
          <w:sz w:val="24"/>
          <w:szCs w:val="24"/>
        </w:rPr>
      </w:pPr>
      <w:del w:id="63" w:author="frostball@gmail.com" w:date="2014-05-25T17:42:00Z">
        <w:r w:rsidRPr="009133FB" w:rsidDel="00E22A3B">
          <w:rPr>
            <w:rFonts w:ascii="Times New Roman" w:hAnsi="Times New Roman" w:cs="Times New Roman"/>
            <w:color w:val="auto"/>
            <w:sz w:val="24"/>
            <w:szCs w:val="24"/>
          </w:rPr>
          <w:delText xml:space="preserve">1.3 </w:delText>
        </w:r>
      </w:del>
      <w:bookmarkStart w:id="64" w:name="_Toc389138467"/>
      <w:r w:rsidR="004E59CD" w:rsidRPr="009133FB">
        <w:rPr>
          <w:rFonts w:ascii="Times New Roman" w:hAnsi="Times New Roman" w:cs="Times New Roman"/>
          <w:color w:val="auto"/>
          <w:sz w:val="24"/>
          <w:szCs w:val="24"/>
        </w:rPr>
        <w:t>Описание бизнес процессов.</w:t>
      </w:r>
      <w:bookmarkEnd w:id="64"/>
      <w:r w:rsidR="004E59CD" w:rsidRPr="009133F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242A50E7" w14:textId="77777777" w:rsidR="0000678C" w:rsidRPr="00966FAB" w:rsidRDefault="0000678C" w:rsidP="00A723FD">
      <w:pPr>
        <w:spacing w:after="0" w:line="360" w:lineRule="auto"/>
        <w:ind w:firstLine="709"/>
        <w:jc w:val="both"/>
        <w:rPr>
          <w:ins w:id="65" w:author="I TIX" w:date="2014-05-25T22:39:00Z"/>
          <w:rFonts w:ascii="Times New Roman" w:hAnsi="Times New Roman" w:cs="Times New Roman"/>
          <w:sz w:val="24"/>
          <w:szCs w:val="24"/>
        </w:rPr>
      </w:pPr>
      <w:ins w:id="66" w:author="I TIX" w:date="2014-05-25T22:39:00Z">
        <w:r w:rsidRPr="00966FAB">
          <w:rPr>
            <w:rFonts w:ascii="Times New Roman" w:hAnsi="Times New Roman" w:cs="Times New Roman"/>
            <w:sz w:val="24"/>
            <w:szCs w:val="24"/>
          </w:rPr>
          <w:t xml:space="preserve">Моделирование прецедентов (вариантов использования) традиционно разделяют на  бизнес-моделирование (диаграммы бизнес-прецедентов) и системное моделирование (диаграммы прецедентов). В бизнес-моделировании делается акцент на саму организацию, тогда как в системном моделировании основное внимание нацелено на разрабатываемую систему.  </w:t>
        </w:r>
      </w:ins>
    </w:p>
    <w:p w14:paraId="0675A901" w14:textId="168EA1C5" w:rsidR="004E59CD" w:rsidRPr="00966FAB" w:rsidDel="00E22A3B" w:rsidRDefault="006E0D45" w:rsidP="00A723FD">
      <w:pPr>
        <w:spacing w:after="0" w:line="360" w:lineRule="auto"/>
        <w:ind w:firstLine="709"/>
        <w:jc w:val="both"/>
        <w:rPr>
          <w:del w:id="67" w:author="frostball@gmail.com" w:date="2014-05-25T17:41:00Z"/>
          <w:rFonts w:ascii="Times New Roman" w:hAnsi="Times New Roman" w:cs="Times New Roman"/>
          <w:sz w:val="24"/>
          <w:szCs w:val="24"/>
        </w:rPr>
      </w:pPr>
      <w:ins w:id="68" w:author="I TIX" w:date="2014-05-25T23:26:00Z">
        <w:r w:rsidRPr="00966FAB">
          <w:rPr>
            <w:rFonts w:ascii="Times New Roman" w:hAnsi="Times New Roman" w:cs="Times New Roman"/>
            <w:noProof/>
            <w:sz w:val="24"/>
            <w:szCs w:val="24"/>
            <w:lang w:eastAsia="ru-RU"/>
            <w:rPrChange w:id="69" w:author="Unknown">
              <w:rPr>
                <w:noProof/>
                <w:lang w:eastAsia="ru-RU"/>
              </w:rPr>
            </w:rPrChange>
          </w:rPr>
          <w:lastRenderedPageBreak/>
          <w:drawing>
            <wp:inline distT="0" distB="0" distL="0" distR="0" wp14:anchorId="396FC451" wp14:editId="454F842E">
              <wp:extent cx="5829300" cy="4791075"/>
              <wp:effectExtent l="0" t="0" r="0" b="9525"/>
              <wp:docPr id="16" name="Рисунок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/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829300" cy="4791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70" w:author="frostball@gmail.com" w:date="2014-05-25T17:41:00Z">
        <w:r w:rsidR="00C10A2D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На рисунке 1 показана бизнес модель журнала сообщений на примере превентивного (предварительного) обслуживания оборудования при помощи 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  <w:lang w:val="en-US"/>
          </w:rPr>
          <w:delText>SAP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  <w:lang w:val="en-US"/>
          </w:rPr>
          <w:delText>HANA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и 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  <w:lang w:val="en-US"/>
          </w:rPr>
          <w:delText>Hadoop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. В данной модели журнал сообщений принимает сообщения от серверов и экспортирует анализатору, имея возможность просмотра в ручном режиме. </w:delText>
        </w:r>
      </w:del>
    </w:p>
    <w:p w14:paraId="6AE14FC5" w14:textId="77777777" w:rsidR="00752318" w:rsidRPr="00966FAB" w:rsidDel="00E22A3B" w:rsidRDefault="00C10A2D" w:rsidP="00C10A2D">
      <w:pPr>
        <w:spacing w:after="0" w:line="360" w:lineRule="auto"/>
        <w:jc w:val="both"/>
        <w:rPr>
          <w:del w:id="71" w:author="frostball@gmail.com" w:date="2014-05-25T17:41:00Z"/>
          <w:rFonts w:ascii="Times New Roman" w:hAnsi="Times New Roman" w:cs="Times New Roman"/>
          <w:sz w:val="24"/>
          <w:szCs w:val="24"/>
        </w:rPr>
      </w:pPr>
      <w:del w:id="72" w:author="frostball@gmail.com" w:date="2014-05-25T17:41:00Z">
        <w:r w:rsidRPr="00966FAB" w:rsidDel="00E22A3B">
          <w:rPr>
            <w:rFonts w:ascii="Times New Roman" w:hAnsi="Times New Roman" w:cs="Times New Roman"/>
            <w:noProof/>
            <w:sz w:val="24"/>
            <w:szCs w:val="24"/>
            <w:lang w:eastAsia="ru-RU"/>
            <w:rPrChange w:id="73" w:author="Unknown">
              <w:rPr>
                <w:noProof/>
                <w:lang w:eastAsia="ru-RU"/>
              </w:rPr>
            </w:rPrChange>
          </w:rPr>
          <w:drawing>
            <wp:inline distT="0" distB="0" distL="0" distR="0" wp14:anchorId="72A6120E" wp14:editId="680FA0E3">
              <wp:extent cx="5934075" cy="3295650"/>
              <wp:effectExtent l="0" t="0" r="9525" b="0"/>
              <wp:docPr id="8" name="Рисунок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4075" cy="3295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0BE328C" w14:textId="77777777" w:rsidR="00752318" w:rsidRPr="00966FAB" w:rsidDel="00E22A3B" w:rsidRDefault="00D6792E" w:rsidP="00D6792E">
      <w:pPr>
        <w:spacing w:after="0" w:line="360" w:lineRule="auto"/>
        <w:ind w:firstLine="709"/>
        <w:jc w:val="center"/>
        <w:rPr>
          <w:del w:id="74" w:author="frostball@gmail.com" w:date="2014-05-25T17:41:00Z"/>
          <w:rFonts w:ascii="Times New Roman" w:hAnsi="Times New Roman" w:cs="Times New Roman"/>
          <w:sz w:val="24"/>
          <w:szCs w:val="24"/>
        </w:rPr>
      </w:pPr>
      <w:del w:id="75" w:author="frostball@gmail.com" w:date="2014-05-25T17:41:00Z">
        <w:r w:rsidRPr="00966FAB" w:rsidDel="00E22A3B">
          <w:rPr>
            <w:rFonts w:ascii="Times New Roman" w:hAnsi="Times New Roman" w:cs="Times New Roman"/>
            <w:sz w:val="24"/>
            <w:szCs w:val="24"/>
          </w:rPr>
          <w:delText>Рисунок 1. Бизнес модель журнала сообщений</w:delText>
        </w:r>
      </w:del>
    </w:p>
    <w:p w14:paraId="7BA619F8" w14:textId="77777777" w:rsidR="00752318" w:rsidRPr="00966FAB" w:rsidRDefault="0075231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E3F3BA0" w14:textId="46F05886" w:rsidR="00752318" w:rsidRPr="00966FAB" w:rsidRDefault="006E0D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  <w:pPrChange w:id="76" w:author="I TIX" w:date="2014-05-25T23:27:00Z">
          <w:pPr>
            <w:spacing w:after="0" w:line="360" w:lineRule="auto"/>
            <w:ind w:firstLine="709"/>
            <w:jc w:val="both"/>
          </w:pPr>
        </w:pPrChange>
      </w:pPr>
      <w:ins w:id="77" w:author="I TIX" w:date="2014-05-25T23:26:00Z">
        <w:r w:rsidRPr="00966FAB">
          <w:rPr>
            <w:rFonts w:ascii="Times New Roman" w:hAnsi="Times New Roman" w:cs="Times New Roman"/>
            <w:sz w:val="24"/>
            <w:szCs w:val="24"/>
          </w:rPr>
          <w:t>Рисунок 1. Диаграмма бизнес прецедентов.</w:t>
        </w:r>
      </w:ins>
    </w:p>
    <w:p w14:paraId="4ADF3EC5" w14:textId="77777777" w:rsidR="002C1FAE" w:rsidRPr="009133FB" w:rsidRDefault="00752318" w:rsidP="002C1FAE">
      <w:pPr>
        <w:pStyle w:val="2"/>
        <w:rPr>
          <w:rFonts w:ascii="Times New Roman" w:hAnsi="Times New Roman" w:cs="Times New Roman"/>
          <w:color w:val="auto"/>
          <w:sz w:val="24"/>
          <w:szCs w:val="24"/>
        </w:rPr>
      </w:pPr>
      <w:del w:id="78" w:author="frostball@gmail.com" w:date="2014-05-25T17:42:00Z">
        <w:r w:rsidRPr="009133FB" w:rsidDel="00E22A3B">
          <w:rPr>
            <w:rFonts w:ascii="Times New Roman" w:hAnsi="Times New Roman" w:cs="Times New Roman"/>
            <w:color w:val="auto"/>
            <w:sz w:val="24"/>
            <w:szCs w:val="24"/>
          </w:rPr>
          <w:lastRenderedPageBreak/>
          <w:delText xml:space="preserve">1.4 </w:delText>
        </w:r>
      </w:del>
      <w:del w:id="79" w:author="frostball@gmail.com" w:date="2014-05-25T17:41:00Z">
        <w:r w:rsidRPr="009133FB" w:rsidDel="00E22A3B">
          <w:rPr>
            <w:rFonts w:ascii="Times New Roman" w:hAnsi="Times New Roman" w:cs="Times New Roman"/>
            <w:color w:val="auto"/>
            <w:sz w:val="24"/>
            <w:szCs w:val="24"/>
          </w:rPr>
          <w:delText>м</w:delText>
        </w:r>
      </w:del>
      <w:bookmarkStart w:id="80" w:name="_Toc389138468"/>
      <w:ins w:id="81" w:author="frostball@gmail.com" w:date="2014-05-25T17:41:00Z">
        <w:r w:rsidR="00E22A3B" w:rsidRPr="009133FB">
          <w:rPr>
            <w:rFonts w:ascii="Times New Roman" w:hAnsi="Times New Roman" w:cs="Times New Roman"/>
            <w:color w:val="auto"/>
            <w:sz w:val="24"/>
            <w:szCs w:val="24"/>
          </w:rPr>
          <w:t>М</w:t>
        </w:r>
      </w:ins>
      <w:r w:rsidRPr="009133FB">
        <w:rPr>
          <w:rFonts w:ascii="Times New Roman" w:hAnsi="Times New Roman" w:cs="Times New Roman"/>
          <w:color w:val="auto"/>
          <w:sz w:val="24"/>
          <w:szCs w:val="24"/>
        </w:rPr>
        <w:t>одель предметной области</w:t>
      </w:r>
      <w:bookmarkEnd w:id="80"/>
    </w:p>
    <w:p w14:paraId="7177D6A4" w14:textId="77777777" w:rsidR="002C1FAE" w:rsidRPr="00966FAB" w:rsidDel="00E22A3B" w:rsidRDefault="00177707" w:rsidP="002C1FAE">
      <w:pPr>
        <w:rPr>
          <w:del w:id="82" w:author="frostball@gmail.com" w:date="2014-05-25T17:42:00Z"/>
          <w:rFonts w:ascii="Times New Roman" w:hAnsi="Times New Roman" w:cs="Times New Roman"/>
          <w:sz w:val="24"/>
          <w:szCs w:val="24"/>
        </w:rPr>
      </w:pPr>
      <w:ins w:id="83" w:author="I TIX" w:date="2014-05-25T21:10:00Z">
        <w:r w:rsidRPr="00966FAB">
          <w:rPr>
            <w:rFonts w:ascii="Times New Roman" w:hAnsi="Times New Roman" w:cs="Times New Roman"/>
            <w:noProof/>
            <w:sz w:val="24"/>
            <w:szCs w:val="24"/>
            <w:lang w:eastAsia="ru-RU"/>
            <w:rPrChange w:id="84" w:author="Unknown">
              <w:rPr>
                <w:noProof/>
                <w:lang w:eastAsia="ru-RU"/>
              </w:rPr>
            </w:rPrChange>
          </w:rPr>
          <w:drawing>
            <wp:inline distT="0" distB="0" distL="0" distR="0" wp14:anchorId="3A9C23C5" wp14:editId="13150759">
              <wp:extent cx="5934075" cy="4448175"/>
              <wp:effectExtent l="0" t="0" r="9525" b="9525"/>
              <wp:docPr id="11" name="Рисунок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/>
                      <pic:cNvPicPr>
                        <a:picLocks noChangeAspect="1" noChangeArrowheads="1"/>
                      </pic:cNvPicPr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4075" cy="4448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85" w:author="frostball@gmail.com" w:date="2014-05-25T17:42:00Z">
        <w:r w:rsidR="003D5000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Модель предм</w:delText>
        </w:r>
        <w:r w:rsidR="00150908" w:rsidRPr="00966FAB" w:rsidDel="00E22A3B">
          <w:rPr>
            <w:rFonts w:ascii="Times New Roman" w:hAnsi="Times New Roman" w:cs="Times New Roman"/>
            <w:sz w:val="24"/>
            <w:szCs w:val="24"/>
          </w:rPr>
          <w:delText>етной области описан на рисунке 1.</w:delText>
        </w:r>
        <w:r w:rsidR="00F62007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R="00F62007" w:rsidRPr="00966FAB" w:rsidDel="00E22A3B">
          <w:rPr>
            <w:rFonts w:ascii="Times New Roman" w:hAnsi="Times New Roman" w:cs="Times New Roman"/>
            <w:color w:val="FF0000"/>
            <w:sz w:val="24"/>
            <w:szCs w:val="24"/>
          </w:rPr>
          <w:delText>//скорее всего будет упрощена</w:delText>
        </w:r>
      </w:del>
    </w:p>
    <w:p w14:paraId="1D7251EF" w14:textId="77777777" w:rsidR="003D5000" w:rsidRPr="00966FAB" w:rsidRDefault="003D5000" w:rsidP="002C1FAE">
      <w:pPr>
        <w:rPr>
          <w:rFonts w:ascii="Times New Roman" w:hAnsi="Times New Roman" w:cs="Times New Roman"/>
          <w:sz w:val="24"/>
          <w:szCs w:val="24"/>
        </w:rPr>
      </w:pPr>
      <w:del w:id="86" w:author="frostball@gmail.com" w:date="2014-05-25T17:42:00Z">
        <w:r w:rsidRPr="00966FAB" w:rsidDel="00E22A3B">
          <w:rPr>
            <w:rFonts w:ascii="Times New Roman" w:eastAsia="Calibri" w:hAnsi="Times New Roman" w:cs="Times New Roman"/>
            <w:noProof/>
            <w:lang w:eastAsia="ru-RU"/>
            <w:rPrChange w:id="87" w:author="Unknown">
              <w:rPr>
                <w:noProof/>
                <w:lang w:eastAsia="ru-RU"/>
              </w:rPr>
            </w:rPrChange>
          </w:rPr>
          <w:drawing>
            <wp:inline distT="0" distB="0" distL="0" distR="0" wp14:anchorId="28C79F73" wp14:editId="0D3CC883">
              <wp:extent cx="5940425" cy="4996855"/>
              <wp:effectExtent l="0" t="0" r="3175" b="0"/>
              <wp:docPr id="1" name="Рисунок 1" descr="D:\Repo\winhistory\doc\Новая папка\MainClassDiagramm.jpe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D:\Repo\winhistory\doc\Новая папка\MainClassDiagramm.jpeg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49968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5BDF725" w14:textId="77777777" w:rsidR="00150908" w:rsidRPr="00966FAB" w:rsidRDefault="00177707" w:rsidP="00150908">
      <w:pPr>
        <w:jc w:val="center"/>
        <w:rPr>
          <w:rFonts w:ascii="Times New Roman" w:hAnsi="Times New Roman" w:cs="Times New Roman"/>
          <w:sz w:val="24"/>
          <w:szCs w:val="24"/>
        </w:rPr>
      </w:pPr>
      <w:ins w:id="88" w:author="I TIX" w:date="2014-05-25T21:10:00Z">
        <w:r w:rsidRPr="00966FAB">
          <w:rPr>
            <w:rFonts w:ascii="Times New Roman" w:hAnsi="Times New Roman" w:cs="Times New Roman"/>
            <w:sz w:val="24"/>
            <w:szCs w:val="24"/>
          </w:rPr>
          <w:t>Рисунок 2</w:t>
        </w:r>
      </w:ins>
      <w:del w:id="89" w:author="frostball@gmail.com" w:date="2014-05-25T17:42:00Z">
        <w:r w:rsidR="00150908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Рисунок </w:delText>
        </w:r>
        <w:r w:rsidR="00243F83" w:rsidRPr="00966FAB" w:rsidDel="00E22A3B">
          <w:rPr>
            <w:rFonts w:ascii="Times New Roman" w:hAnsi="Times New Roman" w:cs="Times New Roman"/>
            <w:sz w:val="24"/>
            <w:szCs w:val="24"/>
          </w:rPr>
          <w:delText>2</w:delText>
        </w:r>
        <w:r w:rsidR="00150908" w:rsidRPr="00966FAB" w:rsidDel="00E22A3B">
          <w:rPr>
            <w:rFonts w:ascii="Times New Roman" w:hAnsi="Times New Roman" w:cs="Times New Roman"/>
            <w:sz w:val="24"/>
            <w:szCs w:val="24"/>
          </w:rPr>
          <w:delText>. Модель предметной области</w:delText>
        </w:r>
      </w:del>
      <w:r w:rsidR="00150908" w:rsidRPr="00966FAB">
        <w:rPr>
          <w:rFonts w:ascii="Times New Roman" w:hAnsi="Times New Roman" w:cs="Times New Roman"/>
          <w:sz w:val="24"/>
          <w:szCs w:val="24"/>
        </w:rPr>
        <w:t>.</w:t>
      </w:r>
      <w:ins w:id="90" w:author="I TIX" w:date="2014-05-25T21:10:00Z">
        <w:r w:rsidRPr="00966FAB">
          <w:rPr>
            <w:rFonts w:ascii="Times New Roman" w:hAnsi="Times New Roman" w:cs="Times New Roman"/>
            <w:sz w:val="24"/>
            <w:szCs w:val="24"/>
          </w:rPr>
          <w:t xml:space="preserve"> Диаграмма классов</w:t>
        </w:r>
      </w:ins>
    </w:p>
    <w:p w14:paraId="23BF1E8F" w14:textId="77777777" w:rsidR="00150908" w:rsidRPr="00966FAB" w:rsidRDefault="00E14EA8" w:rsidP="00150908">
      <w:pPr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На рисунке </w:t>
      </w:r>
      <w:del w:id="91" w:author="I TIX" w:date="2014-05-25T21:10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1 </w:delText>
        </w:r>
      </w:del>
      <w:ins w:id="92" w:author="I TIX" w:date="2014-05-25T21:10:00Z">
        <w:r w:rsidR="00177707" w:rsidRPr="00966FAB">
          <w:rPr>
            <w:rFonts w:ascii="Times New Roman" w:hAnsi="Times New Roman" w:cs="Times New Roman"/>
            <w:sz w:val="24"/>
            <w:szCs w:val="24"/>
          </w:rPr>
          <w:t xml:space="preserve">2 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описана модель предметной области. Она состоит из двух интерфейсов, трех сущностей и трех управляющих классов. </w:t>
      </w:r>
    </w:p>
    <w:p w14:paraId="76041ECD" w14:textId="77777777" w:rsidR="00336F51" w:rsidRPr="00966FAB" w:rsidRDefault="00336F51" w:rsidP="00150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sz w:val="24"/>
          <w:szCs w:val="24"/>
        </w:rPr>
        <w:t>Интерфейсы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1E89EC" w14:textId="77777777" w:rsidR="00E14EA8" w:rsidRPr="00966FAB" w:rsidRDefault="00336F51" w:rsidP="00E14EA8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Интерфейс </w:t>
      </w:r>
      <w:del w:id="93" w:author="I TIX" w:date="2014-05-25T21:11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программиста </w:delText>
        </w:r>
      </w:del>
      <w:ins w:id="94" w:author="I TIX" w:date="2014-05-25T21:11:00Z">
        <w:r w:rsidR="00177707" w:rsidRPr="00966FAB">
          <w:rPr>
            <w:rFonts w:ascii="Times New Roman" w:hAnsi="Times New Roman" w:cs="Times New Roman"/>
            <w:sz w:val="24"/>
            <w:szCs w:val="24"/>
          </w:rPr>
          <w:t xml:space="preserve">сторонней системы </w:t>
        </w:r>
      </w:ins>
      <w:r w:rsidRPr="00966FAB">
        <w:rPr>
          <w:rFonts w:ascii="Times New Roman" w:hAnsi="Times New Roman" w:cs="Times New Roman"/>
          <w:sz w:val="24"/>
          <w:szCs w:val="24"/>
        </w:rPr>
        <w:t>(программист или внешняя система). Имеет поля ввода сообщения, список с уровнями логгирования и кнопку запуска программы. В случае «сторонней системы»  она представляется неким «черным ящиком» отправляющим готовые сообщения, которые перехватывает система.</w:t>
      </w:r>
    </w:p>
    <w:p w14:paraId="099DE87F" w14:textId="77777777" w:rsidR="00336F51" w:rsidRPr="00966FAB" w:rsidRDefault="008249D2" w:rsidP="00E14EA8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Интерфейс пользователя -  основной интерфейс пользователей программного продукта. Содержит</w:t>
      </w:r>
      <w:r w:rsidRPr="00966FAB">
        <w:rPr>
          <w:rFonts w:ascii="Times New Roman" w:hAnsi="Times New Roman" w:cs="Times New Roman"/>
          <w:sz w:val="24"/>
          <w:szCs w:val="24"/>
          <w:rPrChange w:id="95" w:author="I TIX" w:date="2014-05-25T21:11:00Z">
            <w:rPr>
              <w:rFonts w:ascii="Times New Roman" w:hAnsi="Times New Roman" w:cs="Times New Roman"/>
              <w:sz w:val="24"/>
              <w:szCs w:val="24"/>
              <w:lang w:val="en-US"/>
            </w:rPr>
          </w:rPrChange>
        </w:rPr>
        <w:t>:</w:t>
      </w:r>
      <w:r w:rsidRPr="00966FAB">
        <w:rPr>
          <w:rFonts w:ascii="Times New Roman" w:hAnsi="Times New Roman" w:cs="Times New Roman"/>
          <w:sz w:val="24"/>
          <w:szCs w:val="24"/>
        </w:rPr>
        <w:t xml:space="preserve"> окно поиска по БД и диалоговое окно </w:t>
      </w:r>
      <w:r w:rsidR="00FD34A8" w:rsidRPr="00966FAB">
        <w:rPr>
          <w:rFonts w:ascii="Times New Roman" w:hAnsi="Times New Roman" w:cs="Times New Roman"/>
          <w:sz w:val="24"/>
          <w:szCs w:val="24"/>
        </w:rPr>
        <w:t>экспорта</w:t>
      </w:r>
      <w:del w:id="96" w:author="I TIX" w:date="2014-05-25T21:11:00Z">
        <w:r w:rsidR="00FD34A8" w:rsidRPr="00966FAB" w:rsidDel="00177707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97" w:author="I TIX" w:date="2014-05-25T21:11:00Z">
        <w:r w:rsidR="00177707" w:rsidRPr="00966FAB">
          <w:rPr>
            <w:rFonts w:ascii="Times New Roman" w:hAnsi="Times New Roman" w:cs="Times New Roman"/>
            <w:sz w:val="24"/>
            <w:szCs w:val="24"/>
          </w:rPr>
          <w:t>, а так же журнал в виде таблицы.</w:t>
        </w:r>
      </w:ins>
    </w:p>
    <w:p w14:paraId="09ED07BD" w14:textId="77777777" w:rsidR="00526932" w:rsidRPr="00966FAB" w:rsidRDefault="00526932" w:rsidP="00FD34A8">
      <w:pPr>
        <w:pStyle w:val="a7"/>
        <w:jc w:val="both"/>
        <w:rPr>
          <w:rFonts w:ascii="Times New Roman" w:hAnsi="Times New Roman" w:cs="Times New Roman"/>
          <w:sz w:val="24"/>
          <w:szCs w:val="24"/>
        </w:rPr>
      </w:pPr>
    </w:p>
    <w:p w14:paraId="654E8898" w14:textId="77777777" w:rsidR="00FD34A8" w:rsidRPr="00966FAB" w:rsidRDefault="00FD34A8" w:rsidP="00FD34A8">
      <w:pPr>
        <w:pStyle w:val="a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sz w:val="24"/>
          <w:szCs w:val="24"/>
        </w:rPr>
        <w:t>Сущности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0DB0C22" w14:textId="77777777" w:rsidR="00FD34A8" w:rsidRPr="00966FAB" w:rsidRDefault="008D4E0A" w:rsidP="00177707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Сущность </w:t>
      </w:r>
      <w:del w:id="98" w:author="I TIX" w:date="2014-05-25T21:12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программа </w:delText>
        </w:r>
      </w:del>
      <w:ins w:id="99" w:author="I TIX" w:date="2014-05-25T21:12:00Z">
        <w:r w:rsidR="00177707" w:rsidRPr="00966FAB">
          <w:rPr>
            <w:rFonts w:ascii="Times New Roman" w:hAnsi="Times New Roman" w:cs="Times New Roman"/>
            <w:sz w:val="24"/>
            <w:szCs w:val="24"/>
          </w:rPr>
          <w:t xml:space="preserve">БД 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содержит данные о программе, такие как: Название, Издатель, </w:t>
      </w:r>
      <w:ins w:id="100" w:author="I TIX" w:date="2014-05-25T21:12:00Z">
        <w:r w:rsidR="00177707" w:rsidRPr="00966FAB">
          <w:rPr>
            <w:rFonts w:ascii="Times New Roman" w:hAnsi="Times New Roman" w:cs="Times New Roman"/>
            <w:sz w:val="24"/>
            <w:szCs w:val="24"/>
          </w:rPr>
          <w:t xml:space="preserve">Номер сообщения, Время получения сообщения, статус сообщения, текст сообщения, программный модуль выдавший сообщение. </w:t>
        </w:r>
      </w:ins>
      <w:del w:id="101" w:author="I TIX" w:date="2014-05-25T21:12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>Операционная система.</w:delText>
        </w:r>
      </w:del>
    </w:p>
    <w:p w14:paraId="3E6D30D2" w14:textId="77777777" w:rsidR="008D4E0A" w:rsidRPr="00966FAB" w:rsidDel="00177707" w:rsidRDefault="008D4E0A" w:rsidP="00FD34A8">
      <w:pPr>
        <w:pStyle w:val="a7"/>
        <w:numPr>
          <w:ilvl w:val="0"/>
          <w:numId w:val="8"/>
        </w:numPr>
        <w:jc w:val="both"/>
        <w:rPr>
          <w:del w:id="102" w:author="I TIX" w:date="2014-05-25T21:13:00Z"/>
          <w:rFonts w:ascii="Times New Roman" w:hAnsi="Times New Roman" w:cs="Times New Roman"/>
          <w:sz w:val="24"/>
          <w:szCs w:val="24"/>
        </w:rPr>
      </w:pPr>
      <w:del w:id="103" w:author="I TIX" w:date="2014-05-25T21:13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Сущность сообщение хранит все данные о полученном сообщении, такие как: </w:delText>
        </w:r>
      </w:del>
      <w:del w:id="104" w:author="I TIX" w:date="2014-05-25T21:12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Номер сообщения, Время получения сообщения, статус сообщения, текст сообщения, программный модуль выдавший сообщение. </w:delText>
        </w:r>
      </w:del>
    </w:p>
    <w:p w14:paraId="7DF6B22A" w14:textId="77777777" w:rsidR="008D4E0A" w:rsidRPr="00966FAB" w:rsidRDefault="008D4E0A" w:rsidP="008D4E0A">
      <w:pPr>
        <w:pStyle w:val="a7"/>
        <w:jc w:val="both"/>
        <w:rPr>
          <w:rFonts w:ascii="Times New Roman" w:hAnsi="Times New Roman" w:cs="Times New Roman"/>
          <w:sz w:val="24"/>
          <w:szCs w:val="24"/>
        </w:rPr>
      </w:pPr>
    </w:p>
    <w:p w14:paraId="7C1DF934" w14:textId="77777777" w:rsidR="008D4E0A" w:rsidRPr="00966FAB" w:rsidRDefault="008D4E0A" w:rsidP="008D4E0A">
      <w:pPr>
        <w:pStyle w:val="a7"/>
        <w:jc w:val="both"/>
        <w:rPr>
          <w:ins w:id="105" w:author="I TIX" w:date="2014-05-25T21:13:00Z"/>
          <w:rFonts w:ascii="Times New Roman" w:hAnsi="Times New Roman" w:cs="Times New Roman"/>
          <w:sz w:val="24"/>
          <w:szCs w:val="24"/>
          <w:rPrChange w:id="106" w:author="I TIX" w:date="2014-05-27T23:43:00Z">
            <w:rPr>
              <w:ins w:id="107" w:author="I TIX" w:date="2014-05-25T21:13:00Z"/>
              <w:rFonts w:ascii="Times New Roman" w:hAnsi="Times New Roman" w:cs="Times New Roman"/>
              <w:sz w:val="24"/>
              <w:szCs w:val="24"/>
              <w:lang w:val="en-US"/>
            </w:rPr>
          </w:rPrChange>
        </w:rPr>
      </w:pPr>
      <w:r w:rsidRPr="00966FAB">
        <w:rPr>
          <w:rFonts w:ascii="Times New Roman" w:hAnsi="Times New Roman" w:cs="Times New Roman"/>
          <w:sz w:val="24"/>
          <w:szCs w:val="24"/>
        </w:rPr>
        <w:t>Управляющие классы</w:t>
      </w:r>
      <w:r w:rsidRPr="00966FAB">
        <w:rPr>
          <w:rFonts w:ascii="Times New Roman" w:hAnsi="Times New Roman" w:cs="Times New Roman"/>
          <w:sz w:val="24"/>
          <w:szCs w:val="24"/>
          <w:rPrChange w:id="108" w:author="I TIX" w:date="2014-05-27T23:43:00Z">
            <w:rPr>
              <w:rFonts w:ascii="Times New Roman" w:hAnsi="Times New Roman" w:cs="Times New Roman"/>
              <w:sz w:val="24"/>
              <w:szCs w:val="24"/>
              <w:lang w:val="en-US"/>
            </w:rPr>
          </w:rPrChange>
        </w:rPr>
        <w:t>:</w:t>
      </w:r>
    </w:p>
    <w:p w14:paraId="24EE3B26" w14:textId="77777777" w:rsidR="00177707" w:rsidRPr="00966FAB" w:rsidRDefault="00177707" w:rsidP="008D4E0A">
      <w:pPr>
        <w:pStyle w:val="a7"/>
        <w:jc w:val="both"/>
        <w:rPr>
          <w:rFonts w:ascii="Times New Roman" w:hAnsi="Times New Roman" w:cs="Times New Roman"/>
          <w:sz w:val="24"/>
          <w:szCs w:val="24"/>
        </w:rPr>
      </w:pPr>
      <w:ins w:id="109" w:author="I TIX" w:date="2014-05-25T21:14:00Z">
        <w:r w:rsidRPr="00966FAB">
          <w:rPr>
            <w:rFonts w:ascii="Times New Roman" w:hAnsi="Times New Roman" w:cs="Times New Roman"/>
            <w:sz w:val="24"/>
            <w:szCs w:val="24"/>
          </w:rPr>
          <w:lastRenderedPageBreak/>
          <w:t xml:space="preserve">Журнал сообщений- содержит функции по приему сообщений от внешних систем, по поиску по журналу сообщений, </w:t>
        </w:r>
      </w:ins>
      <w:ins w:id="110" w:author="I TIX" w:date="2014-05-25T21:15:00Z">
        <w:r w:rsidRPr="00966FAB">
          <w:rPr>
            <w:rFonts w:ascii="Times New Roman" w:hAnsi="Times New Roman" w:cs="Times New Roman"/>
            <w:sz w:val="24"/>
            <w:szCs w:val="24"/>
          </w:rPr>
          <w:t>функцию по обработки сообщений и экспорту в другие формаы.</w:t>
        </w:r>
      </w:ins>
    </w:p>
    <w:p w14:paraId="625FF300" w14:textId="77777777" w:rsidR="008D4E0A" w:rsidRPr="00966FAB" w:rsidDel="00177707" w:rsidRDefault="00F62007">
      <w:pPr>
        <w:pStyle w:val="a7"/>
        <w:numPr>
          <w:ilvl w:val="0"/>
          <w:numId w:val="8"/>
        </w:numPr>
        <w:jc w:val="both"/>
        <w:rPr>
          <w:del w:id="111" w:author="I TIX" w:date="2014-05-25T21:13:00Z"/>
          <w:rFonts w:ascii="Times New Roman" w:hAnsi="Times New Roman" w:cs="Times New Roman"/>
          <w:sz w:val="24"/>
          <w:szCs w:val="24"/>
        </w:rPr>
      </w:pPr>
      <w:del w:id="112" w:author="I TIX" w:date="2014-05-25T21:13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>Сохранение сообщений: Позволяет системе сохранять сообщения от внешних систем или программиста. Содержит</w:delText>
        </w:r>
        <w:r w:rsidR="00B2139B"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 Уровень логгирования сообщения, Атрибуты сообщения, Параметры подключаемой библиотеки.</w:delText>
        </w:r>
      </w:del>
    </w:p>
    <w:p w14:paraId="15FA2ACF" w14:textId="77777777" w:rsidR="004C5607" w:rsidRPr="00966FAB" w:rsidDel="00177707" w:rsidRDefault="004C5607">
      <w:pPr>
        <w:pStyle w:val="a7"/>
        <w:numPr>
          <w:ilvl w:val="0"/>
          <w:numId w:val="8"/>
        </w:numPr>
        <w:jc w:val="both"/>
        <w:rPr>
          <w:del w:id="113" w:author="I TIX" w:date="2014-05-25T21:13:00Z"/>
          <w:rFonts w:ascii="Times New Roman" w:hAnsi="Times New Roman" w:cs="Times New Roman"/>
          <w:sz w:val="24"/>
          <w:szCs w:val="24"/>
        </w:rPr>
      </w:pPr>
      <w:del w:id="114" w:author="I TIX" w:date="2014-05-25T21:13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>Управляющий  класс вывод системного журнала. Содержит Текст сообщения.</w:delText>
        </w:r>
      </w:del>
    </w:p>
    <w:p w14:paraId="3948F894" w14:textId="77777777" w:rsidR="004C5607" w:rsidRPr="00966FAB" w:rsidDel="00177707" w:rsidRDefault="004C5607">
      <w:pPr>
        <w:pStyle w:val="a7"/>
        <w:numPr>
          <w:ilvl w:val="0"/>
          <w:numId w:val="8"/>
        </w:numPr>
        <w:jc w:val="both"/>
        <w:rPr>
          <w:del w:id="115" w:author="I TIX" w:date="2014-05-25T21:13:00Z"/>
          <w:rFonts w:ascii="Times New Roman" w:hAnsi="Times New Roman" w:cs="Times New Roman"/>
          <w:sz w:val="24"/>
          <w:szCs w:val="24"/>
        </w:rPr>
      </w:pPr>
      <w:del w:id="116" w:author="I TIX" w:date="2014-05-25T21:13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>Управляющий  класс Экспорт в другие форматы. Содержит выбранный формат экспорта, Выбранный журнал для экспорта.</w:delText>
        </w:r>
      </w:del>
    </w:p>
    <w:p w14:paraId="3F751424" w14:textId="77777777" w:rsidR="00150908" w:rsidRPr="00966FAB" w:rsidRDefault="00150908">
      <w:pPr>
        <w:jc w:val="both"/>
        <w:rPr>
          <w:ins w:id="117" w:author="frostball@gmail.com" w:date="2014-05-25T17:42:00Z"/>
          <w:rFonts w:ascii="Times New Roman" w:hAnsi="Times New Roman" w:cs="Times New Roman"/>
        </w:rPr>
        <w:pPrChange w:id="118" w:author="I TIX" w:date="2014-05-25T21:13:00Z">
          <w:pPr/>
        </w:pPrChange>
      </w:pPr>
    </w:p>
    <w:p w14:paraId="099282C5" w14:textId="77777777" w:rsidR="003623B9" w:rsidRPr="00966FAB" w:rsidRDefault="003623B9" w:rsidP="00150908">
      <w:pPr>
        <w:rPr>
          <w:ins w:id="119" w:author="frostball@gmail.com" w:date="2014-05-25T17:42:00Z"/>
          <w:rFonts w:ascii="Times New Roman" w:hAnsi="Times New Roman" w:cs="Times New Roman"/>
        </w:rPr>
      </w:pPr>
    </w:p>
    <w:p w14:paraId="54AF834D" w14:textId="77777777" w:rsidR="003623B9" w:rsidRPr="00966FAB" w:rsidRDefault="003623B9" w:rsidP="00150908">
      <w:pPr>
        <w:rPr>
          <w:rFonts w:ascii="Times New Roman" w:hAnsi="Times New Roman" w:cs="Times New Roman"/>
        </w:rPr>
      </w:pPr>
    </w:p>
    <w:p w14:paraId="6C4D029A" w14:textId="77777777" w:rsidR="003D5000" w:rsidRPr="009133FB" w:rsidRDefault="00076B92" w:rsidP="00C85D7A">
      <w:pPr>
        <w:pStyle w:val="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del w:id="120" w:author="frostball@gmail.com" w:date="2014-05-25T17:43:00Z">
        <w:r w:rsidRPr="009133FB" w:rsidDel="003623B9">
          <w:rPr>
            <w:rFonts w:ascii="Times New Roman" w:hAnsi="Times New Roman" w:cs="Times New Roman"/>
            <w:color w:val="auto"/>
            <w:sz w:val="24"/>
            <w:szCs w:val="24"/>
          </w:rPr>
          <w:delText xml:space="preserve">1.5 </w:delText>
        </w:r>
      </w:del>
      <w:bookmarkStart w:id="121" w:name="_Toc389138469"/>
      <w:r w:rsidRPr="009133FB">
        <w:rPr>
          <w:rFonts w:ascii="Times New Roman" w:hAnsi="Times New Roman" w:cs="Times New Roman"/>
          <w:color w:val="auto"/>
          <w:sz w:val="24"/>
          <w:szCs w:val="24"/>
        </w:rPr>
        <w:t>Выявленные актеры.</w:t>
      </w:r>
      <w:bookmarkEnd w:id="121"/>
    </w:p>
    <w:p w14:paraId="6169C1C8" w14:textId="77777777" w:rsidR="00076B92" w:rsidRPr="00966FAB" w:rsidRDefault="006E1821" w:rsidP="00C85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В нашей системе будет </w:t>
      </w:r>
      <w:r w:rsidR="00F42B39" w:rsidRPr="00966FAB">
        <w:rPr>
          <w:rFonts w:ascii="Times New Roman" w:hAnsi="Times New Roman" w:cs="Times New Roman"/>
          <w:sz w:val="24"/>
          <w:szCs w:val="24"/>
        </w:rPr>
        <w:t>три</w:t>
      </w:r>
      <w:r w:rsidRPr="00966FAB">
        <w:rPr>
          <w:rFonts w:ascii="Times New Roman" w:hAnsi="Times New Roman" w:cs="Times New Roman"/>
          <w:sz w:val="24"/>
          <w:szCs w:val="24"/>
        </w:rPr>
        <w:t xml:space="preserve"> актера.</w:t>
      </w:r>
    </w:p>
    <w:p w14:paraId="313C0EF7" w14:textId="77777777" w:rsidR="006E1821" w:rsidRPr="00966FAB" w:rsidDel="003623B9" w:rsidRDefault="006E1821">
      <w:pPr>
        <w:pStyle w:val="a7"/>
        <w:numPr>
          <w:ilvl w:val="0"/>
          <w:numId w:val="4"/>
        </w:numPr>
        <w:spacing w:after="0" w:line="360" w:lineRule="auto"/>
        <w:jc w:val="both"/>
        <w:rPr>
          <w:del w:id="122" w:author="frostball@gmail.com" w:date="2014-05-25T17:43:00Z"/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</w:t>
      </w:r>
      <w:ins w:id="123" w:author="frostball@gmail.com" w:date="2014-05-25T17:43:00Z">
        <w:r w:rsidR="003623B9" w:rsidRPr="00966FAB">
          <w:rPr>
            <w:rFonts w:ascii="Times New Roman" w:hAnsi="Times New Roman" w:cs="Times New Roman"/>
            <w:sz w:val="24"/>
            <w:szCs w:val="24"/>
          </w:rPr>
          <w:t>ь( потребитель</w:t>
        </w:r>
      </w:ins>
      <w:ins w:id="124" w:author="frostball@gmail.com" w:date="2014-05-25T17:44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25" w:author="frostball@gmail.com" w:date="2014-05-25T17:43:00Z">
        <w:r w:rsidR="003623B9" w:rsidRPr="00966FAB">
          <w:rPr>
            <w:rFonts w:ascii="Times New Roman" w:hAnsi="Times New Roman" w:cs="Times New Roman"/>
            <w:sz w:val="24"/>
            <w:szCs w:val="24"/>
          </w:rPr>
          <w:t>)</w:t>
        </w:r>
      </w:ins>
      <w:ins w:id="126" w:author="frostball@gmail.com" w:date="2014-05-25T17:44:00Z">
        <w:r w:rsidR="003623B9" w:rsidRPr="00966FAB">
          <w:rPr>
            <w:rFonts w:ascii="Times New Roman" w:hAnsi="Times New Roman" w:cs="Times New Roman"/>
            <w:sz w:val="24"/>
            <w:szCs w:val="24"/>
          </w:rPr>
          <w:t>,  который использует программу – клиент для получения отправленных сообщений и другой манипуляции с ними.</w:t>
        </w:r>
      </w:ins>
      <w:del w:id="127" w:author="frostball@gmail.com" w:date="2014-05-25T17:43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 xml:space="preserve">ь. Он будет работать с интерфейсом системы, читать изменять или корректировать сообщения. </w:delText>
        </w:r>
      </w:del>
    </w:p>
    <w:p w14:paraId="6816F67D" w14:textId="77777777" w:rsidR="003623B9" w:rsidRPr="00966FAB" w:rsidRDefault="003623B9">
      <w:pPr>
        <w:pStyle w:val="a7"/>
        <w:numPr>
          <w:ilvl w:val="0"/>
          <w:numId w:val="4"/>
        </w:numPr>
        <w:spacing w:after="0" w:line="360" w:lineRule="auto"/>
        <w:jc w:val="both"/>
        <w:rPr>
          <w:ins w:id="128" w:author="frostball@gmail.com" w:date="2014-05-25T17:43:00Z"/>
          <w:rFonts w:ascii="Times New Roman" w:hAnsi="Times New Roman" w:cs="Times New Roman"/>
          <w:sz w:val="24"/>
          <w:szCs w:val="24"/>
        </w:rPr>
      </w:pPr>
    </w:p>
    <w:p w14:paraId="53FB14AB" w14:textId="77777777" w:rsidR="006E1821" w:rsidRPr="00966FAB" w:rsidRDefault="006E1821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Сторонняя система</w:t>
      </w:r>
      <w:ins w:id="129" w:author="frostball@gmail.com" w:date="2014-05-25T17:43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(программа </w:t>
        </w:r>
      </w:ins>
      <w:ins w:id="130" w:author="frostball@gmail.com" w:date="2014-05-25T17:44:00Z">
        <w:r w:rsidR="003623B9" w:rsidRPr="00966FAB">
          <w:rPr>
            <w:rFonts w:ascii="Times New Roman" w:hAnsi="Times New Roman" w:cs="Times New Roman"/>
            <w:sz w:val="24"/>
            <w:szCs w:val="24"/>
          </w:rPr>
          <w:t>–</w:t>
        </w:r>
      </w:ins>
      <w:ins w:id="131" w:author="frostball@gmail.com" w:date="2014-05-25T17:43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клиент)</w:t>
        </w:r>
      </w:ins>
      <w:r w:rsidRPr="00966FAB">
        <w:rPr>
          <w:rFonts w:ascii="Times New Roman" w:hAnsi="Times New Roman" w:cs="Times New Roman"/>
          <w:sz w:val="24"/>
          <w:szCs w:val="24"/>
        </w:rPr>
        <w:t>, программа</w:t>
      </w:r>
      <w:ins w:id="132" w:author="frostball@gmail.com" w:date="2014-05-25T17:45:00Z">
        <w:r w:rsidR="003623B9" w:rsidRPr="00966FAB">
          <w:rPr>
            <w:rFonts w:ascii="Times New Roman" w:hAnsi="Times New Roman" w:cs="Times New Roman"/>
            <w:sz w:val="24"/>
            <w:szCs w:val="24"/>
          </w:rPr>
          <w:t>,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  <w:del w:id="133" w:author="frostball@gmail.com" w:date="2014-05-25T17:45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 xml:space="preserve">(или программист вручную) </w:delText>
        </w:r>
      </w:del>
      <w:r w:rsidRPr="00966FAB">
        <w:rPr>
          <w:rFonts w:ascii="Times New Roman" w:hAnsi="Times New Roman" w:cs="Times New Roman"/>
          <w:sz w:val="24"/>
          <w:szCs w:val="24"/>
        </w:rPr>
        <w:t>которая</w:t>
      </w:r>
      <w:ins w:id="134" w:author="frostball@gmail.com" w:date="2014-05-25T17:46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отправляет в </w:t>
        </w:r>
      </w:ins>
      <w:ins w:id="135" w:author="frostball@gmail.com" w:date="2014-05-25T17:45:00Z">
        <w:r w:rsidR="003623B9" w:rsidRPr="00966FAB">
          <w:rPr>
            <w:rFonts w:ascii="Times New Roman" w:hAnsi="Times New Roman" w:cs="Times New Roman"/>
            <w:sz w:val="24"/>
            <w:szCs w:val="24"/>
          </w:rPr>
          <w:t>журнал операций для фиксации различные сообщения</w:t>
        </w:r>
      </w:ins>
      <w:del w:id="136" w:author="frostball@gmail.com" w:date="2014-05-25T17:45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 xml:space="preserve"> будет передавать сообщения нашей системе</w:delText>
        </w:r>
      </w:del>
      <w:r w:rsidRPr="00966FAB">
        <w:rPr>
          <w:rFonts w:ascii="Times New Roman" w:hAnsi="Times New Roman" w:cs="Times New Roman"/>
          <w:sz w:val="24"/>
          <w:szCs w:val="24"/>
        </w:rPr>
        <w:t>.</w:t>
      </w:r>
    </w:p>
    <w:p w14:paraId="6254B63E" w14:textId="77777777" w:rsidR="00EC1449" w:rsidRPr="00966FAB" w:rsidRDefault="00EC1449" w:rsidP="00C85D7A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</w:t>
      </w:r>
      <w:del w:id="137" w:author="frostball@gmail.com" w:date="2014-05-25T17:46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>истема которая позволяет производить изменения в бд и ловит сообщения</w:delText>
        </w:r>
      </w:del>
      <w:ins w:id="138" w:author="frostball@gmail.com" w:date="2014-05-25T17:46:00Z">
        <w:r w:rsidR="003623B9" w:rsidRPr="00966FAB">
          <w:rPr>
            <w:rFonts w:ascii="Times New Roman" w:hAnsi="Times New Roman" w:cs="Times New Roman"/>
            <w:sz w:val="24"/>
            <w:szCs w:val="24"/>
          </w:rPr>
          <w:t>истема(</w:t>
        </w:r>
      </w:ins>
      <w:ins w:id="139" w:author="frostball@gmail.com" w:date="2014-05-25T17:47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40" w:author="frostball@gmail.com" w:date="2014-05-25T17:46:00Z">
        <w:r w:rsidR="003623B9" w:rsidRPr="00966FAB">
          <w:rPr>
            <w:rFonts w:ascii="Times New Roman" w:hAnsi="Times New Roman" w:cs="Times New Roman"/>
            <w:sz w:val="24"/>
            <w:szCs w:val="24"/>
          </w:rPr>
          <w:t>библиотека )</w:t>
        </w:r>
      </w:ins>
      <w:ins w:id="141" w:author="frostball@gmail.com" w:date="2014-05-25T17:47:00Z">
        <w:r w:rsidR="003623B9" w:rsidRPr="00966FAB">
          <w:rPr>
            <w:rFonts w:ascii="Times New Roman" w:hAnsi="Times New Roman" w:cs="Times New Roman"/>
            <w:sz w:val="24"/>
            <w:szCs w:val="24"/>
          </w:rPr>
          <w:t>,которая занимается приёмом  от различных программ-клиентов,</w:t>
        </w:r>
      </w:ins>
      <w:ins w:id="142" w:author="frostball@gmail.com" w:date="2014-05-25T17:48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43" w:author="frostball@gmail.com" w:date="2014-05-25T17:47:00Z">
        <w:r w:rsidR="003623B9" w:rsidRPr="00966FAB">
          <w:rPr>
            <w:rFonts w:ascii="Times New Roman" w:hAnsi="Times New Roman" w:cs="Times New Roman"/>
            <w:sz w:val="24"/>
            <w:szCs w:val="24"/>
          </w:rPr>
          <w:t>фиксацией и др</w:t>
        </w:r>
      </w:ins>
      <w:ins w:id="144" w:author="frostball@gmail.com" w:date="2014-05-25T17:48:00Z">
        <w:r w:rsidR="003623B9" w:rsidRPr="00966FAB">
          <w:rPr>
            <w:rFonts w:ascii="Times New Roman" w:hAnsi="Times New Roman" w:cs="Times New Roman"/>
            <w:sz w:val="24"/>
            <w:szCs w:val="24"/>
          </w:rPr>
          <w:t>угими</w:t>
        </w:r>
      </w:ins>
      <w:ins w:id="145" w:author="frostball@gmail.com" w:date="2014-05-25T17:47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различными </w:t>
        </w:r>
      </w:ins>
      <w:ins w:id="146" w:author="frostball@gmail.com" w:date="2014-05-25T17:48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манипуляциями с сообщениями. А также </w:t>
        </w:r>
      </w:ins>
      <w:ins w:id="147" w:author="frostball@gmail.com" w:date="2014-05-25T17:49:00Z">
        <w:r w:rsidR="003623B9" w:rsidRPr="00966FAB">
          <w:rPr>
            <w:rFonts w:ascii="Times New Roman" w:hAnsi="Times New Roman" w:cs="Times New Roman"/>
            <w:sz w:val="24"/>
            <w:szCs w:val="24"/>
          </w:rPr>
          <w:t>передачей пользователю информации о сообщениях.</w:t>
        </w:r>
      </w:ins>
    </w:p>
    <w:p w14:paraId="66E0455C" w14:textId="77777777" w:rsidR="00F42B39" w:rsidRPr="00966FAB" w:rsidRDefault="00F42B39" w:rsidP="00C10A2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E4F2DF" wp14:editId="3D465870">
            <wp:extent cx="5934075" cy="27241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1B649" w14:textId="2C153A6D" w:rsidR="006E1821" w:rsidRPr="00966FAB" w:rsidRDefault="002A7B08" w:rsidP="002A7B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</w:t>
      </w:r>
      <w:r w:rsidR="00A87AAB" w:rsidRPr="00966FAB">
        <w:rPr>
          <w:rFonts w:ascii="Times New Roman" w:hAnsi="Times New Roman" w:cs="Times New Roman"/>
          <w:sz w:val="24"/>
          <w:szCs w:val="24"/>
        </w:rPr>
        <w:t xml:space="preserve"> </w:t>
      </w:r>
      <w:del w:id="148" w:author="I TIX" w:date="2014-05-25T23:27:00Z">
        <w:r w:rsidR="00243F83" w:rsidRPr="00966FAB" w:rsidDel="006E0D45">
          <w:rPr>
            <w:rFonts w:ascii="Times New Roman" w:hAnsi="Times New Roman" w:cs="Times New Roman"/>
            <w:sz w:val="24"/>
            <w:szCs w:val="24"/>
          </w:rPr>
          <w:delText>2</w:delText>
        </w:r>
      </w:del>
      <w:ins w:id="149" w:author="I TIX" w:date="2014-05-25T23:27:00Z">
        <w:r w:rsidR="006E0D45" w:rsidRPr="00966FAB">
          <w:rPr>
            <w:rFonts w:ascii="Times New Roman" w:hAnsi="Times New Roman" w:cs="Times New Roman"/>
            <w:sz w:val="24"/>
            <w:szCs w:val="24"/>
          </w:rPr>
          <w:t>3</w:t>
        </w:r>
      </w:ins>
      <w:r w:rsidR="00A87AAB" w:rsidRPr="00966FAB">
        <w:rPr>
          <w:rFonts w:ascii="Times New Roman" w:hAnsi="Times New Roman" w:cs="Times New Roman"/>
          <w:sz w:val="24"/>
          <w:szCs w:val="24"/>
        </w:rPr>
        <w:t xml:space="preserve">. </w:t>
      </w:r>
      <w:r w:rsidRPr="00966FAB">
        <w:rPr>
          <w:rFonts w:ascii="Times New Roman" w:hAnsi="Times New Roman" w:cs="Times New Roman"/>
          <w:sz w:val="24"/>
          <w:szCs w:val="24"/>
        </w:rPr>
        <w:t xml:space="preserve"> выявленные актеры журнала сообщений</w:t>
      </w:r>
    </w:p>
    <w:p w14:paraId="3C4ADC85" w14:textId="77777777" w:rsidR="006E1821" w:rsidRPr="009133FB" w:rsidRDefault="006E1821" w:rsidP="00B558C3">
      <w:pPr>
        <w:pStyle w:val="2"/>
        <w:rPr>
          <w:rFonts w:ascii="Times New Roman" w:hAnsi="Times New Roman" w:cs="Times New Roman"/>
          <w:color w:val="auto"/>
          <w:sz w:val="24"/>
          <w:szCs w:val="24"/>
          <w:rPrChange w:id="150" w:author="frostball@gmail.com" w:date="2014-05-25T17:5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51" w:author="frostball@gmail.com" w:date="2014-05-25T17:50:00Z">
        <w:r w:rsidRPr="009133FB" w:rsidDel="003623B9">
          <w:rPr>
            <w:rFonts w:ascii="Times New Roman" w:hAnsi="Times New Roman" w:cs="Times New Roman"/>
            <w:color w:val="auto"/>
            <w:sz w:val="24"/>
            <w:szCs w:val="24"/>
            <w:rPrChange w:id="152" w:author="frostball@gmail.com" w:date="2014-05-25T17:5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1.6 </w:delText>
        </w:r>
        <w:r w:rsidRPr="009133FB" w:rsidDel="003623B9">
          <w:rPr>
            <w:rFonts w:ascii="Times New Roman" w:hAnsi="Times New Roman" w:cs="Times New Roman"/>
            <w:color w:val="auto"/>
            <w:sz w:val="24"/>
            <w:szCs w:val="24"/>
            <w:rPrChange w:id="153" w:author="frostball@gmail.com" w:date="2014-05-25T17:5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ab/>
        </w:r>
      </w:del>
      <w:bookmarkStart w:id="154" w:name="_Toc389138470"/>
      <w:r w:rsidRPr="009133FB">
        <w:rPr>
          <w:rFonts w:ascii="Times New Roman" w:hAnsi="Times New Roman" w:cs="Times New Roman"/>
          <w:color w:val="auto"/>
          <w:sz w:val="24"/>
          <w:szCs w:val="24"/>
          <w:rPrChange w:id="155" w:author="frostball@gmail.com" w:date="2014-05-25T17:50:00Z">
            <w:rPr>
              <w:rFonts w:ascii="Times New Roman" w:hAnsi="Times New Roman" w:cs="Times New Roman"/>
              <w:sz w:val="24"/>
              <w:szCs w:val="24"/>
            </w:rPr>
          </w:rPrChange>
        </w:rPr>
        <w:t>Выявленные прецеденты</w:t>
      </w:r>
      <w:bookmarkEnd w:id="154"/>
    </w:p>
    <w:p w14:paraId="1EFAB788" w14:textId="77777777" w:rsidR="002A7B08" w:rsidRPr="00966FAB" w:rsidRDefault="002A7B08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Отправка сообщения</w:t>
      </w:r>
    </w:p>
    <w:p w14:paraId="135F8E63" w14:textId="77777777" w:rsidR="002A7B08" w:rsidRPr="00966FAB" w:rsidRDefault="002A7B08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Получение сообщения</w:t>
      </w:r>
    </w:p>
    <w:p w14:paraId="53E6255C" w14:textId="77777777" w:rsidR="00A87AAB" w:rsidRPr="00966FAB" w:rsidRDefault="002A7B08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Запись сообщения в БД</w:t>
      </w:r>
    </w:p>
    <w:p w14:paraId="3F341982" w14:textId="77777777" w:rsidR="002A7B08" w:rsidRPr="00966FAB" w:rsidRDefault="001D6671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Вывод сообщений</w:t>
      </w:r>
    </w:p>
    <w:p w14:paraId="4CC356F5" w14:textId="77777777" w:rsidR="001D6671" w:rsidRPr="00966FAB" w:rsidRDefault="001D6671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Поиск по журналу сообщений</w:t>
      </w:r>
    </w:p>
    <w:p w14:paraId="7CEBE0D3" w14:textId="77777777" w:rsidR="001D6671" w:rsidRPr="00966FAB" w:rsidRDefault="001D6671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Экспорт в другие форматы</w:t>
      </w:r>
    </w:p>
    <w:p w14:paraId="001CE71B" w14:textId="77777777" w:rsidR="00B558C3" w:rsidRPr="009133FB" w:rsidRDefault="003623B9" w:rsidP="00B558C3">
      <w:pPr>
        <w:pStyle w:val="2"/>
        <w:rPr>
          <w:rFonts w:ascii="Times New Roman" w:hAnsi="Times New Roman" w:cs="Times New Roman"/>
          <w:color w:val="auto"/>
          <w:sz w:val="24"/>
          <w:szCs w:val="24"/>
          <w:rPrChange w:id="156" w:author="frostball@gmail.com" w:date="2014-05-25T17:51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bookmarkStart w:id="157" w:name="_Toc389138471"/>
      <w:ins w:id="158" w:author="frostball@gmail.com" w:date="2014-05-25T17:51:00Z">
        <w:r w:rsidRPr="009133FB">
          <w:rPr>
            <w:rFonts w:ascii="Times New Roman" w:hAnsi="Times New Roman" w:cs="Times New Roman"/>
            <w:color w:val="auto"/>
            <w:sz w:val="24"/>
            <w:szCs w:val="24"/>
            <w:rPrChange w:id="159" w:author="frostball@gmail.com" w:date="2014-05-25T17:51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lastRenderedPageBreak/>
          <w:t>Д</w:t>
        </w:r>
      </w:ins>
      <w:del w:id="160" w:author="frostball@gmail.com" w:date="2014-05-25T17:51:00Z">
        <w:r w:rsidR="00B558C3" w:rsidRPr="009133FB" w:rsidDel="003623B9">
          <w:rPr>
            <w:rFonts w:ascii="Times New Roman" w:hAnsi="Times New Roman" w:cs="Times New Roman"/>
            <w:color w:val="auto"/>
            <w:sz w:val="24"/>
            <w:szCs w:val="24"/>
            <w:rPrChange w:id="161" w:author="frostball@gmail.com" w:date="2014-05-25T17:51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1.7 д</w:delText>
        </w:r>
      </w:del>
      <w:r w:rsidR="00B558C3" w:rsidRPr="009133FB">
        <w:rPr>
          <w:rFonts w:ascii="Times New Roman" w:hAnsi="Times New Roman" w:cs="Times New Roman"/>
          <w:color w:val="auto"/>
          <w:sz w:val="24"/>
          <w:szCs w:val="24"/>
          <w:rPrChange w:id="162" w:author="frostball@gmail.com" w:date="2014-05-25T17:51:00Z">
            <w:rPr>
              <w:rFonts w:ascii="Times New Roman" w:hAnsi="Times New Roman" w:cs="Times New Roman"/>
              <w:sz w:val="24"/>
              <w:szCs w:val="24"/>
            </w:rPr>
          </w:rPrChange>
        </w:rPr>
        <w:t>иаграмма прецедентов</w:t>
      </w:r>
      <w:bookmarkEnd w:id="157"/>
      <w:r w:rsidR="00B558C3" w:rsidRPr="009133FB">
        <w:rPr>
          <w:rFonts w:ascii="Times New Roman" w:hAnsi="Times New Roman" w:cs="Times New Roman"/>
          <w:color w:val="auto"/>
          <w:sz w:val="24"/>
          <w:szCs w:val="24"/>
          <w:rPrChange w:id="163" w:author="frostball@gmail.com" w:date="2014-05-25T17:51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</w:p>
    <w:p w14:paraId="6FDAB260" w14:textId="77777777" w:rsidR="00B558C3" w:rsidRPr="00966FAB" w:rsidRDefault="00B558C3" w:rsidP="006E182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33F9F63A" w14:textId="77777777" w:rsidR="008839A8" w:rsidRPr="00966FAB" w:rsidRDefault="00A87AAB" w:rsidP="006E1821">
      <w:pPr>
        <w:spacing w:after="0" w:line="360" w:lineRule="auto"/>
        <w:ind w:left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>Ди</w:t>
      </w:r>
      <w:ins w:id="164" w:author="frostball@gmail.com" w:date="2014-05-25T17:51:00Z">
        <w:r w:rsidR="003623B9" w:rsidRPr="00966FAB">
          <w:rPr>
            <w:rFonts w:ascii="Times New Roman" w:hAnsi="Times New Roman" w:cs="Times New Roman"/>
            <w:noProof/>
            <w:sz w:val="24"/>
            <w:szCs w:val="24"/>
            <w:lang w:eastAsia="ru-RU"/>
          </w:rPr>
          <w:t>а</w:t>
        </w:r>
      </w:ins>
      <w:del w:id="165" w:author="frostball@gmail.com" w:date="2014-05-25T17:51:00Z">
        <w:r w:rsidRPr="00966FAB" w:rsidDel="003623B9">
          <w:rPr>
            <w:rFonts w:ascii="Times New Roman" w:hAnsi="Times New Roman" w:cs="Times New Roman"/>
            <w:noProof/>
            <w:sz w:val="24"/>
            <w:szCs w:val="24"/>
            <w:lang w:eastAsia="ru-RU"/>
          </w:rPr>
          <w:delText>о</w:delText>
        </w:r>
      </w:del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>грамма</w:t>
      </w:r>
      <w:r w:rsidR="00023D57"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основных</w:t>
      </w: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прециндентов Use Case, показана на рисунке </w:t>
      </w:r>
      <w:r w:rsidR="00243F83"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>4</w:t>
      </w: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14:paraId="1767DFC5" w14:textId="77777777" w:rsidR="002A7B08" w:rsidRPr="00966FAB" w:rsidRDefault="002A7B08" w:rsidP="006E1821">
      <w:pPr>
        <w:spacing w:after="0" w:line="360" w:lineRule="auto"/>
        <w:ind w:left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7005419" w14:textId="77777777" w:rsidR="002A7B08" w:rsidRPr="00966FAB" w:rsidRDefault="002A7B08" w:rsidP="006E1821">
      <w:pPr>
        <w:spacing w:after="0" w:line="360" w:lineRule="auto"/>
        <w:ind w:left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2A6FA28" w14:textId="77777777" w:rsidR="002A7B08" w:rsidRPr="00966FAB" w:rsidRDefault="002A7B08" w:rsidP="006E182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BB8B3E" wp14:editId="0BD9991A">
            <wp:extent cx="5638800" cy="36099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7976A" w14:textId="77777777" w:rsidR="008839A8" w:rsidRPr="00966FAB" w:rsidRDefault="002A7B08" w:rsidP="002A7B08">
      <w:pPr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</w:t>
      </w:r>
      <w:r w:rsidR="00A87AAB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="00243F83" w:rsidRPr="00966FAB">
        <w:rPr>
          <w:rFonts w:ascii="Times New Roman" w:hAnsi="Times New Roman" w:cs="Times New Roman"/>
          <w:sz w:val="24"/>
          <w:szCs w:val="24"/>
        </w:rPr>
        <w:t>4</w:t>
      </w:r>
      <w:r w:rsidR="00A87AAB" w:rsidRPr="00966FAB">
        <w:rPr>
          <w:rFonts w:ascii="Times New Roman" w:hAnsi="Times New Roman" w:cs="Times New Roman"/>
          <w:sz w:val="24"/>
          <w:szCs w:val="24"/>
        </w:rPr>
        <w:t>.</w:t>
      </w:r>
      <w:r w:rsidRPr="00966FAB">
        <w:rPr>
          <w:rFonts w:ascii="Times New Roman" w:hAnsi="Times New Roman" w:cs="Times New Roman"/>
          <w:sz w:val="24"/>
          <w:szCs w:val="24"/>
        </w:rPr>
        <w:t xml:space="preserve"> диаграмма прецедентов для системы «журнал сообщений»</w:t>
      </w:r>
    </w:p>
    <w:p w14:paraId="4BD890E7" w14:textId="77777777" w:rsidR="00B558C3" w:rsidRPr="00966FAB" w:rsidRDefault="008839A8" w:rsidP="008839A8">
      <w:pPr>
        <w:pStyle w:val="2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ab/>
      </w:r>
      <w:bookmarkStart w:id="166" w:name="_Toc389138472"/>
      <w:ins w:id="167" w:author="frostball@gmail.com" w:date="2014-05-25T17:51:00Z">
        <w:r w:rsidR="003623B9" w:rsidRPr="00966FAB">
          <w:rPr>
            <w:rFonts w:ascii="Times New Roman" w:hAnsi="Times New Roman" w:cs="Times New Roman"/>
            <w:sz w:val="24"/>
            <w:szCs w:val="24"/>
          </w:rPr>
          <w:t>О</w:t>
        </w:r>
      </w:ins>
      <w:del w:id="168" w:author="frostball@gmail.com" w:date="2014-05-25T17:51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>1.8 о</w:delText>
        </w:r>
      </w:del>
      <w:r w:rsidRPr="00966FAB">
        <w:rPr>
          <w:rFonts w:ascii="Times New Roman" w:hAnsi="Times New Roman" w:cs="Times New Roman"/>
          <w:sz w:val="24"/>
          <w:szCs w:val="24"/>
        </w:rPr>
        <w:t xml:space="preserve">писание </w:t>
      </w:r>
      <w:r w:rsidR="000B56A4" w:rsidRPr="00966FAB">
        <w:rPr>
          <w:rFonts w:ascii="Times New Roman" w:hAnsi="Times New Roman" w:cs="Times New Roman"/>
          <w:sz w:val="24"/>
          <w:szCs w:val="24"/>
        </w:rPr>
        <w:t>прецедентов</w:t>
      </w:r>
      <w:bookmarkEnd w:id="166"/>
    </w:p>
    <w:p w14:paraId="4E3BCE20" w14:textId="77777777" w:rsidR="00A87AAB" w:rsidRPr="00966FAB" w:rsidRDefault="00A87AAB" w:rsidP="00A87AAB">
      <w:pPr>
        <w:pStyle w:val="a7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675F8427" w14:textId="77777777" w:rsidR="00A87AAB" w:rsidRPr="00966F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Отправка сообщения: сторонняя система или программист отправляет сообщения системе «журнал сообщений»</w:t>
      </w:r>
    </w:p>
    <w:p w14:paraId="565DC6E6" w14:textId="77777777" w:rsidR="00A87AAB" w:rsidRPr="00966F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Получение сообщения: система «журнал сообщений» принимает сообщение от сторонней системы. </w:t>
      </w:r>
    </w:p>
    <w:p w14:paraId="66A4539F" w14:textId="77777777" w:rsidR="00A87AAB" w:rsidRPr="00966F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Запись сообщения в БД: принятое сообщение записывается в базу данных.</w:t>
      </w:r>
    </w:p>
    <w:p w14:paraId="4928F472" w14:textId="77777777" w:rsidR="00A87AAB" w:rsidRPr="00966F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Вывод сообщений: по запросу пользователя из  БД система выводит на экран журнал сообщений.</w:t>
      </w:r>
    </w:p>
    <w:p w14:paraId="433692A7" w14:textId="77777777" w:rsidR="00A87AAB" w:rsidRPr="00966F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Поиск по журналу сообщений: позволяет пользователю вести поиск по журналу сообщений, и просматривать оставленные сообщения</w:t>
      </w:r>
    </w:p>
    <w:p w14:paraId="1FA4F752" w14:textId="77777777" w:rsidR="00A87AAB" w:rsidRPr="00966F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Экспорт в другие форматы: позволяет пользователю сохранять журнал сообщений в других форматах.</w:t>
      </w:r>
    </w:p>
    <w:p w14:paraId="16B0D8C9" w14:textId="77777777" w:rsidR="008839A8" w:rsidRPr="00966FAB" w:rsidRDefault="008839A8" w:rsidP="008839A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</w:p>
    <w:p w14:paraId="19796240" w14:textId="77777777" w:rsidR="008839A8" w:rsidRPr="00966FAB" w:rsidRDefault="008839A8" w:rsidP="008839A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</w:p>
    <w:p w14:paraId="60BAF2D0" w14:textId="77777777" w:rsidR="008839A8" w:rsidRPr="009133FB" w:rsidRDefault="008839A8" w:rsidP="009133FB">
      <w:pPr>
        <w:tabs>
          <w:tab w:val="left" w:pos="133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F01ECED" w14:textId="77777777" w:rsidR="008839A8" w:rsidRPr="009133FB" w:rsidRDefault="008839A8" w:rsidP="009133FB">
      <w:pPr>
        <w:pStyle w:val="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del w:id="169" w:author="frostball@gmail.com" w:date="2014-05-25T17:52:00Z">
        <w:r w:rsidRPr="009133FB" w:rsidDel="00131C9C">
          <w:rPr>
            <w:rFonts w:ascii="Times New Roman" w:hAnsi="Times New Roman" w:cs="Times New Roman"/>
            <w:color w:val="auto"/>
            <w:sz w:val="24"/>
            <w:szCs w:val="24"/>
          </w:rPr>
          <w:delText xml:space="preserve">1.9 </w:delText>
        </w:r>
      </w:del>
      <w:bookmarkStart w:id="170" w:name="_Toc389138473"/>
      <w:r w:rsidRPr="009133FB">
        <w:rPr>
          <w:rFonts w:ascii="Times New Roman" w:hAnsi="Times New Roman" w:cs="Times New Roman"/>
          <w:color w:val="auto"/>
          <w:sz w:val="24"/>
          <w:szCs w:val="24"/>
        </w:rPr>
        <w:t>Перечень критических рисков</w:t>
      </w:r>
      <w:bookmarkEnd w:id="170"/>
    </w:p>
    <w:p w14:paraId="07EB385C" w14:textId="77777777" w:rsidR="008839A8" w:rsidRPr="009133FB" w:rsidRDefault="000B56A4" w:rsidP="009133FB">
      <w:pPr>
        <w:tabs>
          <w:tab w:val="left" w:pos="133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133FB">
        <w:rPr>
          <w:rFonts w:ascii="Times New Roman" w:hAnsi="Times New Roman" w:cs="Times New Roman"/>
          <w:sz w:val="24"/>
          <w:szCs w:val="24"/>
        </w:rPr>
        <w:t xml:space="preserve">Выделяют три категории источников риска: проектный риск, технический риск,  коммерческий риск. </w:t>
      </w:r>
    </w:p>
    <w:p w14:paraId="65DDE96D" w14:textId="77777777" w:rsidR="008839A8" w:rsidRPr="009133FB" w:rsidRDefault="000B56A4" w:rsidP="009133FB">
      <w:pPr>
        <w:tabs>
          <w:tab w:val="left" w:pos="133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133FB">
        <w:rPr>
          <w:rFonts w:ascii="Times New Roman" w:hAnsi="Times New Roman" w:cs="Times New Roman"/>
          <w:sz w:val="24"/>
          <w:szCs w:val="24"/>
        </w:rPr>
        <w:t xml:space="preserve">Для данного проекта наиболее значимый коммерческий риск, и иметься проектный риск. Технический риск </w:t>
      </w:r>
      <w:del w:id="171" w:author="frostball@gmail.com" w:date="2014-05-25T17:53:00Z">
        <w:r w:rsidRPr="009133FB" w:rsidDel="00F31A78">
          <w:rPr>
            <w:rFonts w:ascii="Times New Roman" w:hAnsi="Times New Roman" w:cs="Times New Roman"/>
            <w:sz w:val="24"/>
            <w:szCs w:val="24"/>
          </w:rPr>
          <w:delText>незначителен</w:delText>
        </w:r>
      </w:del>
      <w:ins w:id="172" w:author="frostball@gmail.com" w:date="2014-05-25T17:53:00Z">
        <w:r w:rsidR="00F31A78" w:rsidRPr="009133FB">
          <w:rPr>
            <w:rFonts w:ascii="Times New Roman" w:hAnsi="Times New Roman" w:cs="Times New Roman"/>
            <w:sz w:val="24"/>
            <w:szCs w:val="24"/>
          </w:rPr>
          <w:t>заключается в сложности реализации подобного рода систем работающих под высокой нагрузкой</w:t>
        </w:r>
      </w:ins>
      <w:r w:rsidRPr="009133FB">
        <w:rPr>
          <w:rFonts w:ascii="Times New Roman" w:hAnsi="Times New Roman" w:cs="Times New Roman"/>
          <w:sz w:val="24"/>
          <w:szCs w:val="24"/>
        </w:rPr>
        <w:t xml:space="preserve">. Поскольку на рынке уже имеются такие системы, коммерческие риски наиболее значительны. </w:t>
      </w:r>
      <w:r w:rsidR="00CA0694" w:rsidRPr="009133FB">
        <w:rPr>
          <w:rFonts w:ascii="Times New Roman" w:hAnsi="Times New Roman" w:cs="Times New Roman"/>
          <w:sz w:val="24"/>
          <w:szCs w:val="24"/>
        </w:rPr>
        <w:t>Коммерческие</w:t>
      </w:r>
      <w:r w:rsidRPr="009133FB">
        <w:rPr>
          <w:rFonts w:ascii="Times New Roman" w:hAnsi="Times New Roman" w:cs="Times New Roman"/>
          <w:sz w:val="24"/>
          <w:szCs w:val="24"/>
        </w:rPr>
        <w:t xml:space="preserve"> риски значимые для этого проекта</w:t>
      </w:r>
      <w:r w:rsidRPr="009133F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D50E9CB" w14:textId="77777777" w:rsidR="000B56A4" w:rsidRPr="009133FB" w:rsidRDefault="000B56A4" w:rsidP="009133FB">
      <w:pPr>
        <w:pStyle w:val="a7"/>
        <w:numPr>
          <w:ilvl w:val="0"/>
          <w:numId w:val="5"/>
        </w:numPr>
        <w:tabs>
          <w:tab w:val="left" w:pos="133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33FB">
        <w:rPr>
          <w:rFonts w:ascii="Times New Roman" w:hAnsi="Times New Roman" w:cs="Times New Roman"/>
          <w:sz w:val="24"/>
          <w:szCs w:val="24"/>
        </w:rPr>
        <w:t>создание продукта, не требующегося на рынке;</w:t>
      </w:r>
    </w:p>
    <w:p w14:paraId="7425D980" w14:textId="77777777" w:rsidR="000B56A4" w:rsidRPr="009133FB" w:rsidRDefault="000B56A4" w:rsidP="009133FB">
      <w:pPr>
        <w:pStyle w:val="a7"/>
        <w:numPr>
          <w:ilvl w:val="0"/>
          <w:numId w:val="5"/>
        </w:numPr>
        <w:tabs>
          <w:tab w:val="left" w:pos="1335"/>
        </w:tabs>
        <w:spacing w:after="0" w:line="360" w:lineRule="auto"/>
        <w:jc w:val="both"/>
        <w:rPr>
          <w:ins w:id="173" w:author="frostball@gmail.com" w:date="2014-05-25T17:57:00Z"/>
          <w:rFonts w:ascii="Times New Roman" w:hAnsi="Times New Roman" w:cs="Times New Roman"/>
          <w:sz w:val="24"/>
          <w:szCs w:val="24"/>
        </w:rPr>
      </w:pPr>
      <w:r w:rsidRPr="009133FB">
        <w:rPr>
          <w:rFonts w:ascii="Times New Roman" w:hAnsi="Times New Roman" w:cs="Times New Roman"/>
          <w:sz w:val="24"/>
          <w:szCs w:val="24"/>
        </w:rPr>
        <w:t>создание продукта, отстающего от требований рынка;</w:t>
      </w:r>
    </w:p>
    <w:p w14:paraId="6B15EBA6" w14:textId="77777777" w:rsidR="00F31A78" w:rsidRPr="009133FB" w:rsidRDefault="00F31A78" w:rsidP="009133FB">
      <w:pPr>
        <w:tabs>
          <w:tab w:val="left" w:pos="133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rPrChange w:id="174" w:author="frostball@gmail.com" w:date="2014-05-25T17:57:00Z">
            <w:rPr/>
          </w:rPrChange>
        </w:rPr>
        <w:pPrChange w:id="175" w:author="frostball@gmail.com" w:date="2014-05-25T17:57:00Z">
          <w:pPr>
            <w:pStyle w:val="a7"/>
            <w:numPr>
              <w:numId w:val="5"/>
            </w:numPr>
            <w:tabs>
              <w:tab w:val="left" w:pos="1335"/>
            </w:tabs>
            <w:spacing w:after="0" w:line="360" w:lineRule="auto"/>
            <w:ind w:left="1069" w:hanging="360"/>
            <w:jc w:val="both"/>
          </w:pPr>
        </w:pPrChange>
      </w:pPr>
      <w:ins w:id="176" w:author="frostball@gmail.com" w:date="2014-05-25T17:57:00Z">
        <w:r w:rsidRPr="009133FB">
          <w:rPr>
            <w:rFonts w:ascii="Times New Roman" w:hAnsi="Times New Roman" w:cs="Times New Roman"/>
            <w:sz w:val="24"/>
            <w:szCs w:val="24"/>
          </w:rPr>
          <w:t>Поэтому следует скорее запустить приложение и собрать первые отклики пользователей, для  улучшения коммерческой привлекательности приложения.</w:t>
        </w:r>
      </w:ins>
    </w:p>
    <w:p w14:paraId="42FE2BBA" w14:textId="77777777" w:rsidR="000B56A4" w:rsidRPr="009133FB" w:rsidRDefault="000B56A4" w:rsidP="009133FB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133FB">
        <w:rPr>
          <w:rFonts w:ascii="Times New Roman" w:hAnsi="Times New Roman" w:cs="Times New Roman"/>
          <w:sz w:val="24"/>
          <w:szCs w:val="24"/>
        </w:rPr>
        <w:t xml:space="preserve">Значимые проектные риски: не уложиться в бюджет, нехватка ресурсов и </w:t>
      </w:r>
      <w:r w:rsidR="00CA0694" w:rsidRPr="009133FB">
        <w:rPr>
          <w:rFonts w:ascii="Times New Roman" w:hAnsi="Times New Roman" w:cs="Times New Roman"/>
          <w:sz w:val="24"/>
          <w:szCs w:val="24"/>
        </w:rPr>
        <w:t>персонала</w:t>
      </w:r>
      <w:r w:rsidRPr="009133FB">
        <w:rPr>
          <w:rFonts w:ascii="Times New Roman" w:hAnsi="Times New Roman" w:cs="Times New Roman"/>
          <w:sz w:val="24"/>
          <w:szCs w:val="24"/>
        </w:rPr>
        <w:t>.</w:t>
      </w:r>
    </w:p>
    <w:p w14:paraId="2BE0521E" w14:textId="77777777" w:rsidR="00CA0694" w:rsidRPr="009133FB" w:rsidRDefault="00CA0694" w:rsidP="009133FB">
      <w:pPr>
        <w:pStyle w:val="2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57BB10AE" w14:textId="77777777" w:rsidR="00CA0694" w:rsidRPr="009133FB" w:rsidRDefault="00CA0694" w:rsidP="009133FB">
      <w:pPr>
        <w:pStyle w:val="2"/>
        <w:jc w:val="both"/>
        <w:rPr>
          <w:rFonts w:ascii="Times New Roman" w:hAnsi="Times New Roman" w:cs="Times New Roman"/>
          <w:color w:val="auto"/>
          <w:sz w:val="24"/>
          <w:szCs w:val="24"/>
          <w:rPrChange w:id="177" w:author="frostball@gmail.com" w:date="2014-05-25T17:54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78" w:author="frostball@gmail.com" w:date="2014-05-25T17:54:00Z">
        <w:r w:rsidRPr="009133FB" w:rsidDel="00F31A78">
          <w:rPr>
            <w:rFonts w:ascii="Times New Roman" w:hAnsi="Times New Roman" w:cs="Times New Roman"/>
            <w:color w:val="auto"/>
            <w:sz w:val="24"/>
            <w:szCs w:val="24"/>
            <w:rPrChange w:id="179" w:author="frostball@gmail.com" w:date="2014-05-25T17:54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1.10 </w:delText>
        </w:r>
      </w:del>
      <w:bookmarkStart w:id="180" w:name="_Toc389138474"/>
      <w:r w:rsidRPr="009133FB">
        <w:rPr>
          <w:rFonts w:ascii="Times New Roman" w:hAnsi="Times New Roman" w:cs="Times New Roman"/>
          <w:color w:val="auto"/>
          <w:sz w:val="24"/>
          <w:szCs w:val="24"/>
          <w:rPrChange w:id="181" w:author="frostball@gmail.com" w:date="2014-05-25T17:54:00Z">
            <w:rPr>
              <w:rFonts w:ascii="Times New Roman" w:hAnsi="Times New Roman" w:cs="Times New Roman"/>
              <w:sz w:val="24"/>
              <w:szCs w:val="24"/>
            </w:rPr>
          </w:rPrChange>
        </w:rPr>
        <w:t>Список приоритетов прецедентов.</w:t>
      </w:r>
      <w:bookmarkEnd w:id="180"/>
    </w:p>
    <w:p w14:paraId="3E7BBD80" w14:textId="77777777" w:rsidR="00CA0694" w:rsidRPr="009133FB" w:rsidRDefault="00CA0694" w:rsidP="009133FB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2C21AC9F" w14:textId="77777777" w:rsidR="00071C88" w:rsidRPr="009133FB" w:rsidRDefault="00071C88" w:rsidP="009133FB">
      <w:pPr>
        <w:pStyle w:val="a7"/>
        <w:numPr>
          <w:ilvl w:val="0"/>
          <w:numId w:val="7"/>
        </w:numPr>
        <w:tabs>
          <w:tab w:val="left" w:pos="133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33FB">
        <w:rPr>
          <w:rFonts w:ascii="Times New Roman" w:hAnsi="Times New Roman" w:cs="Times New Roman"/>
          <w:sz w:val="24"/>
          <w:szCs w:val="24"/>
        </w:rPr>
        <w:t xml:space="preserve">Приоритет 1. </w:t>
      </w:r>
      <w:r w:rsidR="00CA0694" w:rsidRPr="009133FB">
        <w:rPr>
          <w:rFonts w:ascii="Times New Roman" w:hAnsi="Times New Roman" w:cs="Times New Roman"/>
          <w:sz w:val="24"/>
          <w:szCs w:val="24"/>
        </w:rPr>
        <w:t xml:space="preserve">Наиболее приоритетные прецеденты: </w:t>
      </w:r>
      <w:del w:id="182" w:author="frostball@gmail.com" w:date="2014-05-25T17:54:00Z">
        <w:r w:rsidRPr="009133FB" w:rsidDel="00F31A78">
          <w:rPr>
            <w:rFonts w:ascii="Times New Roman" w:hAnsi="Times New Roman" w:cs="Times New Roman"/>
            <w:sz w:val="24"/>
            <w:szCs w:val="24"/>
          </w:rPr>
          <w:delText>Получение сообщения</w:delText>
        </w:r>
      </w:del>
      <w:ins w:id="183" w:author="frostball@gmail.com" w:date="2014-05-25T17:54:00Z">
        <w:r w:rsidR="00F31A78" w:rsidRPr="009133FB">
          <w:rPr>
            <w:rFonts w:ascii="Times New Roman" w:hAnsi="Times New Roman" w:cs="Times New Roman"/>
            <w:sz w:val="24"/>
            <w:szCs w:val="24"/>
          </w:rPr>
          <w:t>Отправка сообщений</w:t>
        </w:r>
      </w:ins>
      <w:r w:rsidRPr="009133FB">
        <w:rPr>
          <w:rFonts w:ascii="Times New Roman" w:hAnsi="Times New Roman" w:cs="Times New Roman"/>
          <w:sz w:val="24"/>
          <w:szCs w:val="24"/>
        </w:rPr>
        <w:t xml:space="preserve">, </w:t>
      </w:r>
      <w:ins w:id="184" w:author="frostball@gmail.com" w:date="2014-05-25T17:55:00Z">
        <w:r w:rsidR="00F31A78" w:rsidRPr="009133FB">
          <w:rPr>
            <w:rFonts w:ascii="Times New Roman" w:hAnsi="Times New Roman" w:cs="Times New Roman"/>
            <w:sz w:val="24"/>
            <w:szCs w:val="24"/>
          </w:rPr>
          <w:t xml:space="preserve">Получение сообщений, </w:t>
        </w:r>
      </w:ins>
      <w:r w:rsidRPr="009133FB">
        <w:rPr>
          <w:rFonts w:ascii="Times New Roman" w:hAnsi="Times New Roman" w:cs="Times New Roman"/>
          <w:sz w:val="24"/>
          <w:szCs w:val="24"/>
        </w:rPr>
        <w:t>Запись сообщения в БД.</w:t>
      </w:r>
      <w:r w:rsidR="00A62B91" w:rsidRPr="009133F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E8106D" w14:textId="77777777" w:rsidR="00071C88" w:rsidRPr="009133FB" w:rsidRDefault="00071C88" w:rsidP="009133FB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33FB">
        <w:rPr>
          <w:rFonts w:ascii="Times New Roman" w:hAnsi="Times New Roman" w:cs="Times New Roman"/>
          <w:sz w:val="24"/>
          <w:szCs w:val="24"/>
        </w:rPr>
        <w:t>Приоритет 2. Средние по значимости прецеденты:</w:t>
      </w:r>
      <w:r w:rsidRPr="009133FB">
        <w:rPr>
          <w:rFonts w:ascii="Times New Roman" w:hAnsi="Times New Roman" w:cs="Times New Roman"/>
        </w:rPr>
        <w:t xml:space="preserve">  </w:t>
      </w:r>
      <w:del w:id="185" w:author="frostball@gmail.com" w:date="2014-05-25T17:54:00Z">
        <w:r w:rsidRPr="009133FB" w:rsidDel="00F31A78">
          <w:rPr>
            <w:rFonts w:ascii="Times New Roman" w:hAnsi="Times New Roman" w:cs="Times New Roman"/>
            <w:sz w:val="24"/>
            <w:szCs w:val="24"/>
          </w:rPr>
          <w:delText xml:space="preserve">Получение сообщения, </w:delText>
        </w:r>
      </w:del>
      <w:r w:rsidRPr="009133FB">
        <w:rPr>
          <w:rFonts w:ascii="Times New Roman" w:hAnsi="Times New Roman" w:cs="Times New Roman"/>
          <w:sz w:val="24"/>
          <w:szCs w:val="24"/>
        </w:rPr>
        <w:t>Поиск по журналу сообщений, Вывод сообщений.</w:t>
      </w:r>
    </w:p>
    <w:p w14:paraId="3BCAF612" w14:textId="77777777" w:rsidR="00071C88" w:rsidRPr="009133FB" w:rsidRDefault="00071C88" w:rsidP="009133FB">
      <w:pPr>
        <w:pStyle w:val="a7"/>
        <w:numPr>
          <w:ilvl w:val="0"/>
          <w:numId w:val="7"/>
        </w:numPr>
        <w:tabs>
          <w:tab w:val="left" w:pos="133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33FB">
        <w:rPr>
          <w:rFonts w:ascii="Times New Roman" w:hAnsi="Times New Roman" w:cs="Times New Roman"/>
          <w:sz w:val="24"/>
          <w:szCs w:val="24"/>
        </w:rPr>
        <w:t>Приоритет 3. Низкие по значимости прецеденты:</w:t>
      </w:r>
      <w:r w:rsidR="002C0B35" w:rsidRPr="009133FB">
        <w:rPr>
          <w:rFonts w:ascii="Times New Roman" w:hAnsi="Times New Roman" w:cs="Times New Roman"/>
          <w:sz w:val="24"/>
          <w:szCs w:val="24"/>
        </w:rPr>
        <w:t xml:space="preserve"> экспорт в другие форматы</w:t>
      </w:r>
      <w:del w:id="186" w:author="frostball@gmail.com" w:date="2014-05-25T17:55:00Z">
        <w:r w:rsidR="002C0B35" w:rsidRPr="009133FB" w:rsidDel="00F31A78">
          <w:rPr>
            <w:rFonts w:ascii="Times New Roman" w:hAnsi="Times New Roman" w:cs="Times New Roman"/>
            <w:sz w:val="24"/>
            <w:szCs w:val="24"/>
          </w:rPr>
          <w:delText>,</w:delText>
        </w:r>
        <w:r w:rsidR="00EE6583" w:rsidRPr="009133FB" w:rsidDel="00F31A78">
          <w:rPr>
            <w:rFonts w:ascii="Times New Roman" w:hAnsi="Times New Roman" w:cs="Times New Roman"/>
            <w:sz w:val="24"/>
            <w:szCs w:val="24"/>
          </w:rPr>
          <w:delText xml:space="preserve"> отправка сообщения</w:delText>
        </w:r>
      </w:del>
      <w:r w:rsidR="00EE6583" w:rsidRPr="009133FB">
        <w:rPr>
          <w:rFonts w:ascii="Times New Roman" w:hAnsi="Times New Roman" w:cs="Times New Roman"/>
          <w:sz w:val="24"/>
          <w:szCs w:val="24"/>
        </w:rPr>
        <w:t>.</w:t>
      </w:r>
      <w:r w:rsidR="002C0B35" w:rsidRPr="009133FB">
        <w:rPr>
          <w:rFonts w:ascii="Times New Roman" w:hAnsi="Times New Roman" w:cs="Times New Roman"/>
          <w:sz w:val="24"/>
          <w:szCs w:val="24"/>
        </w:rPr>
        <w:t xml:space="preserve"> ( отправкой сообщений занимается другая система).</w:t>
      </w:r>
    </w:p>
    <w:p w14:paraId="744EED86" w14:textId="77777777" w:rsidR="00CA0694" w:rsidRPr="009133FB" w:rsidRDefault="00CA0694" w:rsidP="009133FB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2FB177B" w14:textId="77777777" w:rsidR="00CA0694" w:rsidRPr="009133FB" w:rsidRDefault="00CA0694" w:rsidP="009133FB">
      <w:pPr>
        <w:pStyle w:val="2"/>
        <w:jc w:val="both"/>
        <w:rPr>
          <w:rFonts w:ascii="Times New Roman" w:hAnsi="Times New Roman" w:cs="Times New Roman"/>
          <w:color w:val="auto"/>
          <w:sz w:val="24"/>
          <w:szCs w:val="24"/>
          <w:rPrChange w:id="187" w:author="frostball@gmail.com" w:date="2014-05-25T17:55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88" w:author="frostball@gmail.com" w:date="2014-05-25T17:55:00Z">
        <w:r w:rsidRPr="009133FB" w:rsidDel="00F31A78">
          <w:rPr>
            <w:rFonts w:ascii="Times New Roman" w:hAnsi="Times New Roman" w:cs="Times New Roman"/>
            <w:color w:val="auto"/>
            <w:sz w:val="24"/>
            <w:szCs w:val="24"/>
            <w:rPrChange w:id="189" w:author="frostball@gmail.com" w:date="2014-05-25T17:55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1.11 </w:delText>
        </w:r>
      </w:del>
      <w:bookmarkStart w:id="190" w:name="_Toc389138475"/>
      <w:r w:rsidRPr="009133FB">
        <w:rPr>
          <w:rFonts w:ascii="Times New Roman" w:hAnsi="Times New Roman" w:cs="Times New Roman"/>
          <w:color w:val="auto"/>
          <w:sz w:val="24"/>
          <w:szCs w:val="24"/>
          <w:rPrChange w:id="191" w:author="frostball@gmail.com" w:date="2014-05-25T17:55:00Z">
            <w:rPr>
              <w:rFonts w:ascii="Times New Roman" w:hAnsi="Times New Roman" w:cs="Times New Roman"/>
              <w:sz w:val="24"/>
              <w:szCs w:val="24"/>
            </w:rPr>
          </w:rPrChange>
        </w:rPr>
        <w:t>Описание возможной архитектуры</w:t>
      </w:r>
      <w:bookmarkEnd w:id="190"/>
    </w:p>
    <w:p w14:paraId="45C08F71" w14:textId="77777777" w:rsidR="00CA0694" w:rsidRPr="00966FAB" w:rsidRDefault="007059A8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Изначальный выбор архитектуры, учитывает основные технические и функциональные структурные компоненты и связи между ними. На рисунке 5 показана базовая архитектура журнала сообщений.</w:t>
      </w:r>
    </w:p>
    <w:p w14:paraId="67C56CDE" w14:textId="77777777" w:rsidR="00DE76FE" w:rsidRPr="00973759" w:rsidRDefault="00DE76FE" w:rsidP="00DE76FE">
      <w:pPr>
        <w:spacing w:line="360" w:lineRule="auto"/>
        <w:ind w:left="-567" w:firstLine="567"/>
        <w:jc w:val="both"/>
        <w:rPr>
          <w:rStyle w:val="a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</w:pPr>
      <w:r w:rsidRPr="00973759">
        <w:rPr>
          <w:rStyle w:val="a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>Архитектура - это</w:t>
      </w:r>
      <w:r w:rsidRPr="00973759">
        <w:rPr>
          <w:rStyle w:val="apple-converted-space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</w:t>
      </w:r>
      <w:r w:rsidRPr="00973759">
        <w:rPr>
          <w:rStyle w:val="af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набор значимых решений</w:t>
      </w:r>
      <w:r w:rsidRPr="00973759">
        <w:rPr>
          <w:rStyle w:val="apple-converted-space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</w:t>
      </w:r>
      <w:r w:rsidRPr="00973759">
        <w:rPr>
          <w:rStyle w:val="a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 xml:space="preserve">по поводу организации системы программного обеспечения, набор </w:t>
      </w:r>
      <w:r w:rsidRPr="00973759">
        <w:rPr>
          <w:rStyle w:val="af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структурных элементов</w:t>
      </w:r>
      <w:r w:rsidRPr="00973759">
        <w:rPr>
          <w:rStyle w:val="apple-converted-space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</w:t>
      </w:r>
      <w:r w:rsidRPr="00973759">
        <w:rPr>
          <w:rStyle w:val="a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>и их интерфейсов, при помощи которых компонуется система, вместе с их</w:t>
      </w:r>
      <w:r w:rsidRPr="00973759">
        <w:rPr>
          <w:rStyle w:val="apple-converted-space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</w:t>
      </w:r>
      <w:r w:rsidRPr="00973759">
        <w:rPr>
          <w:rStyle w:val="af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поведением</w:t>
      </w:r>
      <w:r w:rsidRPr="00973759">
        <w:rPr>
          <w:rStyle w:val="a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>, определяемым во взаимодействии между этими элементами,</w:t>
      </w:r>
      <w:r w:rsidRPr="00973759">
        <w:rPr>
          <w:rStyle w:val="apple-converted-space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</w:t>
      </w:r>
      <w:r w:rsidRPr="00973759">
        <w:rPr>
          <w:rStyle w:val="af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компоновка</w:t>
      </w:r>
      <w:r w:rsidRPr="00973759">
        <w:rPr>
          <w:rStyle w:val="apple-converted-space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</w:t>
      </w:r>
      <w:r w:rsidRPr="00973759">
        <w:rPr>
          <w:rStyle w:val="a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 xml:space="preserve">элементов в постепенно укрупняющиеся подсистемы, а </w:t>
      </w:r>
      <w:r w:rsidRPr="00973759">
        <w:rPr>
          <w:rStyle w:val="a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lastRenderedPageBreak/>
        <w:t>также</w:t>
      </w:r>
      <w:r w:rsidRPr="00973759">
        <w:rPr>
          <w:rStyle w:val="apple-converted-space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</w:t>
      </w:r>
      <w:r w:rsidRPr="00973759">
        <w:rPr>
          <w:rStyle w:val="af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стиль архитектуры,</w:t>
      </w:r>
      <w:r w:rsidRPr="00973759">
        <w:rPr>
          <w:rStyle w:val="apple-converted-space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</w:t>
      </w:r>
      <w:r w:rsidRPr="00973759">
        <w:rPr>
          <w:rStyle w:val="a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>который направляет эту организацию -- элементы и их интерфейсы, взаимодействия и компоновку.</w:t>
      </w:r>
    </w:p>
    <w:p w14:paraId="1BEE5FA9" w14:textId="77777777" w:rsidR="00DE76FE" w:rsidRDefault="00DE76FE" w:rsidP="00DE76FE">
      <w:pPr>
        <w:spacing w:line="360" w:lineRule="auto"/>
        <w:ind w:left="-567" w:firstLine="567"/>
        <w:jc w:val="both"/>
        <w:rPr>
          <w:rStyle w:val="ae"/>
          <w:rFonts w:cs="Arial"/>
          <w:i w:val="0"/>
          <w:color w:val="000000"/>
          <w:szCs w:val="24"/>
          <w:shd w:val="clear" w:color="auto" w:fill="FFFFFF"/>
        </w:rPr>
      </w:pPr>
      <w:r w:rsidRPr="00973759">
        <w:rPr>
          <w:rStyle w:val="a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>Архитектура программного обеспечения системы или набора систем состоит из всех важных проектных решений по поводу структур программы и взаимодействий между этими структурами, которые составляют системы. Проектные решения обеспечивают желаемый набор свойств, которые должна поддерживать система, чтобы быть успешной. Проектные решения предоставляют концептуальную основу для разработки системы, ее поддержки и обслуживания</w:t>
      </w:r>
      <w:r>
        <w:rPr>
          <w:rStyle w:val="ae"/>
          <w:rFonts w:cs="Arial"/>
          <w:color w:val="000000"/>
          <w:szCs w:val="24"/>
          <w:shd w:val="clear" w:color="auto" w:fill="FFFFFF"/>
        </w:rPr>
        <w:t>.</w:t>
      </w:r>
    </w:p>
    <w:p w14:paraId="00120464" w14:textId="22D89629" w:rsidR="004213A9" w:rsidRPr="00966FAB" w:rsidRDefault="00DE76FE" w:rsidP="00DE76FE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243F83"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5D32A2D" wp14:editId="0105CEE0">
            <wp:extent cx="5934075" cy="44958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F26E0" w14:textId="77777777" w:rsidR="00243F83" w:rsidRPr="00966FAB" w:rsidRDefault="00243F83" w:rsidP="00243F83">
      <w:pPr>
        <w:tabs>
          <w:tab w:val="left" w:pos="1335"/>
        </w:tabs>
        <w:spacing w:after="0" w:line="360" w:lineRule="auto"/>
        <w:ind w:left="709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5. Базовая архитектура журнала сообщений.</w:t>
      </w:r>
    </w:p>
    <w:p w14:paraId="67C34234" w14:textId="77777777" w:rsidR="004213A9" w:rsidRPr="00966FAB" w:rsidRDefault="006242EE" w:rsidP="00C8174C">
      <w:pPr>
        <w:tabs>
          <w:tab w:val="left" w:pos="1335"/>
        </w:tabs>
        <w:spacing w:after="0" w:line="360" w:lineRule="auto"/>
        <w:ind w:left="709"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</w:t>
      </w:r>
      <w:r w:rsidR="004213A9" w:rsidRPr="00966FAB">
        <w:rPr>
          <w:rFonts w:ascii="Times New Roman" w:hAnsi="Times New Roman" w:cs="Times New Roman"/>
          <w:sz w:val="24"/>
          <w:szCs w:val="24"/>
        </w:rPr>
        <w:t>бобщенные механизмы проектирования</w:t>
      </w:r>
      <w:r w:rsidRPr="00966FAB">
        <w:rPr>
          <w:rFonts w:ascii="Times New Roman" w:hAnsi="Times New Roman" w:cs="Times New Roman"/>
          <w:sz w:val="24"/>
          <w:szCs w:val="24"/>
        </w:rPr>
        <w:t>:</w:t>
      </w:r>
    </w:p>
    <w:p w14:paraId="48CFC2C5" w14:textId="77777777" w:rsidR="004213A9" w:rsidRPr="00966FAB" w:rsidRDefault="000C0C86" w:rsidP="00C8174C">
      <w:pPr>
        <w:tabs>
          <w:tab w:val="left" w:pos="1335"/>
        </w:tabs>
        <w:spacing w:after="0" w:line="360" w:lineRule="auto"/>
        <w:ind w:left="709"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Буем использовать каскадную модель проектирования (классический жизненный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цикл), поскольку он  дает план и временной график по всем этапам проекта, упорядочивает ход конструирования. Проект нам надо сдать уже готовый.</w:t>
      </w:r>
    </w:p>
    <w:p w14:paraId="656FDF66" w14:textId="77777777" w:rsidR="00C8174C" w:rsidRPr="00966FAB" w:rsidRDefault="006242EE" w:rsidP="00C8174C">
      <w:pPr>
        <w:tabs>
          <w:tab w:val="left" w:pos="1335"/>
        </w:tabs>
        <w:spacing w:after="0" w:line="360" w:lineRule="auto"/>
        <w:ind w:left="709"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</w:t>
      </w:r>
      <w:r w:rsidR="00C8174C" w:rsidRPr="00966FAB">
        <w:rPr>
          <w:rFonts w:ascii="Times New Roman" w:hAnsi="Times New Roman" w:cs="Times New Roman"/>
          <w:sz w:val="24"/>
          <w:szCs w:val="24"/>
        </w:rPr>
        <w:t>истемное ПО</w:t>
      </w:r>
      <w:r w:rsidRPr="00966FAB">
        <w:rPr>
          <w:rFonts w:ascii="Times New Roman" w:hAnsi="Times New Roman" w:cs="Times New Roman"/>
          <w:sz w:val="24"/>
          <w:szCs w:val="24"/>
        </w:rPr>
        <w:t>: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5B4DEB" w14:textId="19135E8E" w:rsidR="00690B33" w:rsidRPr="00966FAB" w:rsidRDefault="00690B33" w:rsidP="00C8174C">
      <w:pPr>
        <w:tabs>
          <w:tab w:val="left" w:pos="1335"/>
        </w:tabs>
        <w:spacing w:after="0" w:line="360" w:lineRule="auto"/>
        <w:ind w:left="709"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В качестве языка программирования был выбран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0D2F9A">
        <w:rPr>
          <w:rFonts w:ascii="Times New Roman" w:hAnsi="Times New Roman" w:cs="Times New Roman"/>
          <w:sz w:val="24"/>
          <w:szCs w:val="24"/>
        </w:rPr>
        <w:t>#</w:t>
      </w:r>
      <w:r w:rsidRPr="00966FAB">
        <w:rPr>
          <w:rFonts w:ascii="Times New Roman" w:hAnsi="Times New Roman" w:cs="Times New Roman"/>
          <w:sz w:val="24"/>
          <w:szCs w:val="24"/>
        </w:rPr>
        <w:t xml:space="preserve">,в качестве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IDE</w:t>
      </w:r>
      <w:r w:rsidRPr="000D2F9A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</w:rPr>
        <w:t>реш</w:t>
      </w:r>
      <w:r w:rsidR="00C8174C" w:rsidRPr="00966FAB">
        <w:rPr>
          <w:rFonts w:ascii="Times New Roman" w:hAnsi="Times New Roman" w:cs="Times New Roman"/>
          <w:sz w:val="24"/>
          <w:szCs w:val="24"/>
        </w:rPr>
        <w:t>е</w:t>
      </w:r>
      <w:r w:rsidRPr="00966FAB">
        <w:rPr>
          <w:rFonts w:ascii="Times New Roman" w:hAnsi="Times New Roman" w:cs="Times New Roman"/>
          <w:sz w:val="24"/>
          <w:szCs w:val="24"/>
        </w:rPr>
        <w:t>но использовать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isual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2013</w:t>
      </w:r>
      <w:r w:rsidRPr="000D2F9A">
        <w:rPr>
          <w:rFonts w:ascii="Times New Roman" w:hAnsi="Times New Roman" w:cs="Times New Roman"/>
          <w:sz w:val="24"/>
          <w:szCs w:val="24"/>
        </w:rPr>
        <w:t xml:space="preserve"> </w:t>
      </w:r>
      <w:r w:rsidR="00C8174C" w:rsidRPr="00966FAB">
        <w:rPr>
          <w:rFonts w:ascii="Times New Roman" w:hAnsi="Times New Roman" w:cs="Times New Roman"/>
          <w:sz w:val="24"/>
          <w:szCs w:val="24"/>
        </w:rPr>
        <w:t>, диаграммы на Software IdeasModeller,</w:t>
      </w:r>
      <w:r w:rsidR="00004CDB" w:rsidRPr="00966FAB">
        <w:rPr>
          <w:rFonts w:ascii="Times New Roman" w:hAnsi="Times New Roman" w:cs="Times New Roman"/>
        </w:rPr>
        <w:t xml:space="preserve"> </w:t>
      </w:r>
      <w:r w:rsidR="00004CDB" w:rsidRPr="00966FAB">
        <w:rPr>
          <w:rFonts w:ascii="Times New Roman" w:hAnsi="Times New Roman" w:cs="Times New Roman"/>
          <w:sz w:val="24"/>
          <w:szCs w:val="24"/>
        </w:rPr>
        <w:t>MS Project,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="00C8174C" w:rsidRPr="00966FAB">
        <w:rPr>
          <w:rFonts w:ascii="Times New Roman" w:hAnsi="Times New Roman" w:cs="Times New Roman"/>
          <w:sz w:val="24"/>
          <w:szCs w:val="24"/>
        </w:rPr>
        <w:lastRenderedPageBreak/>
        <w:t xml:space="preserve">БД 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ql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erver</w:t>
      </w:r>
      <w:r w:rsidRPr="000D2F9A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Compact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, на 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7059A8" w:rsidRPr="00966FAB">
        <w:rPr>
          <w:rFonts w:ascii="Times New Roman" w:hAnsi="Times New Roman" w:cs="Times New Roman"/>
          <w:sz w:val="24"/>
          <w:szCs w:val="24"/>
        </w:rPr>
        <w:t xml:space="preserve"> 8</w:t>
      </w:r>
      <w:r w:rsidRPr="000D2F9A">
        <w:rPr>
          <w:rFonts w:ascii="Times New Roman" w:hAnsi="Times New Roman" w:cs="Times New Roman"/>
          <w:sz w:val="24"/>
          <w:szCs w:val="24"/>
        </w:rPr>
        <w:t xml:space="preserve"> .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0D2F9A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0D2F9A">
        <w:rPr>
          <w:rFonts w:ascii="Times New Roman" w:hAnsi="Times New Roman" w:cs="Times New Roman"/>
          <w:sz w:val="24"/>
          <w:szCs w:val="24"/>
        </w:rPr>
        <w:t xml:space="preserve"> 4.5. </w:t>
      </w:r>
      <w:r w:rsidRPr="00966FAB">
        <w:rPr>
          <w:rFonts w:ascii="Times New Roman" w:hAnsi="Times New Roman" w:cs="Times New Roman"/>
          <w:sz w:val="24"/>
          <w:szCs w:val="24"/>
        </w:rPr>
        <w:t xml:space="preserve"> Также была использована библиотека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EF</w:t>
      </w:r>
      <w:r w:rsidRPr="000D2F9A">
        <w:rPr>
          <w:rFonts w:ascii="Times New Roman" w:hAnsi="Times New Roman" w:cs="Times New Roman"/>
          <w:sz w:val="24"/>
          <w:szCs w:val="24"/>
        </w:rPr>
        <w:t>6.1 .</w:t>
      </w:r>
      <w:r w:rsidRPr="00966FAB">
        <w:rPr>
          <w:rFonts w:ascii="Times New Roman" w:hAnsi="Times New Roman" w:cs="Times New Roman"/>
        </w:rPr>
        <w:t xml:space="preserve"> </w:t>
      </w:r>
      <w:r w:rsidRPr="000D2F9A">
        <w:rPr>
          <w:rFonts w:ascii="Times New Roman" w:hAnsi="Times New Roman" w:cs="Times New Roman"/>
          <w:sz w:val="24"/>
          <w:szCs w:val="24"/>
        </w:rPr>
        <w:t xml:space="preserve">Данный стек технологий был выбран в главной причине по тому, что он позволяет организовать максимально быстро процесс </w:t>
      </w:r>
      <w:r w:rsidRPr="00966FAB">
        <w:rPr>
          <w:rFonts w:ascii="Times New Roman" w:hAnsi="Times New Roman" w:cs="Times New Roman"/>
          <w:sz w:val="24"/>
          <w:szCs w:val="24"/>
        </w:rPr>
        <w:t xml:space="preserve">разработки под ОС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966FAB">
        <w:rPr>
          <w:rFonts w:ascii="Times New Roman" w:hAnsi="Times New Roman" w:cs="Times New Roman"/>
          <w:sz w:val="24"/>
          <w:szCs w:val="24"/>
        </w:rPr>
        <w:t>.</w:t>
      </w:r>
      <w:r w:rsidRPr="00966FAB">
        <w:rPr>
          <w:rFonts w:ascii="Times New Roman" w:hAnsi="Times New Roman" w:cs="Times New Roman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</w:rPr>
        <w:t xml:space="preserve">В качестве альтернативы были рассмотрены платформы Qt + SQLite и Java + SqlLite. Первая была отвергнута по причине высокого порога вхождения для начала разработки, вторая по причине сложности создания системных утилит на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0D2F9A">
        <w:rPr>
          <w:rFonts w:ascii="Times New Roman" w:hAnsi="Times New Roman" w:cs="Times New Roman"/>
          <w:sz w:val="24"/>
          <w:szCs w:val="24"/>
        </w:rPr>
        <w:t>.</w:t>
      </w:r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0D2F9A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0D2F9A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</w:rPr>
        <w:t xml:space="preserve">в качестве системы контроля версий, как стандарт де факто с расположением репозитория по адресу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htts</w:t>
      </w:r>
      <w:r w:rsidRPr="000D2F9A">
        <w:rPr>
          <w:rFonts w:ascii="Times New Roman" w:hAnsi="Times New Roman" w:cs="Times New Roman"/>
          <w:sz w:val="24"/>
          <w:szCs w:val="24"/>
        </w:rPr>
        <w:t>://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0D2F9A">
        <w:rPr>
          <w:rFonts w:ascii="Times New Roman" w:hAnsi="Times New Roman" w:cs="Times New Roman"/>
          <w:sz w:val="24"/>
          <w:szCs w:val="24"/>
        </w:rPr>
        <w:t>.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0D2F9A">
        <w:rPr>
          <w:rFonts w:ascii="Times New Roman" w:hAnsi="Times New Roman" w:cs="Times New Roman"/>
          <w:sz w:val="24"/>
          <w:szCs w:val="24"/>
        </w:rPr>
        <w:t>/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ReiReiRei</w:t>
      </w:r>
      <w:r w:rsidRPr="000D2F9A">
        <w:rPr>
          <w:rFonts w:ascii="Times New Roman" w:hAnsi="Times New Roman" w:cs="Times New Roman"/>
          <w:sz w:val="24"/>
          <w:szCs w:val="24"/>
        </w:rPr>
        <w:t>/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winhistory</w:t>
      </w:r>
      <w:r w:rsidRPr="000D2F9A">
        <w:rPr>
          <w:rFonts w:ascii="Times New Roman" w:hAnsi="Times New Roman" w:cs="Times New Roman"/>
          <w:sz w:val="24"/>
          <w:szCs w:val="24"/>
        </w:rPr>
        <w:t>.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0D2F9A">
        <w:rPr>
          <w:rFonts w:ascii="Times New Roman" w:hAnsi="Times New Roman" w:cs="Times New Roman"/>
          <w:sz w:val="24"/>
          <w:szCs w:val="24"/>
        </w:rPr>
        <w:t>.</w:t>
      </w:r>
      <w:r w:rsidRPr="00966FAB">
        <w:rPr>
          <w:rFonts w:ascii="Times New Roman" w:hAnsi="Times New Roman" w:cs="Times New Roman"/>
          <w:sz w:val="24"/>
          <w:szCs w:val="24"/>
        </w:rPr>
        <w:tab/>
      </w:r>
    </w:p>
    <w:p w14:paraId="2460F220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363582CD" w14:textId="77777777" w:rsidR="000B56A4" w:rsidRPr="009133FB" w:rsidRDefault="00CA0694" w:rsidP="00CA0694">
      <w:pPr>
        <w:pStyle w:val="2"/>
        <w:rPr>
          <w:rFonts w:ascii="Times New Roman" w:hAnsi="Times New Roman" w:cs="Times New Roman"/>
          <w:color w:val="auto"/>
          <w:sz w:val="24"/>
          <w:szCs w:val="24"/>
          <w:rPrChange w:id="192" w:author="frostball@gmail.com" w:date="2014-05-25T17:58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93" w:author="frostball@gmail.com" w:date="2014-05-25T17:58:00Z">
        <w:r w:rsidRPr="009133FB" w:rsidDel="00F31A78">
          <w:rPr>
            <w:rFonts w:ascii="Times New Roman" w:hAnsi="Times New Roman" w:cs="Times New Roman"/>
            <w:color w:val="auto"/>
            <w:sz w:val="24"/>
            <w:szCs w:val="24"/>
            <w:rPrChange w:id="194" w:author="frostball@gmail.com" w:date="2014-05-25T17:58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1.12 </w:delText>
        </w:r>
      </w:del>
      <w:bookmarkStart w:id="195" w:name="_Toc389138476"/>
      <w:r w:rsidRPr="009133FB">
        <w:rPr>
          <w:rFonts w:ascii="Times New Roman" w:hAnsi="Times New Roman" w:cs="Times New Roman"/>
          <w:color w:val="auto"/>
          <w:sz w:val="24"/>
          <w:szCs w:val="24"/>
          <w:rPrChange w:id="196" w:author="frostball@gmail.com" w:date="2014-05-25T17:58:00Z">
            <w:rPr>
              <w:rFonts w:ascii="Times New Roman" w:hAnsi="Times New Roman" w:cs="Times New Roman"/>
              <w:sz w:val="24"/>
              <w:szCs w:val="24"/>
            </w:rPr>
          </w:rPrChange>
        </w:rPr>
        <w:t>Начальная оценка стоимости, затрат и длительности проекта</w:t>
      </w:r>
      <w:bookmarkEnd w:id="195"/>
    </w:p>
    <w:p w14:paraId="3DE7CFC2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011A24CA" w14:textId="77777777" w:rsidR="003E2E3C" w:rsidRPr="00966FAB" w:rsidRDefault="003E2E3C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Используется конструктивная модель стоимости (COCOMO II), этапа композиции приложения на основе объектных указателей.</w:t>
      </w:r>
    </w:p>
    <w:p w14:paraId="63020EA8" w14:textId="77777777" w:rsidR="003E2E3C" w:rsidRPr="00966FAB" w:rsidRDefault="003E2E3C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использует 1 экран и 1 отчет. Экран используемый системой, это экран интерфейса пользователя, определяется как «простой» (количество представлений &lt;7 и &lt;4 таблиц данных). Отчет так же является простым так как содержит одну таблицу данных.</w:t>
      </w:r>
    </w:p>
    <w:p w14:paraId="60F9227D" w14:textId="77777777" w:rsidR="003E2E3C" w:rsidRPr="00966FAB" w:rsidRDefault="003E2E3C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Процент повторного использования программных компонентов %REUSE  равен  нулю (новый проект). Таким образом, количество новых объектных указателей (NOP) = (Объектные указатели) х [(100 - %REUSE) /100] = 3 х (100 – 0)/100 = 3.</w:t>
      </w:r>
    </w:p>
    <w:p w14:paraId="50AD0A73" w14:textId="77777777" w:rsidR="003E2E3C" w:rsidRPr="00966FAB" w:rsidRDefault="003E2E3C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Скорость разработки (PROD), рассчитывается как номинальная (учитывая высокую зрелость среды разработки и</w:t>
      </w:r>
      <w:r w:rsidR="00427F37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</w:rPr>
        <w:t xml:space="preserve">низкий опыт разработчиков). PROD = </w:t>
      </w:r>
      <w:r w:rsidR="0041258A" w:rsidRPr="00966FAB">
        <w:rPr>
          <w:rFonts w:ascii="Times New Roman" w:hAnsi="Times New Roman" w:cs="Times New Roman"/>
          <w:sz w:val="24"/>
          <w:szCs w:val="24"/>
        </w:rPr>
        <w:t>13</w:t>
      </w:r>
      <w:r w:rsidRPr="00966FAB">
        <w:rPr>
          <w:rFonts w:ascii="Times New Roman" w:hAnsi="Times New Roman" w:cs="Times New Roman"/>
          <w:sz w:val="24"/>
          <w:szCs w:val="24"/>
        </w:rPr>
        <w:t>.</w:t>
      </w:r>
    </w:p>
    <w:p w14:paraId="1976ACFB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Затраты, вычисляются формулой:</w:t>
      </w:r>
    </w:p>
    <w:p w14:paraId="78D6CC6E" w14:textId="77777777" w:rsidR="003E2E3C" w:rsidRPr="00966FAB" w:rsidRDefault="003E2E3C" w:rsidP="003E2E3C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ЗАТРАТЫ = NOP /PROD [чел.-мес] = 3/</w:t>
      </w:r>
      <w:r w:rsidR="0041258A" w:rsidRPr="00966FAB">
        <w:rPr>
          <w:rFonts w:ascii="Times New Roman" w:eastAsia="Calibri" w:hAnsi="Times New Roman" w:cs="Times New Roman"/>
          <w:sz w:val="28"/>
          <w:szCs w:val="28"/>
        </w:rPr>
        <w:t>13</w:t>
      </w:r>
      <w:r w:rsidRPr="00966FAB">
        <w:rPr>
          <w:rFonts w:ascii="Times New Roman" w:eastAsia="Calibri" w:hAnsi="Times New Roman" w:cs="Times New Roman"/>
          <w:sz w:val="28"/>
          <w:szCs w:val="28"/>
        </w:rPr>
        <w:t xml:space="preserve"> = 0,</w:t>
      </w:r>
      <w:r w:rsidR="0041258A" w:rsidRPr="00966FAB">
        <w:rPr>
          <w:rFonts w:ascii="Times New Roman" w:eastAsia="Calibri" w:hAnsi="Times New Roman" w:cs="Times New Roman"/>
          <w:sz w:val="28"/>
          <w:szCs w:val="28"/>
        </w:rPr>
        <w:t>2</w:t>
      </w:r>
      <w:r w:rsidRPr="00966FAB">
        <w:rPr>
          <w:rFonts w:ascii="Times New Roman" w:eastAsia="Calibri" w:hAnsi="Times New Roman" w:cs="Times New Roman"/>
          <w:sz w:val="28"/>
          <w:szCs w:val="28"/>
        </w:rPr>
        <w:t>3 [чел.-мес]</w:t>
      </w:r>
    </w:p>
    <w:p w14:paraId="636DA174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Далее, вычисляется стоимость проекта, учитывая среднее значение рабочего коэффициента равен $1 000 за чел.-месяц (рекомендуется брать 15000 но студенты мало получают):</w:t>
      </w:r>
    </w:p>
    <w:p w14:paraId="7FD7C4F7" w14:textId="77777777" w:rsidR="003E2E3C" w:rsidRPr="00966FAB" w:rsidRDefault="003E2E3C" w:rsidP="003E2E3C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СТОИМОСТЬ = ЗАТРАТЫ х РАБ_ КОЭФ = 0,</w:t>
      </w:r>
      <w:r w:rsidR="0041258A" w:rsidRPr="00966FAB">
        <w:rPr>
          <w:rFonts w:ascii="Times New Roman" w:eastAsia="Calibri" w:hAnsi="Times New Roman" w:cs="Times New Roman"/>
          <w:sz w:val="28"/>
          <w:szCs w:val="28"/>
        </w:rPr>
        <w:t>2</w:t>
      </w:r>
      <w:r w:rsidRPr="00966FAB">
        <w:rPr>
          <w:rFonts w:ascii="Times New Roman" w:eastAsia="Calibri" w:hAnsi="Times New Roman" w:cs="Times New Roman"/>
          <w:sz w:val="28"/>
          <w:szCs w:val="28"/>
        </w:rPr>
        <w:t>3 х $1000 = $</w:t>
      </w:r>
      <w:r w:rsidR="0041258A" w:rsidRPr="00966FAB">
        <w:rPr>
          <w:rFonts w:ascii="Times New Roman" w:eastAsia="Calibri" w:hAnsi="Times New Roman" w:cs="Times New Roman"/>
          <w:sz w:val="28"/>
          <w:szCs w:val="28"/>
        </w:rPr>
        <w:t>2</w:t>
      </w:r>
      <w:r w:rsidRPr="00966FAB">
        <w:rPr>
          <w:rFonts w:ascii="Times New Roman" w:eastAsia="Calibri" w:hAnsi="Times New Roman" w:cs="Times New Roman"/>
          <w:sz w:val="28"/>
          <w:szCs w:val="28"/>
        </w:rPr>
        <w:t>30</w:t>
      </w:r>
    </w:p>
    <w:p w14:paraId="13AC322B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Для вычисления оценки длительности разработки используется расчет характеристики масштабных факторов, показанный на таблице 2.</w:t>
      </w:r>
    </w:p>
    <w:p w14:paraId="500D479A" w14:textId="77777777" w:rsidR="003E2E3C" w:rsidRPr="00966FAB" w:rsidRDefault="003E2E3C" w:rsidP="003E2E3C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i/>
          <w:sz w:val="28"/>
          <w:szCs w:val="28"/>
        </w:rPr>
      </w:pPr>
    </w:p>
    <w:p w14:paraId="2880D0B0" w14:textId="77777777" w:rsidR="003E2E3C" w:rsidRPr="00966FAB" w:rsidRDefault="003E2E3C" w:rsidP="003E2E3C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i/>
          <w:sz w:val="28"/>
          <w:szCs w:val="28"/>
        </w:rPr>
      </w:pPr>
    </w:p>
    <w:p w14:paraId="70D2BF6F" w14:textId="77777777" w:rsidR="003E2E3C" w:rsidRPr="00966FAB" w:rsidRDefault="003E2E3C" w:rsidP="003E2E3C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i/>
          <w:sz w:val="28"/>
          <w:szCs w:val="28"/>
        </w:rPr>
      </w:pPr>
      <w:r w:rsidRPr="00966FAB">
        <w:rPr>
          <w:rFonts w:ascii="Times New Roman" w:eastAsia="Calibri" w:hAnsi="Times New Roman" w:cs="Times New Roman"/>
          <w:i/>
          <w:sz w:val="28"/>
          <w:szCs w:val="28"/>
        </w:rPr>
        <w:lastRenderedPageBreak/>
        <w:t>Таблица 2.</w:t>
      </w:r>
    </w:p>
    <w:tbl>
      <w:tblPr>
        <w:tblW w:w="98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3589"/>
        <w:gridCol w:w="1210"/>
        <w:gridCol w:w="5056"/>
      </w:tblGrid>
      <w:tr w:rsidR="003E2E3C" w:rsidRPr="00966FAB" w14:paraId="3D46023E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006FACF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t>М</w:t>
            </w: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асштабный фактор (</w:t>
            </w:r>
            <w:r w:rsidRPr="00966FAB">
              <w:rPr>
                <w:rFonts w:ascii="Times New Roman" w:eastAsia="Calibri" w:hAnsi="Times New Roman" w:cs="Times New Roman"/>
                <w:b/>
                <w:i/>
                <w:color w:val="000000"/>
                <w:sz w:val="24"/>
                <w:szCs w:val="24"/>
                <w:lang w:val="en-US"/>
              </w:rPr>
              <w:t>W</w:t>
            </w:r>
            <w:r w:rsidRPr="00966FAB">
              <w:rPr>
                <w:rFonts w:ascii="Times New Roman" w:eastAsia="Calibri" w:hAnsi="Times New Roman" w:cs="Times New Roman"/>
                <w:b/>
                <w:i/>
                <w:color w:val="000000"/>
                <w:sz w:val="24"/>
                <w:szCs w:val="24"/>
                <w:vertAlign w:val="subscript"/>
                <w:lang w:val="en-US"/>
              </w:rPr>
              <w:t>i</w:t>
            </w: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)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6D0D036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t>Значение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3D06882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t>Описание</w:t>
            </w:r>
          </w:p>
        </w:tc>
      </w:tr>
      <w:tr w:rsidR="003E2E3C" w:rsidRPr="00966FAB" w14:paraId="59F6B27A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1D0D526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Предсказуемость </w:t>
            </w: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PREC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38DD75E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38BEC57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низкий опыт в разработке данной программы</w:t>
            </w:r>
          </w:p>
        </w:tc>
      </w:tr>
      <w:tr w:rsidR="003E2E3C" w:rsidRPr="00966FAB" w14:paraId="3AF558B2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829C94F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Гибкость разработки </w:t>
            </w: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FLEX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61CD77C" w14:textId="77777777" w:rsidR="009C16CB" w:rsidRPr="00966FAB" w:rsidRDefault="003E2E3C" w:rsidP="001742A4">
            <w:pPr>
              <w:widowControl w:val="0"/>
              <w:shd w:val="clear" w:color="auto" w:fill="FFFFFF"/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4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B836638" w14:textId="77777777" w:rsidR="009C16CB" w:rsidRPr="00966FAB" w:rsidRDefault="003E2E3C" w:rsidP="001742A4">
            <w:pPr>
              <w:widowControl w:val="0"/>
              <w:shd w:val="clear" w:color="auto" w:fill="FFFFFF"/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клиент установил общие цели, и дал идеи осуществляемого процесса</w:t>
            </w:r>
          </w:p>
        </w:tc>
      </w:tr>
      <w:tr w:rsidR="003E2E3C" w:rsidRPr="00966FAB" w14:paraId="4C8AE8C4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1588325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Разрешение архитектуры /риска </w:t>
            </w: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RESL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BAC2484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601C261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средний анализ рисков</w:t>
            </w:r>
          </w:p>
        </w:tc>
      </w:tr>
      <w:tr w:rsidR="003E2E3C" w:rsidRPr="00966FAB" w14:paraId="13291598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81085C4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Связность группы </w:t>
            </w: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TEAM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CE86C84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B980C9E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уровень взаимодействия выше среднего</w:t>
            </w:r>
          </w:p>
        </w:tc>
      </w:tr>
      <w:tr w:rsidR="003E2E3C" w:rsidRPr="00966FAB" w14:paraId="5FC506AA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A2E1600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Зрелость процесса РМАТ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50ED72A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56145F0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для оценки зрелости процесса в организации, берется номинальное значение</w:t>
            </w:r>
          </w:p>
        </w:tc>
      </w:tr>
    </w:tbl>
    <w:p w14:paraId="249D98FA" w14:textId="77777777" w:rsidR="003E2E3C" w:rsidRPr="00966FAB" w:rsidRDefault="003E2E3C" w:rsidP="003E2E3C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4D0273E7" w14:textId="77777777" w:rsidR="003E2E3C" w:rsidRPr="00966FAB" w:rsidRDefault="003E2E3C" w:rsidP="003E2E3C">
      <w:pPr>
        <w:shd w:val="clear" w:color="auto" w:fill="FFFFFF"/>
        <w:ind w:firstLine="284"/>
        <w:jc w:val="center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i/>
          <w:position w:val="-28"/>
          <w:sz w:val="24"/>
          <w:lang w:val="es-EC"/>
        </w:rPr>
        <w:object w:dxaOrig="2520" w:dyaOrig="900" w14:anchorId="56DE28A3">
          <v:shape id="_x0000_i1025" type="#_x0000_t75" style="width:126pt;height:45pt" o:ole="" fillcolor="window">
            <v:imagedata r:id="rId17" o:title=""/>
          </v:shape>
          <o:OLEObject Type="Embed" ProgID="Equation.3" ShapeID="_x0000_i1025" DrawAspect="Content" ObjectID="_1462882333" r:id="rId18"/>
        </w:object>
      </w:r>
      <w:r w:rsidRPr="00966FAB">
        <w:rPr>
          <w:rFonts w:ascii="Times New Roman" w:hAnsi="Times New Roman" w:cs="Times New Roman"/>
          <w:sz w:val="24"/>
        </w:rPr>
        <w:t xml:space="preserve"> </w:t>
      </w:r>
    </w:p>
    <w:p w14:paraId="722550E3" w14:textId="77777777" w:rsidR="003E2E3C" w:rsidRPr="00966FAB" w:rsidRDefault="003E2E3C" w:rsidP="003E2E3C">
      <w:pPr>
        <w:jc w:val="center"/>
        <w:rPr>
          <w:rFonts w:ascii="Times New Roman" w:hAnsi="Times New Roman" w:cs="Times New Roman"/>
          <w:sz w:val="32"/>
        </w:rPr>
      </w:pPr>
      <w:r w:rsidRPr="00966FAB">
        <w:rPr>
          <w:rFonts w:ascii="Times New Roman" w:hAnsi="Times New Roman" w:cs="Times New Roman"/>
          <w:i/>
          <w:sz w:val="32"/>
        </w:rPr>
        <w:t xml:space="preserve">В = </w:t>
      </w:r>
      <w:r w:rsidRPr="00966FAB">
        <w:rPr>
          <w:rFonts w:ascii="Times New Roman" w:hAnsi="Times New Roman" w:cs="Times New Roman"/>
          <w:sz w:val="32"/>
        </w:rPr>
        <w:t>1,01 + 0,01 (4 + 4 + 3 + 2 + 3) = 1,17</w:t>
      </w:r>
    </w:p>
    <w:p w14:paraId="1C9D0ADB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66FAB">
        <w:rPr>
          <w:rFonts w:ascii="Times New Roman" w:hAnsi="Times New Roman" w:cs="Times New Roman"/>
          <w:sz w:val="28"/>
          <w:szCs w:val="28"/>
        </w:rPr>
        <w:t>После определения затрат и стоимости отцениваем длительность разработки:</w:t>
      </w:r>
    </w:p>
    <w:p w14:paraId="4FB626BC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66FAB">
        <w:rPr>
          <w:rFonts w:ascii="Times New Roman" w:hAnsi="Times New Roman" w:cs="Times New Roman"/>
          <w:i/>
          <w:sz w:val="28"/>
          <w:szCs w:val="28"/>
        </w:rPr>
        <w:t>TDEV</w:t>
      </w:r>
      <w:r w:rsidRPr="00966FAB">
        <w:rPr>
          <w:rFonts w:ascii="Times New Roman" w:hAnsi="Times New Roman" w:cs="Times New Roman"/>
          <w:sz w:val="28"/>
          <w:szCs w:val="28"/>
        </w:rPr>
        <w:t xml:space="preserve"> = [3,0х(ЗАТРАТЫ)</w:t>
      </w:r>
      <w:r w:rsidRPr="00966FAB">
        <w:rPr>
          <w:rFonts w:ascii="Times New Roman" w:hAnsi="Times New Roman" w:cs="Times New Roman"/>
          <w:sz w:val="28"/>
          <w:szCs w:val="28"/>
          <w:vertAlign w:val="superscript"/>
        </w:rPr>
        <w:t>(0,33+0,2(B-1,01))</w:t>
      </w:r>
      <w:r w:rsidRPr="00966FAB">
        <w:rPr>
          <w:rFonts w:ascii="Times New Roman" w:hAnsi="Times New Roman" w:cs="Times New Roman"/>
          <w:sz w:val="28"/>
          <w:szCs w:val="28"/>
        </w:rPr>
        <w:t>] х SCEDPercentage/100 [мес]</w:t>
      </w:r>
    </w:p>
    <w:p w14:paraId="19F8D676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66FAB">
        <w:rPr>
          <w:rFonts w:ascii="Times New Roman" w:hAnsi="Times New Roman" w:cs="Times New Roman"/>
          <w:sz w:val="28"/>
          <w:szCs w:val="28"/>
        </w:rPr>
        <w:t>SCEDPercentage — процент увеличения (уменьшения) номинального графика. Учитывая рекомендацию, полученную при анализе проектного риска, имеем SCEDPercentage =</w:t>
      </w:r>
      <w:r w:rsidRPr="00966FAB">
        <w:rPr>
          <w:rFonts w:ascii="Times New Roman" w:hAnsi="Times New Roman" w:cs="Times New Roman"/>
          <w:color w:val="00B050"/>
          <w:sz w:val="28"/>
          <w:szCs w:val="28"/>
        </w:rPr>
        <w:t xml:space="preserve"> 40</w:t>
      </w:r>
      <w:r w:rsidRPr="00966FAB">
        <w:rPr>
          <w:rFonts w:ascii="Times New Roman" w:hAnsi="Times New Roman" w:cs="Times New Roman"/>
          <w:sz w:val="28"/>
          <w:szCs w:val="28"/>
        </w:rPr>
        <w:t>. Таким образом, получаем длительность:</w:t>
      </w:r>
    </w:p>
    <w:p w14:paraId="7A483060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66FAB">
        <w:rPr>
          <w:rFonts w:ascii="Times New Roman" w:hAnsi="Times New Roman" w:cs="Times New Roman"/>
          <w:sz w:val="28"/>
          <w:szCs w:val="28"/>
        </w:rPr>
        <w:t>TDEV = [3,0х(0,</w:t>
      </w:r>
      <w:r w:rsidR="0041258A" w:rsidRPr="00966FAB">
        <w:rPr>
          <w:rFonts w:ascii="Times New Roman" w:hAnsi="Times New Roman" w:cs="Times New Roman"/>
          <w:sz w:val="28"/>
          <w:szCs w:val="28"/>
        </w:rPr>
        <w:t>2</w:t>
      </w:r>
      <w:r w:rsidRPr="00966FAB">
        <w:rPr>
          <w:rFonts w:ascii="Times New Roman" w:hAnsi="Times New Roman" w:cs="Times New Roman"/>
          <w:sz w:val="28"/>
          <w:szCs w:val="28"/>
        </w:rPr>
        <w:t>3)</w:t>
      </w:r>
      <w:r w:rsidRPr="00966FAB">
        <w:rPr>
          <w:rFonts w:ascii="Times New Roman" w:hAnsi="Times New Roman" w:cs="Times New Roman"/>
          <w:sz w:val="28"/>
          <w:szCs w:val="28"/>
          <w:vertAlign w:val="superscript"/>
        </w:rPr>
        <w:t>(0,33+0,2(1,17-1,01))</w:t>
      </w:r>
      <w:r w:rsidRPr="00966FAB">
        <w:rPr>
          <w:rFonts w:ascii="Times New Roman" w:hAnsi="Times New Roman" w:cs="Times New Roman"/>
          <w:sz w:val="28"/>
          <w:szCs w:val="28"/>
        </w:rPr>
        <w:t>]</w:t>
      </w:r>
      <w:r w:rsidRPr="00966FAB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966FAB">
        <w:rPr>
          <w:rFonts w:ascii="Times New Roman" w:hAnsi="Times New Roman" w:cs="Times New Roman"/>
          <w:sz w:val="28"/>
          <w:szCs w:val="28"/>
        </w:rPr>
        <w:t>х 40/100 = 0.</w:t>
      </w:r>
      <w:r w:rsidR="0041258A" w:rsidRPr="00966FAB">
        <w:rPr>
          <w:rFonts w:ascii="Times New Roman" w:hAnsi="Times New Roman" w:cs="Times New Roman"/>
          <w:sz w:val="28"/>
          <w:szCs w:val="28"/>
        </w:rPr>
        <w:t>7</w:t>
      </w:r>
      <w:r w:rsidRPr="00966FAB">
        <w:rPr>
          <w:rFonts w:ascii="Times New Roman" w:hAnsi="Times New Roman" w:cs="Times New Roman"/>
          <w:sz w:val="28"/>
          <w:szCs w:val="28"/>
        </w:rPr>
        <w:t xml:space="preserve"> </w:t>
      </w:r>
      <w:r w:rsidRPr="00966FAB">
        <w:rPr>
          <w:rFonts w:ascii="Times New Roman" w:hAnsi="Times New Roman" w:cs="Times New Roman"/>
          <w:sz w:val="28"/>
          <w:szCs w:val="28"/>
        </w:rPr>
        <w:tab/>
        <w:t>[мес]</w:t>
      </w:r>
    </w:p>
    <w:p w14:paraId="3E74C5F7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20DB6E92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1D2DA8B7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7BAE2781" w14:textId="77777777" w:rsidR="002B4024" w:rsidRPr="009133FB" w:rsidRDefault="002B4024" w:rsidP="00C43BBB">
      <w:pPr>
        <w:pStyle w:val="2"/>
        <w:rPr>
          <w:rFonts w:ascii="Times New Roman" w:hAnsi="Times New Roman" w:cs="Times New Roman"/>
          <w:color w:val="auto"/>
          <w:sz w:val="24"/>
          <w:szCs w:val="24"/>
          <w:rPrChange w:id="197" w:author="frostball@gmail.com" w:date="2014-05-25T17:58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98" w:author="frostball@gmail.com" w:date="2014-05-25T17:58:00Z">
        <w:r w:rsidRPr="009133FB" w:rsidDel="00F31A78">
          <w:rPr>
            <w:rFonts w:ascii="Times New Roman" w:hAnsi="Times New Roman" w:cs="Times New Roman"/>
            <w:color w:val="auto"/>
            <w:sz w:val="24"/>
            <w:szCs w:val="24"/>
            <w:rPrChange w:id="199" w:author="frostball@gmail.com" w:date="2014-05-25T17:58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1.12</w:delText>
        </w:r>
        <w:r w:rsidR="00C43BBB" w:rsidRPr="009133FB" w:rsidDel="00F31A78">
          <w:rPr>
            <w:rFonts w:ascii="Times New Roman" w:hAnsi="Times New Roman" w:cs="Times New Roman"/>
            <w:color w:val="auto"/>
            <w:sz w:val="24"/>
            <w:szCs w:val="24"/>
            <w:rPrChange w:id="200" w:author="frostball@gmail.com" w:date="2014-05-25T17:58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ab/>
        </w:r>
      </w:del>
      <w:bookmarkStart w:id="201" w:name="_Toc389138477"/>
      <w:r w:rsidR="00C43BBB" w:rsidRPr="009133FB">
        <w:rPr>
          <w:rFonts w:ascii="Times New Roman" w:hAnsi="Times New Roman" w:cs="Times New Roman"/>
          <w:color w:val="auto"/>
          <w:sz w:val="24"/>
          <w:szCs w:val="24"/>
          <w:rPrChange w:id="202" w:author="frostball@gmail.com" w:date="2014-05-25T17:58:00Z">
            <w:rPr>
              <w:rFonts w:ascii="Times New Roman" w:hAnsi="Times New Roman" w:cs="Times New Roman"/>
              <w:sz w:val="24"/>
              <w:szCs w:val="24"/>
            </w:rPr>
          </w:rPrChange>
        </w:rPr>
        <w:t>Начальный план выпусков версий.</w:t>
      </w:r>
      <w:bookmarkEnd w:id="201"/>
    </w:p>
    <w:p w14:paraId="632E7473" w14:textId="77777777" w:rsidR="001F1ABF" w:rsidRPr="00966FAB" w:rsidRDefault="001F1ABF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083651E6" w14:textId="77777777" w:rsidR="009C16CB" w:rsidRPr="00966FAB" w:rsidRDefault="007F15F9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На рисунках 6,7,8 показан начальный план выпусков версий, выполненный на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Project</w:t>
      </w:r>
      <w:r w:rsidRPr="00966FAB">
        <w:rPr>
          <w:rFonts w:ascii="Times New Roman" w:hAnsi="Times New Roman" w:cs="Times New Roman"/>
          <w:sz w:val="24"/>
          <w:szCs w:val="24"/>
        </w:rPr>
        <w:t>.</w:t>
      </w:r>
    </w:p>
    <w:p w14:paraId="26F08A2C" w14:textId="77777777" w:rsidR="0027459A" w:rsidRPr="00966FAB" w:rsidRDefault="0077008D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3C9D713" wp14:editId="114CBB63">
            <wp:extent cx="5597525" cy="260007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865" cy="260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17480" w14:textId="77777777" w:rsidR="00C43BBB" w:rsidRPr="00966FAB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6. Начальный план выпусков версий.</w:t>
      </w:r>
    </w:p>
    <w:p w14:paraId="6E0F4D61" w14:textId="77777777" w:rsidR="007F15F9" w:rsidRPr="00966FAB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BD8361" wp14:editId="4C6605D7">
            <wp:extent cx="5931535" cy="17176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87E3E" w14:textId="77777777" w:rsidR="007F15F9" w:rsidRPr="00966FAB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Рисунок7.</w:t>
      </w:r>
      <w:r w:rsidR="00004CDB" w:rsidRPr="00966FAB">
        <w:rPr>
          <w:rFonts w:ascii="Times New Roman" w:hAnsi="Times New Roman" w:cs="Times New Roman"/>
          <w:sz w:val="24"/>
          <w:szCs w:val="24"/>
        </w:rPr>
        <w:t xml:space="preserve"> Начальный план выпусков версий.</w:t>
      </w:r>
    </w:p>
    <w:p w14:paraId="32B0020A" w14:textId="77777777" w:rsidR="007F15F9" w:rsidRPr="00966FAB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FAEEA3" wp14:editId="35A19B69">
            <wp:extent cx="5931535" cy="15106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B1A98" w14:textId="77777777" w:rsidR="007F15F9" w:rsidRPr="00966FAB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Рисунок 8. </w:t>
      </w:r>
      <w:r w:rsidR="00004CDB" w:rsidRPr="00966FAB">
        <w:rPr>
          <w:rFonts w:ascii="Times New Roman" w:hAnsi="Times New Roman" w:cs="Times New Roman"/>
          <w:sz w:val="24"/>
          <w:szCs w:val="24"/>
        </w:rPr>
        <w:t>Начальный план выпусков версий.</w:t>
      </w:r>
    </w:p>
    <w:p w14:paraId="4D47EE58" w14:textId="77777777" w:rsidR="00C43BBB" w:rsidRPr="009133FB" w:rsidRDefault="00C43BBB" w:rsidP="00C43BBB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del w:id="203" w:author="frostball@gmail.com" w:date="2014-05-25T18:00:00Z">
        <w:r w:rsidRPr="009133FB" w:rsidDel="00F31A78">
          <w:rPr>
            <w:rFonts w:ascii="Times New Roman" w:hAnsi="Times New Roman" w:cs="Times New Roman"/>
            <w:color w:val="auto"/>
            <w:sz w:val="24"/>
            <w:szCs w:val="24"/>
          </w:rPr>
          <w:delText xml:space="preserve">2 </w:delText>
        </w:r>
        <w:r w:rsidRPr="009133FB" w:rsidDel="00F31A78">
          <w:rPr>
            <w:rFonts w:ascii="Times New Roman" w:hAnsi="Times New Roman" w:cs="Times New Roman"/>
            <w:color w:val="auto"/>
            <w:sz w:val="24"/>
            <w:szCs w:val="24"/>
          </w:rPr>
          <w:tab/>
          <w:delText>Э</w:delText>
        </w:r>
      </w:del>
      <w:bookmarkStart w:id="204" w:name="_Toc389138478"/>
      <w:ins w:id="205" w:author="frostball@gmail.com" w:date="2014-05-25T18:00:00Z">
        <w:r w:rsidR="00F31A78" w:rsidRPr="009133FB">
          <w:rPr>
            <w:rFonts w:ascii="Times New Roman" w:hAnsi="Times New Roman" w:cs="Times New Roman"/>
            <w:color w:val="auto"/>
            <w:sz w:val="24"/>
            <w:szCs w:val="24"/>
          </w:rPr>
          <w:t>Э</w:t>
        </w:r>
      </w:ins>
      <w:r w:rsidRPr="009133FB">
        <w:rPr>
          <w:rFonts w:ascii="Times New Roman" w:hAnsi="Times New Roman" w:cs="Times New Roman"/>
          <w:color w:val="auto"/>
          <w:sz w:val="24"/>
          <w:szCs w:val="24"/>
        </w:rPr>
        <w:t>тап проектирования (Развитие)</w:t>
      </w:r>
      <w:bookmarkEnd w:id="204"/>
    </w:p>
    <w:p w14:paraId="5B8F777D" w14:textId="77777777" w:rsidR="00C43BBB" w:rsidRPr="009133FB" w:rsidRDefault="00C43BBB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29F4741A" w14:textId="49490E99" w:rsidR="00F6122E" w:rsidRPr="009133FB" w:rsidRDefault="00F6122E" w:rsidP="00F6122E">
      <w:pPr>
        <w:pStyle w:val="2"/>
        <w:rPr>
          <w:rFonts w:ascii="Times New Roman" w:hAnsi="Times New Roman" w:cs="Times New Roman"/>
          <w:color w:val="auto"/>
          <w:sz w:val="24"/>
          <w:szCs w:val="24"/>
        </w:rPr>
      </w:pPr>
      <w:bookmarkStart w:id="206" w:name="_Toc389138479"/>
      <w:r w:rsidRPr="009133FB">
        <w:rPr>
          <w:rFonts w:ascii="Times New Roman" w:hAnsi="Times New Roman" w:cs="Times New Roman"/>
          <w:color w:val="auto"/>
          <w:sz w:val="24"/>
          <w:szCs w:val="24"/>
        </w:rPr>
        <w:t>Расширенные описания прецедентов</w:t>
      </w:r>
      <w:bookmarkEnd w:id="206"/>
    </w:p>
    <w:p w14:paraId="2216C64A" w14:textId="5AE7D930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</w:rPr>
      </w:pPr>
      <w:r w:rsidRPr="00966FAB">
        <w:rPr>
          <w:rFonts w:ascii="Times New Roman" w:hAnsi="Times New Roman" w:cs="Times New Roman"/>
          <w:b/>
          <w:sz w:val="24"/>
          <w:szCs w:val="24"/>
        </w:rPr>
        <w:t>Прецедент «получение сообщения»</w:t>
      </w:r>
    </w:p>
    <w:p w14:paraId="7795FFEF" w14:textId="4CD27F3A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Краткое описание: система получает сообщение</w:t>
      </w:r>
    </w:p>
    <w:p w14:paraId="10CABD72" w14:textId="5D4E5100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Главные актеры: Внешняя система, система журнала сообщений.</w:t>
      </w:r>
    </w:p>
    <w:p w14:paraId="5E7A482F" w14:textId="77777777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Предусловие: </w:t>
      </w:r>
    </w:p>
    <w:p w14:paraId="0B83E454" w14:textId="51D3A667" w:rsidR="00F6122E" w:rsidRPr="00966FAB" w:rsidRDefault="00F6122E" w:rsidP="00F6122E">
      <w:pPr>
        <w:pStyle w:val="a7"/>
        <w:numPr>
          <w:ilvl w:val="0"/>
          <w:numId w:val="13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lastRenderedPageBreak/>
        <w:t>внешняя система отправила сообщение</w:t>
      </w:r>
    </w:p>
    <w:p w14:paraId="6BBD2224" w14:textId="04B77094" w:rsidR="00F6122E" w:rsidRPr="00966FAB" w:rsidRDefault="00F6122E" w:rsidP="00F6122E">
      <w:pPr>
        <w:pStyle w:val="a7"/>
        <w:numPr>
          <w:ilvl w:val="0"/>
          <w:numId w:val="13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журнал сообщений включен и настроен на прием сообщения от этой системы.</w:t>
      </w:r>
    </w:p>
    <w:p w14:paraId="40C4CF8A" w14:textId="57DE722D" w:rsidR="000423C4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Основной поток.</w:t>
      </w:r>
    </w:p>
    <w:p w14:paraId="0C669E95" w14:textId="0686A9FE" w:rsidR="00F6122E" w:rsidRPr="00966FAB" w:rsidRDefault="003A71E2" w:rsidP="00F6122E">
      <w:pPr>
        <w:pStyle w:val="a7"/>
        <w:numPr>
          <w:ilvl w:val="0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Прецедент начинается в момент отправки сообщения.</w:t>
      </w:r>
    </w:p>
    <w:p w14:paraId="4B064361" w14:textId="2B25EF87" w:rsidR="003A71E2" w:rsidRPr="00966FAB" w:rsidRDefault="003A71E2" w:rsidP="00F6122E">
      <w:pPr>
        <w:pStyle w:val="a7"/>
        <w:numPr>
          <w:ilvl w:val="0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Система принимает сообщение </w:t>
      </w:r>
    </w:p>
    <w:p w14:paraId="2F91A741" w14:textId="7B541CE2" w:rsidR="003A71E2" w:rsidRPr="00966FAB" w:rsidRDefault="003A71E2" w:rsidP="003A71E2">
      <w:pPr>
        <w:pStyle w:val="a7"/>
        <w:numPr>
          <w:ilvl w:val="1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считывает название устройства отправляющего сообщение</w:t>
      </w:r>
    </w:p>
    <w:p w14:paraId="17148A98" w14:textId="1DFC3FC3" w:rsidR="003A71E2" w:rsidRPr="00966FAB" w:rsidRDefault="003A71E2" w:rsidP="003A71E2">
      <w:pPr>
        <w:pStyle w:val="a7"/>
        <w:numPr>
          <w:ilvl w:val="1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записывает сообщение и данные о нем в БД</w:t>
      </w:r>
    </w:p>
    <w:p w14:paraId="7126E4F8" w14:textId="1448AAF3" w:rsidR="003A71E2" w:rsidRPr="00966FAB" w:rsidRDefault="003A71E2" w:rsidP="003A71E2">
      <w:pPr>
        <w:pStyle w:val="a7"/>
        <w:numPr>
          <w:ilvl w:val="1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фиксирует номер сообщения</w:t>
      </w:r>
    </w:p>
    <w:p w14:paraId="37EA1B4B" w14:textId="1165BBA0" w:rsidR="003A71E2" w:rsidRPr="00966FAB" w:rsidRDefault="003A71E2" w:rsidP="00F6122E">
      <w:pPr>
        <w:pStyle w:val="a7"/>
        <w:numPr>
          <w:ilvl w:val="0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обновляет таблицу и ждет новых сообщений.</w:t>
      </w:r>
    </w:p>
    <w:p w14:paraId="2607B98A" w14:textId="7DBF5F6B" w:rsidR="003A71E2" w:rsidRPr="00966FAB" w:rsidRDefault="003A71E2" w:rsidP="003A71E2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Постусловия: система готова к приему новых сообщений</w:t>
      </w:r>
    </w:p>
    <w:p w14:paraId="4E8C7708" w14:textId="37B5AEB7" w:rsidR="003A71E2" w:rsidRPr="00966FAB" w:rsidRDefault="003A71E2" w:rsidP="003A71E2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Альтернативные потоки: система принимают сообщение от другой системы.</w:t>
      </w:r>
    </w:p>
    <w:p w14:paraId="4FFC7F2B" w14:textId="1F38C1E7" w:rsidR="003A71E2" w:rsidRPr="00966FAB" w:rsidRDefault="003A71E2" w:rsidP="003A71E2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</w:rPr>
      </w:pPr>
      <w:r w:rsidRPr="00966FAB">
        <w:rPr>
          <w:rFonts w:ascii="Times New Roman" w:hAnsi="Times New Roman" w:cs="Times New Roman"/>
          <w:b/>
          <w:sz w:val="24"/>
          <w:szCs w:val="24"/>
        </w:rPr>
        <w:t>Прецедент «</w:t>
      </w:r>
      <w:r w:rsidR="00AD1ADF" w:rsidRPr="00966FAB">
        <w:rPr>
          <w:rFonts w:ascii="Times New Roman" w:hAnsi="Times New Roman" w:cs="Times New Roman"/>
          <w:b/>
          <w:sz w:val="24"/>
          <w:szCs w:val="24"/>
        </w:rPr>
        <w:t>поиск по ЖС</w:t>
      </w:r>
      <w:r w:rsidRPr="00966FAB">
        <w:rPr>
          <w:rFonts w:ascii="Times New Roman" w:hAnsi="Times New Roman" w:cs="Times New Roman"/>
          <w:b/>
          <w:sz w:val="24"/>
          <w:szCs w:val="24"/>
        </w:rPr>
        <w:t>»</w:t>
      </w:r>
    </w:p>
    <w:p w14:paraId="48BE9A44" w14:textId="0D9384C0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Краткое описание: пользователь ищет сообщение в журнале</w:t>
      </w:r>
    </w:p>
    <w:p w14:paraId="5330FD71" w14:textId="4D1B62A8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Главные актеры: система журнала сообщений, пользователь</w:t>
      </w:r>
    </w:p>
    <w:p w14:paraId="1977B09E" w14:textId="0F3684BE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Предусловие: система включена, и имеет сообщения для поиска</w:t>
      </w:r>
    </w:p>
    <w:p w14:paraId="65CA50F4" w14:textId="368DB3AA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sz w:val="24"/>
          <w:szCs w:val="24"/>
        </w:rPr>
        <w:t>Основной поток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0747D21" w14:textId="6E5EF09F" w:rsidR="009E2DD7" w:rsidRPr="00966FAB" w:rsidRDefault="009E2DD7" w:rsidP="00AD1ADF">
      <w:pPr>
        <w:pStyle w:val="a7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Прецедент начинается в момент входа в систему</w:t>
      </w:r>
    </w:p>
    <w:p w14:paraId="2EA4ABA9" w14:textId="2D72F480" w:rsidR="00AD1ADF" w:rsidRPr="00966FAB" w:rsidRDefault="00AD1ADF" w:rsidP="00AD1ADF">
      <w:pPr>
        <w:pStyle w:val="a7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набирает фразу искомого сообщения в диалоговом окне.</w:t>
      </w:r>
    </w:p>
    <w:p w14:paraId="7573A4F3" w14:textId="7C4C231F" w:rsidR="00AD1ADF" w:rsidRPr="00966FAB" w:rsidRDefault="00AD1ADF" w:rsidP="009E2DD7">
      <w:pPr>
        <w:pStyle w:val="a7"/>
        <w:numPr>
          <w:ilvl w:val="1"/>
          <w:numId w:val="13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 Система выполняет поиск по БД и выводит все совпадения по запросу</w:t>
      </w:r>
    </w:p>
    <w:p w14:paraId="22C61798" w14:textId="2006EF88" w:rsidR="00AD1ADF" w:rsidRPr="00966FAB" w:rsidRDefault="00AD1ADF" w:rsidP="00AD1ADF">
      <w:pPr>
        <w:pStyle w:val="a7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Иначе: пользователь ищет сообщение в интерфейсе БД</w:t>
      </w:r>
    </w:p>
    <w:p w14:paraId="5A0C5E56" w14:textId="787AAC9A" w:rsidR="00AD1ADF" w:rsidRPr="00966FAB" w:rsidRDefault="00AD1ADF" w:rsidP="00AD1ADF">
      <w:pPr>
        <w:pStyle w:val="a7"/>
        <w:numPr>
          <w:ilvl w:val="1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. Пользователь перелистывает таблицу в поиске исходного сообщения</w:t>
      </w:r>
    </w:p>
    <w:p w14:paraId="31018F07" w14:textId="65B54061" w:rsidR="00AD1ADF" w:rsidRPr="00966FAB" w:rsidRDefault="00AD1ADF" w:rsidP="00AD1ADF">
      <w:pPr>
        <w:pStyle w:val="a7"/>
        <w:numPr>
          <w:ilvl w:val="1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находит или не находит сообщение</w:t>
      </w:r>
    </w:p>
    <w:p w14:paraId="5F738DB6" w14:textId="78316B2E" w:rsidR="00AD1ADF" w:rsidRPr="00966FAB" w:rsidRDefault="00AD1ADF" w:rsidP="00AD1ADF">
      <w:pPr>
        <w:pStyle w:val="a7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ищет новое сообщение</w:t>
      </w:r>
    </w:p>
    <w:p w14:paraId="45200375" w14:textId="491230B1" w:rsidR="00AD1ADF" w:rsidRPr="00966FAB" w:rsidRDefault="00AD1ADF" w:rsidP="00AD1ADF">
      <w:pPr>
        <w:pStyle w:val="a7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выходит</w:t>
      </w:r>
    </w:p>
    <w:p w14:paraId="1C44E211" w14:textId="48159C28" w:rsidR="00AD1ADF" w:rsidRPr="00966FAB" w:rsidRDefault="00AD1ADF" w:rsidP="00AD1ADF">
      <w:p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Постусловия: система обновляется или выключается</w:t>
      </w:r>
    </w:p>
    <w:p w14:paraId="12C1F028" w14:textId="65D2A833" w:rsidR="00F6122E" w:rsidRPr="00966FAB" w:rsidRDefault="00AD1ADF" w:rsidP="00AD1ADF">
      <w:p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Альтернативные потоки: выход</w:t>
      </w:r>
    </w:p>
    <w:p w14:paraId="702E011B" w14:textId="20788877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</w:rPr>
      </w:pPr>
      <w:r w:rsidRPr="00966FAB">
        <w:rPr>
          <w:rFonts w:ascii="Times New Roman" w:hAnsi="Times New Roman" w:cs="Times New Roman"/>
          <w:b/>
          <w:sz w:val="24"/>
          <w:szCs w:val="24"/>
        </w:rPr>
        <w:t>Прецедент «экспорт в другие форматы»</w:t>
      </w:r>
    </w:p>
    <w:p w14:paraId="2FED6D6F" w14:textId="12B52FF1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Краткое описание: пользователь </w:t>
      </w:r>
      <w:r w:rsidR="009E2DD7" w:rsidRPr="00966FAB">
        <w:rPr>
          <w:rFonts w:ascii="Times New Roman" w:hAnsi="Times New Roman" w:cs="Times New Roman"/>
          <w:sz w:val="24"/>
          <w:szCs w:val="24"/>
        </w:rPr>
        <w:t>экспортирует журнал в другие форматы</w:t>
      </w:r>
    </w:p>
    <w:p w14:paraId="428C0248" w14:textId="77777777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Главные актеры: система журнала сообщений, пользователь</w:t>
      </w:r>
    </w:p>
    <w:p w14:paraId="10405E86" w14:textId="418ADDC8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Предусловие: система включена, и имеет сообщения для </w:t>
      </w:r>
      <w:r w:rsidR="009E2DD7" w:rsidRPr="00966FAB">
        <w:rPr>
          <w:rFonts w:ascii="Times New Roman" w:hAnsi="Times New Roman" w:cs="Times New Roman"/>
          <w:sz w:val="24"/>
          <w:szCs w:val="24"/>
        </w:rPr>
        <w:t>экспорта</w:t>
      </w:r>
    </w:p>
    <w:p w14:paraId="1076F068" w14:textId="77777777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sz w:val="24"/>
          <w:szCs w:val="24"/>
        </w:rPr>
        <w:t>Основной поток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3BA3FD6" w14:textId="77777777" w:rsidR="009E2DD7" w:rsidRPr="00966FAB" w:rsidRDefault="009E2DD7" w:rsidP="009E2DD7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Прецедент начинается в момент входа в систему</w:t>
      </w:r>
    </w:p>
    <w:p w14:paraId="00148AAB" w14:textId="6A87AA54" w:rsidR="00AD1ADF" w:rsidRPr="00966FAB" w:rsidRDefault="009E2DD7" w:rsidP="009E2DD7">
      <w:pPr>
        <w:pStyle w:val="a7"/>
        <w:numPr>
          <w:ilvl w:val="0"/>
          <w:numId w:val="17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проводит экспорт в другие форматы.</w:t>
      </w:r>
    </w:p>
    <w:p w14:paraId="443CC613" w14:textId="676D9E74" w:rsidR="009E2DD7" w:rsidRPr="00966FAB" w:rsidRDefault="009E2DD7" w:rsidP="009E2DD7">
      <w:pPr>
        <w:pStyle w:val="a7"/>
        <w:numPr>
          <w:ilvl w:val="1"/>
          <w:numId w:val="17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выбирает в какой формат ему экспортировать</w:t>
      </w:r>
    </w:p>
    <w:p w14:paraId="37DE54F2" w14:textId="783B5763" w:rsidR="009E2DD7" w:rsidRPr="00966FAB" w:rsidRDefault="009E2DD7" w:rsidP="009E2DD7">
      <w:pPr>
        <w:pStyle w:val="a7"/>
        <w:numPr>
          <w:ilvl w:val="1"/>
          <w:numId w:val="17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экспортирует в выбранный формат.</w:t>
      </w:r>
    </w:p>
    <w:p w14:paraId="610C473C" w14:textId="3BBF9779" w:rsidR="009E2DD7" w:rsidRPr="00966FAB" w:rsidRDefault="009E2DD7" w:rsidP="009E2DD7">
      <w:p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lastRenderedPageBreak/>
        <w:t>Постусловия: переход в главное меню</w:t>
      </w:r>
    </w:p>
    <w:p w14:paraId="17947032" w14:textId="0890A52C" w:rsidR="009E2DD7" w:rsidRPr="00966FAB" w:rsidRDefault="009E2DD7" w:rsidP="009E2DD7">
      <w:p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Альтернативные потоки: экспорт в другой формат</w:t>
      </w:r>
    </w:p>
    <w:p w14:paraId="30DB8B56" w14:textId="1196C967" w:rsidR="00F6122E" w:rsidRPr="009133FB" w:rsidRDefault="00F6122E" w:rsidP="00F6122E">
      <w:pPr>
        <w:pStyle w:val="2"/>
        <w:rPr>
          <w:rFonts w:ascii="Times New Roman" w:hAnsi="Times New Roman" w:cs="Times New Roman"/>
          <w:color w:val="auto"/>
          <w:sz w:val="24"/>
          <w:szCs w:val="24"/>
        </w:rPr>
      </w:pPr>
      <w:bookmarkStart w:id="207" w:name="_Toc389138480"/>
      <w:r w:rsidRPr="009133FB">
        <w:rPr>
          <w:rFonts w:ascii="Times New Roman" w:hAnsi="Times New Roman" w:cs="Times New Roman"/>
          <w:color w:val="auto"/>
          <w:sz w:val="24"/>
          <w:szCs w:val="24"/>
        </w:rPr>
        <w:t>Диаграммы деятельности основных прецедентов</w:t>
      </w:r>
      <w:bookmarkEnd w:id="207"/>
    </w:p>
    <w:p w14:paraId="595AAC23" w14:textId="77777777" w:rsidR="000423C4" w:rsidRPr="00966FAB" w:rsidRDefault="000423C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301D423B" w14:textId="77777777" w:rsidR="009E2DD7" w:rsidRPr="00966FAB" w:rsidRDefault="009E2DD7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0E2188EE" w14:textId="6ACE9DE7" w:rsidR="002E6A4C" w:rsidRPr="00966FAB" w:rsidRDefault="0003128D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C4F9A7" wp14:editId="0668B909">
            <wp:extent cx="5934075" cy="32194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89C0" w14:textId="48CE6AF0" w:rsidR="0003128D" w:rsidRPr="00966FAB" w:rsidRDefault="002E6A4C" w:rsidP="002E6A4C">
      <w:pPr>
        <w:tabs>
          <w:tab w:val="left" w:pos="309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9</w:t>
      </w:r>
      <w:r w:rsidR="004A6FFE" w:rsidRPr="00966FAB">
        <w:rPr>
          <w:rFonts w:ascii="Times New Roman" w:hAnsi="Times New Roman" w:cs="Times New Roman"/>
          <w:sz w:val="24"/>
          <w:szCs w:val="24"/>
        </w:rPr>
        <w:t xml:space="preserve"> прием сообщения</w:t>
      </w:r>
    </w:p>
    <w:p w14:paraId="378EC39D" w14:textId="416ED50E" w:rsidR="0003128D" w:rsidRPr="00966FAB" w:rsidRDefault="0003128D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78E72D" wp14:editId="48E24395">
            <wp:extent cx="5934075" cy="38576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7915" w14:textId="2334A3B0" w:rsidR="0003128D" w:rsidRPr="00966FAB" w:rsidRDefault="002E6A4C" w:rsidP="002E6A4C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10</w:t>
      </w:r>
      <w:r w:rsidR="004A6FFE" w:rsidRPr="00966FAB">
        <w:rPr>
          <w:rFonts w:ascii="Times New Roman" w:hAnsi="Times New Roman" w:cs="Times New Roman"/>
          <w:sz w:val="24"/>
          <w:szCs w:val="24"/>
        </w:rPr>
        <w:t>. Поиск по журналу сообщений</w:t>
      </w:r>
    </w:p>
    <w:p w14:paraId="6AA8DF90" w14:textId="390EF6DF" w:rsidR="0003128D" w:rsidRPr="00966FAB" w:rsidRDefault="0003128D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2985FB0" wp14:editId="74DCEE62">
            <wp:extent cx="5934075" cy="61626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A8DBD" w14:textId="2EA976D8" w:rsidR="000423C4" w:rsidRPr="00966FAB" w:rsidRDefault="002E6A4C" w:rsidP="002E6A4C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11</w:t>
      </w:r>
      <w:r w:rsidR="004A6FFE" w:rsidRPr="00966FAB">
        <w:rPr>
          <w:rFonts w:ascii="Times New Roman" w:hAnsi="Times New Roman" w:cs="Times New Roman"/>
          <w:sz w:val="24"/>
          <w:szCs w:val="24"/>
        </w:rPr>
        <w:t xml:space="preserve">. Экспорт в другие форматы. </w:t>
      </w:r>
    </w:p>
    <w:p w14:paraId="0C6C4908" w14:textId="0456E23F" w:rsidR="000423C4" w:rsidRPr="00966FAB" w:rsidRDefault="00F6122E" w:rsidP="00F6122E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08" w:name="_Toc389138481"/>
      <w:r w:rsidRPr="00966FAB">
        <w:rPr>
          <w:rFonts w:ascii="Times New Roman" w:hAnsi="Times New Roman" w:cs="Times New Roman"/>
          <w:sz w:val="24"/>
          <w:szCs w:val="24"/>
        </w:rPr>
        <w:t>Структурированная диаграмма прецедентов</w:t>
      </w:r>
      <w:bookmarkEnd w:id="208"/>
    </w:p>
    <w:p w14:paraId="575722C4" w14:textId="77777777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17A148E6" w14:textId="5552B233" w:rsidR="00F6122E" w:rsidRPr="00966FAB" w:rsidRDefault="004379D7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595AE39" wp14:editId="2B8B84F2">
            <wp:extent cx="5934075" cy="42195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B291D" w14:textId="59DBDAF8" w:rsidR="004379D7" w:rsidRPr="00966FAB" w:rsidRDefault="004379D7" w:rsidP="004379D7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Рисунок 13. Структурированная диаграмма прецедентов. </w:t>
      </w:r>
    </w:p>
    <w:p w14:paraId="217668E9" w14:textId="77777777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56A385D0" w14:textId="77777777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7C74F573" w14:textId="77777777" w:rsidR="004229B3" w:rsidRPr="00966FAB" w:rsidRDefault="004229B3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2DF93736" w14:textId="1D6FED9C" w:rsidR="004229B3" w:rsidRPr="00966FAB" w:rsidRDefault="004229B3" w:rsidP="004229B3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09" w:name="_Toc389138482"/>
      <w:r w:rsidRPr="00966FAB">
        <w:rPr>
          <w:rFonts w:ascii="Times New Roman" w:hAnsi="Times New Roman" w:cs="Times New Roman"/>
          <w:sz w:val="24"/>
          <w:szCs w:val="24"/>
        </w:rPr>
        <w:t>Прототип пользовательского интерфейса.</w:t>
      </w:r>
      <w:bookmarkEnd w:id="209"/>
    </w:p>
    <w:p w14:paraId="5A516E3A" w14:textId="4FC6467E" w:rsidR="00F6122E" w:rsidRPr="00966FAB" w:rsidRDefault="004229B3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97B529" wp14:editId="7ED51652">
            <wp:extent cx="5934075" cy="33623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A6251" w14:textId="13981423" w:rsidR="000423C4" w:rsidRPr="00966FAB" w:rsidRDefault="004229B3" w:rsidP="004229B3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lastRenderedPageBreak/>
        <w:t>Рисунок 13. Прототип пользовательского интерфейса</w:t>
      </w:r>
    </w:p>
    <w:p w14:paraId="49809074" w14:textId="77777777" w:rsidR="00041315" w:rsidRPr="00966FAB" w:rsidRDefault="007B729A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2C4AA435" wp14:editId="353442FC">
            <wp:simplePos x="1533525" y="4648200"/>
            <wp:positionH relativeFrom="column">
              <wp:posOffset>1527810</wp:posOffset>
            </wp:positionH>
            <wp:positionV relativeFrom="paragraph">
              <wp:align>top</wp:align>
            </wp:positionV>
            <wp:extent cx="5991225" cy="3250456"/>
            <wp:effectExtent l="0" t="0" r="0" b="762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25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66FAB">
        <w:rPr>
          <w:rFonts w:ascii="Times New Roman" w:hAnsi="Times New Roman" w:cs="Times New Roman"/>
          <w:sz w:val="24"/>
          <w:szCs w:val="24"/>
        </w:rPr>
        <w:t>рисунок 14. Интерфейс экспорта</w:t>
      </w:r>
    </w:p>
    <w:p w14:paraId="041997E0" w14:textId="77777777" w:rsidR="00041315" w:rsidRPr="00966FAB" w:rsidRDefault="00041315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64E4155C" w14:textId="77777777" w:rsidR="00041315" w:rsidRPr="00966FAB" w:rsidRDefault="00041315" w:rsidP="00041315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10" w:name="_Toc389138483"/>
      <w:r w:rsidRPr="00966FAB">
        <w:rPr>
          <w:rFonts w:ascii="Times New Roman" w:hAnsi="Times New Roman" w:cs="Times New Roman"/>
          <w:sz w:val="24"/>
          <w:szCs w:val="24"/>
        </w:rPr>
        <w:t>классы анализа.</w:t>
      </w:r>
      <w:bookmarkEnd w:id="210"/>
    </w:p>
    <w:p w14:paraId="1B51DAF9" w14:textId="77777777" w:rsidR="007A712D" w:rsidRPr="00966FAB" w:rsidRDefault="007A712D" w:rsidP="007A712D">
      <w:pPr>
        <w:rPr>
          <w:rFonts w:ascii="Times New Roman" w:hAnsi="Times New Roman" w:cs="Times New Roman"/>
        </w:rPr>
      </w:pPr>
    </w:p>
    <w:p w14:paraId="2F999859" w14:textId="2D9A80F4" w:rsidR="00041315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2E3758" wp14:editId="3BF3C15A">
            <wp:extent cx="4143375" cy="36861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64E79" w14:textId="5AB2117F" w:rsidR="00041315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15.</w:t>
      </w:r>
      <w:r w:rsidR="00DB4164">
        <w:rPr>
          <w:rFonts w:ascii="Times New Roman" w:hAnsi="Times New Roman" w:cs="Times New Roman"/>
          <w:sz w:val="24"/>
          <w:szCs w:val="24"/>
        </w:rPr>
        <w:t>Сушьности</w:t>
      </w:r>
    </w:p>
    <w:p w14:paraId="605A5706" w14:textId="77777777" w:rsidR="007A712D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40644A8F" w14:textId="065C07F7" w:rsidR="007A712D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B84A435" wp14:editId="422820F5">
            <wp:extent cx="5934075" cy="40100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243B9" w14:textId="6FB727BC" w:rsidR="007A712D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16.</w:t>
      </w:r>
    </w:p>
    <w:p w14:paraId="35A756BC" w14:textId="64DA5E7D" w:rsidR="007A712D" w:rsidRPr="00966FAB" w:rsidRDefault="00525C7F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8141A6" wp14:editId="51632DA1">
            <wp:extent cx="3162300" cy="32861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C5566" w14:textId="3B914672" w:rsidR="007A712D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221CCE2D" w14:textId="40E179E2" w:rsidR="007A712D" w:rsidRPr="00966FAB" w:rsidRDefault="00E41CD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Рисунок 17. </w:t>
      </w:r>
      <w:r w:rsidR="00DB4164">
        <w:rPr>
          <w:rFonts w:ascii="Times New Roman" w:hAnsi="Times New Roman" w:cs="Times New Roman"/>
          <w:sz w:val="24"/>
          <w:szCs w:val="24"/>
        </w:rPr>
        <w:t>Граничные классы</w:t>
      </w:r>
    </w:p>
    <w:p w14:paraId="7FAD3E03" w14:textId="48706F29" w:rsidR="00041315" w:rsidRPr="00966FAB" w:rsidRDefault="00E41CD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73B00A4" wp14:editId="2F8EB11F">
            <wp:extent cx="5934075" cy="36099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0F2ED" w14:textId="250D9D95" w:rsidR="00041315" w:rsidRPr="00966FAB" w:rsidRDefault="006C12C7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18.</w:t>
      </w:r>
      <w:r w:rsidR="00DB4164">
        <w:rPr>
          <w:rFonts w:ascii="Times New Roman" w:hAnsi="Times New Roman" w:cs="Times New Roman"/>
          <w:sz w:val="24"/>
          <w:szCs w:val="24"/>
        </w:rPr>
        <w:t>диограмма классов анализа</w:t>
      </w:r>
    </w:p>
    <w:p w14:paraId="385AEBA8" w14:textId="5EEBE49C" w:rsidR="007B729A" w:rsidRPr="00966FAB" w:rsidRDefault="00041315" w:rsidP="00041315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11" w:name="_Toc389138484"/>
      <w:r w:rsidRPr="00966FAB">
        <w:rPr>
          <w:rFonts w:ascii="Times New Roman" w:hAnsi="Times New Roman" w:cs="Times New Roman"/>
          <w:sz w:val="24"/>
          <w:szCs w:val="24"/>
        </w:rPr>
        <w:lastRenderedPageBreak/>
        <w:t>Диаграммы классов анализа</w:t>
      </w:r>
      <w:bookmarkEnd w:id="211"/>
      <w:r w:rsidR="007B729A" w:rsidRPr="00966FAB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66073937" w14:textId="77777777" w:rsidR="00041315" w:rsidRPr="00966FAB" w:rsidRDefault="00041315" w:rsidP="005116F7">
      <w:pPr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b/>
          <w:bCs/>
          <w:noProof/>
          <w:lang w:eastAsia="ru-RU"/>
        </w:rPr>
        <w:drawing>
          <wp:inline distT="0" distB="0" distL="0" distR="0" wp14:anchorId="3655ED1E" wp14:editId="3370046F">
            <wp:extent cx="5934075" cy="61055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5C4D3" w14:textId="1BE7C2C0" w:rsidR="00041315" w:rsidRPr="00966FAB" w:rsidRDefault="006C12C7" w:rsidP="006C12C7">
      <w:pPr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20.</w:t>
      </w:r>
      <w:r w:rsidR="00DB4164">
        <w:rPr>
          <w:rFonts w:ascii="Times New Roman" w:hAnsi="Times New Roman" w:cs="Times New Roman"/>
          <w:sz w:val="24"/>
          <w:szCs w:val="24"/>
        </w:rPr>
        <w:t xml:space="preserve"> Диаграмма классов анализа</w:t>
      </w:r>
    </w:p>
    <w:p w14:paraId="70D7A3EB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1BB866EF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0C519C58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2A13EE24" w14:textId="0D221DA3" w:rsidR="00EB63C1" w:rsidRPr="00966FAB" w:rsidRDefault="00D93B13" w:rsidP="00D93B13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12" w:name="_Toc389138485"/>
      <w:r w:rsidRPr="00966FAB">
        <w:rPr>
          <w:rFonts w:ascii="Times New Roman" w:hAnsi="Times New Roman" w:cs="Times New Roman"/>
          <w:sz w:val="24"/>
          <w:szCs w:val="24"/>
        </w:rPr>
        <w:t>Уточненная оценка стоимости на основе функциональных указателей.</w:t>
      </w:r>
      <w:bookmarkEnd w:id="212"/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A39812" w14:textId="77777777" w:rsidR="00EB63C1" w:rsidRPr="00966FAB" w:rsidRDefault="00EB63C1" w:rsidP="00041315">
      <w:pPr>
        <w:rPr>
          <w:rFonts w:ascii="Times New Roman" w:hAnsi="Times New Roman" w:cs="Times New Roman"/>
          <w:sz w:val="24"/>
          <w:szCs w:val="24"/>
        </w:rPr>
      </w:pPr>
    </w:p>
    <w:p w14:paraId="793B2831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Н</w:t>
      </w:r>
      <w:r w:rsidRPr="00966FAB">
        <w:rPr>
          <w:rFonts w:ascii="Times New Roman" w:eastAsia="Calibri" w:hAnsi="Times New Roman" w:cs="Times New Roman"/>
          <w:sz w:val="28"/>
          <w:szCs w:val="28"/>
          <w:lang w:val="es-EC"/>
        </w:rPr>
        <w:t>а основе функциональных указателей</w:t>
      </w:r>
      <w:r w:rsidRPr="00966FA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D81E6AB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Используется 5 информационных характеристик.</w:t>
      </w:r>
    </w:p>
    <w:p w14:paraId="2B7B2C87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lastRenderedPageBreak/>
        <w:t>1.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i/>
          <w:sz w:val="28"/>
          <w:szCs w:val="28"/>
        </w:rPr>
        <w:t>Количество внешних вводов</w:t>
      </w:r>
      <w:r w:rsidRPr="00966FAB">
        <w:rPr>
          <w:rFonts w:ascii="Times New Roman" w:eastAsia="Calibri" w:hAnsi="Times New Roman" w:cs="Times New Roman"/>
          <w:sz w:val="28"/>
          <w:szCs w:val="28"/>
        </w:rPr>
        <w:t>. Подсчитываются все вводы пользователя, по которым поступают разные прикладные данные. Вводы должны быть отделены от запросов, которые подсчитываются отдельно.</w:t>
      </w:r>
    </w:p>
    <w:p w14:paraId="2F67FB01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2.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i/>
          <w:sz w:val="28"/>
          <w:szCs w:val="28"/>
        </w:rPr>
        <w:t>Количество внешних выводов</w:t>
      </w:r>
      <w:r w:rsidRPr="00966FAB">
        <w:rPr>
          <w:rFonts w:ascii="Times New Roman" w:eastAsia="Calibri" w:hAnsi="Times New Roman" w:cs="Times New Roman"/>
          <w:sz w:val="28"/>
          <w:szCs w:val="28"/>
        </w:rPr>
        <w:t>. Подсчитываются все выводы, по которым к пользователю поступают результаты, вычисленные программным приложением. В этом контексте выводы означают отчеты, экраны, распечатки, сообщения об ошибках. Индивидуальные единицы данных внутри отчета отдельно не подсчитываются.</w:t>
      </w:r>
    </w:p>
    <w:p w14:paraId="43152589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3.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i/>
          <w:sz w:val="28"/>
          <w:szCs w:val="28"/>
        </w:rPr>
        <w:t>Количество внешних запросов</w:t>
      </w:r>
      <w:r w:rsidRPr="00966FAB">
        <w:rPr>
          <w:rFonts w:ascii="Times New Roman" w:eastAsia="Calibri" w:hAnsi="Times New Roman" w:cs="Times New Roman"/>
          <w:sz w:val="28"/>
          <w:szCs w:val="28"/>
        </w:rPr>
        <w:t>. Под запросом понимается диалоговый ввод, который приводит к немедленному программному ответу в форме диалогового вывода. При этом диалоговый ввод в приложении не сохраняется, а диалоговый вывод не требует выполнения вычислений. Подсчитываются все запросы — каждый учитывается отдельно.</w:t>
      </w:r>
    </w:p>
    <w:p w14:paraId="1D4DE03F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4.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i/>
          <w:sz w:val="28"/>
          <w:szCs w:val="28"/>
        </w:rPr>
        <w:t>Количество внутренних логических файлов</w:t>
      </w:r>
      <w:r w:rsidRPr="00966FAB">
        <w:rPr>
          <w:rFonts w:ascii="Times New Roman" w:eastAsia="Calibri" w:hAnsi="Times New Roman" w:cs="Times New Roman"/>
          <w:sz w:val="28"/>
          <w:szCs w:val="28"/>
        </w:rPr>
        <w:t>. Подсчитываются все логические файлы (то есть логические группы данных, которые могут быть частью базы данных или отдельным файлом).</w:t>
      </w:r>
    </w:p>
    <w:p w14:paraId="4FA0A4CE" w14:textId="77777777" w:rsidR="002F0D13" w:rsidRPr="00966FAB" w:rsidRDefault="002F0D13" w:rsidP="002F0D13">
      <w:pPr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5.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i/>
          <w:sz w:val="28"/>
          <w:szCs w:val="28"/>
        </w:rPr>
        <w:t>Количество внешних интерфейсных файлов.</w:t>
      </w:r>
      <w:r w:rsidRPr="00966FAB">
        <w:rPr>
          <w:rFonts w:ascii="Times New Roman" w:eastAsia="Calibri" w:hAnsi="Times New Roman" w:cs="Times New Roman"/>
          <w:sz w:val="28"/>
          <w:szCs w:val="28"/>
        </w:rPr>
        <w:t xml:space="preserve"> Подсчитываются все логические файлы из других приложений, на которые ссылается данное приложение.</w:t>
      </w:r>
      <m:oMath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w:br/>
        </m:r>
      </m:oMath>
      <m:oMathPara>
        <m:oMath>
          <m:r>
            <m:rPr>
              <m:nor/>
            </m:rPr>
            <w:rPr>
              <w:rFonts w:ascii="Times New Roman" w:eastAsia="Calibri" w:hAnsi="Times New Roman" w:cs="Times New Roman"/>
              <w:sz w:val="28"/>
              <w:szCs w:val="28"/>
            </w:rPr>
            <m:t>FP</m:t>
          </m:r>
          <m:r>
            <m:rPr>
              <m:nor/>
            </m:rPr>
            <w:rPr>
              <w:rFonts w:ascii="Times New Roman" w:eastAsia="Calibri" w:hAnsi="Times New Roman" w:cs="Times New Roman"/>
              <w:i/>
              <w:sz w:val="28"/>
              <w:szCs w:val="28"/>
            </w:rPr>
            <m:t>ожi</m:t>
          </m:r>
          <m:r>
            <m:rPr>
              <m:nor/>
            </m:rPr>
            <w:rPr>
              <w:rFonts w:ascii="Times New Roman" w:eastAsia="Calibri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FP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i/>
                  <w:sz w:val="28"/>
                  <w:szCs w:val="28"/>
                </w:rPr>
                <m:t>лучi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+FP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i/>
                  <w:sz w:val="28"/>
                  <w:szCs w:val="28"/>
                </w:rPr>
                <m:t>худi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+FP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i/>
                  <w:sz w:val="28"/>
                  <w:szCs w:val="28"/>
                </w:rPr>
                <m:t xml:space="preserve">верi 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x 4</m:t>
              </m:r>
            </m:num>
            <m:den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6</m:t>
              </m:r>
            </m:den>
          </m:f>
        </m:oMath>
      </m:oMathPara>
    </w:p>
    <w:p w14:paraId="60DF5D75" w14:textId="77777777" w:rsidR="002F0D13" w:rsidRPr="00966FAB" w:rsidRDefault="002F0D13" w:rsidP="002F0D13">
      <w:pPr>
        <w:spacing w:after="0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>Оценка информационных характеристик проекта</w:t>
      </w:r>
    </w:p>
    <w:tbl>
      <w:tblPr>
        <w:tblStyle w:val="a8"/>
        <w:tblW w:w="9621" w:type="dxa"/>
        <w:tblLook w:val="04A0" w:firstRow="1" w:lastRow="0" w:firstColumn="1" w:lastColumn="0" w:noHBand="0" w:noVBand="1"/>
      </w:tblPr>
      <w:tblGrid>
        <w:gridCol w:w="2399"/>
        <w:gridCol w:w="1062"/>
        <w:gridCol w:w="1356"/>
        <w:gridCol w:w="1074"/>
        <w:gridCol w:w="1461"/>
        <w:gridCol w:w="1351"/>
        <w:gridCol w:w="1417"/>
      </w:tblGrid>
      <w:tr w:rsidR="002F0D13" w:rsidRPr="00966FAB" w14:paraId="6646B4E2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113D8C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Имя характеристики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732137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Лучший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FCE1079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Вероятный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5AD575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Худший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BBF219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Ожидаемый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438803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Сложность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C5E09C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Количество</w:t>
            </w:r>
          </w:p>
        </w:tc>
      </w:tr>
      <w:tr w:rsidR="002F0D13" w:rsidRPr="00966FAB" w14:paraId="359996DE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9637D0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Внешние вводы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AE80E1D" w14:textId="0F9EE44E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72496C" w14:textId="41FF7F04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779ABE" w14:textId="21A6EA34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780AB8" w14:textId="3D466E54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400851" w14:textId="646CA5E8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8BE33D" w14:textId="1879C2A6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</w:tr>
      <w:tr w:rsidR="002F0D13" w:rsidRPr="00966FAB" w14:paraId="08A12D03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3D984A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Внешние выводы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6084053" w14:textId="66AA157D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988A23" w14:textId="76980182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F866AF" w14:textId="01F6A2A3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883F17" w14:textId="5E10BC65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E8FE0A" w14:textId="77777777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66B7AD" w14:textId="18245E3E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</w:tr>
      <w:tr w:rsidR="002F0D13" w:rsidRPr="00966FAB" w14:paraId="2976A7B2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48724E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Внешние запросы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55E63D" w14:textId="25E2C37A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6E8C13" w14:textId="64599D19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008D8A" w14:textId="47F7BA6A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42E2C5" w14:textId="19E2ADE6" w:rsidR="002F0D13" w:rsidRPr="00966FAB" w:rsidRDefault="00DF5C8C" w:rsidP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0247F4" w14:textId="77777777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8F31CE" w14:textId="3AA19FF3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</w:tr>
      <w:tr w:rsidR="002F0D13" w:rsidRPr="00966FAB" w14:paraId="6E53035C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0C14E1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Внутренние логические файлы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289E4F1" w14:textId="48FBB433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20A5ED" w14:textId="67225950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8A4DAA" w14:textId="68FEAABE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D2410E" w14:textId="6496D5AF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16AF2B" w14:textId="09F66855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4AF2D6" w14:textId="50943FBF" w:rsidR="002F0D13" w:rsidRPr="00966FAB" w:rsidRDefault="002F0D13" w:rsidP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DF5C8C"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:rsidRPr="00966FAB" w14:paraId="29F4A5E3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B4D7F0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Внешние интерфейсные файлы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CCBAE0" w14:textId="77777777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29EF0D" w14:textId="77777777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C4C819" w14:textId="77777777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3D4305" w14:textId="593E6C28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40EBCA" w14:textId="583262F3" w:rsidR="002F0D13" w:rsidRPr="00966FAB" w:rsidRDefault="00DA31B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A2571B" w14:textId="5E5C3B06" w:rsidR="002F0D13" w:rsidRPr="00966FAB" w:rsidRDefault="00DA31B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</w:tr>
      <w:tr w:rsidR="002F0D13" w:rsidRPr="00966FAB" w14:paraId="3D6BDE6B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98CD1B4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Общее количество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A55B0DF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6F239E" w14:textId="77777777" w:rsidR="002F0D13" w:rsidRPr="00966FAB" w:rsidRDefault="002F0D13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B63E9D" w14:textId="77777777" w:rsidR="002F0D13" w:rsidRPr="00966FAB" w:rsidRDefault="002F0D13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88CDB2F" w14:textId="77777777" w:rsidR="002F0D13" w:rsidRPr="00966FAB" w:rsidRDefault="002F0D13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C18538" w14:textId="77777777" w:rsidR="002F0D13" w:rsidRPr="00966FAB" w:rsidRDefault="002F0D13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120ABCE" w14:textId="2D23BD60" w:rsidR="002F0D13" w:rsidRPr="00966FAB" w:rsidRDefault="00DA31B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72</w:t>
            </w:r>
          </w:p>
        </w:tc>
      </w:tr>
    </w:tbl>
    <w:p w14:paraId="6E408DE1" w14:textId="77777777" w:rsidR="002F0D13" w:rsidRPr="00966FAB" w:rsidRDefault="002F0D13" w:rsidP="002F0D13">
      <w:pPr>
        <w:widowControl w:val="0"/>
        <w:suppressAutoHyphens/>
        <w:spacing w:before="240"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>Оценка системных параметров проекта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683"/>
        <w:gridCol w:w="2312"/>
        <w:gridCol w:w="5303"/>
        <w:gridCol w:w="1047"/>
      </w:tblGrid>
      <w:tr w:rsidR="002F0D13" w:rsidRPr="00966FAB" w14:paraId="7C10863E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D8FD6DE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№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232CC4D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Системный параметр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1D49505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Описание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3659BA2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Оценка</w:t>
            </w:r>
          </w:p>
        </w:tc>
      </w:tr>
      <w:tr w:rsidR="002F0D13" w:rsidRPr="00966FAB" w14:paraId="3F9EE965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0FAFB0D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77DE562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Передачи данных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3D5BB45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Сколько средств связи требуется для передачи или обмена информацией с приложением или системой?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97DF14E" w14:textId="4377ED73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2F0D13" w:rsidRPr="00966FAB" w14:paraId="7A2DC5D4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E6C9A09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lastRenderedPageBreak/>
              <w:t>2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75E3D0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Распределенная обработка данных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5576B97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Как обрабатываются распределенные данные и функции обработки?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5C74EFA" w14:textId="429731F7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:rsidRPr="00966FAB" w14:paraId="5FFB3C30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90B3D57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3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F3D1F07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Производительность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6DC230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Нуждается ли пользователь в фиксации времени ответа или производительности?.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6381143" w14:textId="5C51D94B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2F0D13" w:rsidRPr="00966FAB" w14:paraId="50978068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440D93A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4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6DA4D1B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Распространенность используемой конфигурации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FCCBFC6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Насколько распространена текущая аппаратная платформа, на которой будет выполняться приложение?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CE60D42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2F0D13" w:rsidRPr="00966FAB" w14:paraId="41A6BBE3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F25F11E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5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D9FF5D9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Скорость транзакций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CA75988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Как часто выполняются транзакции? (каждый день, каждую неделю, каждый месяц)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B2265C4" w14:textId="57EF0B70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2F0D13" w:rsidRPr="00966FAB" w14:paraId="612BB6D2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482C955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6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872A1DD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Оперативный ввод данных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0B868EA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Какой процент информации надо вводить в режиме онлайн?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D9D9361" w14:textId="16BC7E56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:rsidRPr="00966FAB" w14:paraId="305C4606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5117FA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7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B5A78E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Эффективность работы конечного пользователя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8DC9328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Приложение проектировалось для обеспечения эффективной работы конечного пользователя?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1060E38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2F0D13" w:rsidRPr="00966FAB" w14:paraId="241B0333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EF71930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8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88E2B71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Оперативное обновление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125623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Как много внутренних файлов обновляется в онлайновой транзакции?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234F154" w14:textId="47D06D15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2F0D13" w:rsidRPr="00966FAB" w14:paraId="7A69B8F3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B5693A5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9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36AEBCC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Сложность обработки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7E4B632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Выполняет ли приложение интенсивную логическую или математическую обработку?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C2E61C5" w14:textId="6357A2C0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2F0D13" w:rsidRPr="00966FAB" w14:paraId="3A2C04EB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4E9422E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10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39CBAF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Повторная используемость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EBCC6C1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Приложение разрабатывалось для удовлетворения требований одного или многих пользователей?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B21C915" w14:textId="3A0787B7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2F0D13" w:rsidRPr="00966FAB" w14:paraId="3F59C98A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5C5807D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11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4DF2270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Легкость инсталляции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F38F329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Насколько трудны преобразование и инсталляция приложения?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6D548E2" w14:textId="482EA56E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2F0D13" w:rsidRPr="00966FAB" w14:paraId="37F2D1BF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29578E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12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B4BA0C9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Легкость эксплуатации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F6436D4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Насколько эффективны и/или автоматизированы процедуры запуска, резервирования и восстановления?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2984DF0" w14:textId="072CB4C9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2F0D13" w:rsidRPr="00966FAB" w14:paraId="2E650CDA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96552E4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13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F29F21C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Разнообразные условия размещения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739EA9F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Была ли спроектирована, разработана и поддержана возможность инсталляции приложения в разных местах для различных организаций?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3EAB66C" w14:textId="66DDD85B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:rsidRPr="00966FAB" w14:paraId="6E14063A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5AAC2D6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14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3017C10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Простота изменений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B013014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Была ли спроектирована, разработана и поддержана в приложении простота изменений?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79E46EE" w14:textId="1977CF3A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:rsidRPr="00966FAB" w14:paraId="635B5767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13FE33F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Всего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AFDAB3F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09F750A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059E2B8" w14:textId="03056323" w:rsidR="002F0D13" w:rsidRPr="00966FAB" w:rsidRDefault="002F0D13" w:rsidP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4</w:t>
            </w:r>
            <w:r w:rsidR="006A6002" w:rsidRPr="00966FAB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3</w:t>
            </w:r>
          </w:p>
        </w:tc>
      </w:tr>
    </w:tbl>
    <w:p w14:paraId="4234EADA" w14:textId="77777777" w:rsidR="002F0D13" w:rsidRPr="00966FAB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s-EC"/>
        </w:rPr>
      </w:pPr>
    </w:p>
    <w:p w14:paraId="03227E46" w14:textId="77777777" w:rsidR="002F0D13" w:rsidRPr="00966FAB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 xml:space="preserve">Используя таблицы получаем </w:t>
      </w:r>
    </w:p>
    <w:p w14:paraId="5D52E512" w14:textId="785BB362" w:rsidR="002F0D13" w:rsidRPr="00966FAB" w:rsidRDefault="002F0D13" w:rsidP="002F0D13">
      <w:pPr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FP</w: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  <w:lang w:val="es-EC"/>
        </w:rPr>
        <w:t xml:space="preserve"> = Общее количество х (0,65+ 0,01 </w: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x</w:t>
      </w:r>
      <w:r w:rsidRPr="00966FAB">
        <w:rPr>
          <w:rFonts w:ascii="Times New Roman" w:eastAsia="Calibri" w:hAnsi="Times New Roman" w:cs="Times New Roman"/>
          <w:color w:val="000000"/>
          <w:position w:val="-28"/>
          <w:sz w:val="28"/>
          <w:szCs w:val="28"/>
          <w:lang w:val="en-US"/>
        </w:rPr>
        <w:object w:dxaOrig="555" w:dyaOrig="690" w14:anchorId="2D60E4ED">
          <v:shape id="_x0000_i1026" type="#_x0000_t75" style="width:27.75pt;height:34.5pt" o:ole="" fillcolor="window">
            <v:imagedata r:id="rId33" o:title=""/>
          </v:shape>
          <o:OLEObject Type="Embed" ProgID="Equation.3" ShapeID="_x0000_i1026" DrawAspect="Content" ObjectID="_1462882334" r:id="rId34"/>
        </w:objec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  <w:lang w:val="es-EC"/>
        </w:rPr>
        <w:t>)</w: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=</w:t>
      </w:r>
      <w:r w:rsidR="006A6002"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72</w: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х (0,65+0,01 х 4</w:t>
      </w:r>
      <w:r w:rsidR="006A6002"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3</w: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)=</w:t>
      </w:r>
      <w:r w:rsidR="006A6002"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77.76</w:t>
      </w:r>
    </w:p>
    <w:p w14:paraId="794A40FF" w14:textId="77777777" w:rsidR="007C4ED1" w:rsidRPr="00966FAB" w:rsidRDefault="007C4ED1" w:rsidP="007C4ED1">
      <w:pPr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02AD2BC" w14:textId="6C797F92" w:rsidR="002F0D13" w:rsidRPr="00966FAB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>Затраты = FP / Производительность=</w:t>
      </w:r>
      <w:r w:rsidR="006A6002" w:rsidRPr="00966FAB">
        <w:rPr>
          <w:rFonts w:ascii="Times New Roman" w:eastAsia="Times New Roman" w:hAnsi="Times New Roman" w:cs="Times New Roman"/>
          <w:sz w:val="28"/>
          <w:szCs w:val="28"/>
        </w:rPr>
        <w:t>77.76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/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13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=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5.9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[чел.-мес]</w:t>
      </w:r>
    </w:p>
    <w:p w14:paraId="15E3560F" w14:textId="569F1255" w:rsidR="002F0D13" w:rsidRPr="00966FAB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>Стоимость = Затраты х $1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0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00=$</w:t>
      </w:r>
      <w:r w:rsidRPr="00966FAB">
        <w:rPr>
          <w:rFonts w:ascii="Times New Roman" w:eastAsia="Calibri" w:hAnsi="Times New Roman" w:cs="Times New Roman"/>
          <w:lang w:val="es-EC"/>
        </w:rPr>
        <w:t xml:space="preserve"> 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5900</w:t>
      </w:r>
    </w:p>
    <w:p w14:paraId="4D69362B" w14:textId="15DBB51F" w:rsidR="002F0D13" w:rsidRPr="00966FAB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>Длительность = [3,0 х (ЗАТРАТЫ)</w:t>
      </w:r>
      <w:r w:rsidRPr="00966FAB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(0,33+0,2(B-1,01))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]=3(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5.9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966FAB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0,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1</w:t>
      </w:r>
      <w:r w:rsidRPr="00966FAB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6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5.7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[мес].</w:t>
      </w:r>
    </w:p>
    <w:p w14:paraId="31E79451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1C31B1AF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397A3A47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4FC1AA7D" w14:textId="77777777" w:rsidR="00EB63C1" w:rsidRPr="00966FAB" w:rsidRDefault="00EB63C1" w:rsidP="00041315">
      <w:pPr>
        <w:rPr>
          <w:rFonts w:ascii="Times New Roman" w:hAnsi="Times New Roman" w:cs="Times New Roman"/>
          <w:sz w:val="24"/>
          <w:szCs w:val="24"/>
        </w:rPr>
      </w:pPr>
    </w:p>
    <w:p w14:paraId="53B66795" w14:textId="77777777" w:rsidR="00EB63C1" w:rsidRPr="00966FAB" w:rsidRDefault="00EB63C1" w:rsidP="00041315">
      <w:pPr>
        <w:rPr>
          <w:rFonts w:ascii="Times New Roman" w:hAnsi="Times New Roman" w:cs="Times New Roman"/>
          <w:sz w:val="24"/>
          <w:szCs w:val="24"/>
        </w:rPr>
      </w:pPr>
    </w:p>
    <w:p w14:paraId="27DA8FEC" w14:textId="3E2AD450" w:rsidR="000423C4" w:rsidRPr="009133FB" w:rsidRDefault="000423C4" w:rsidP="000423C4">
      <w:pPr>
        <w:pStyle w:val="1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del w:id="213" w:author="frostball@gmail.com" w:date="2014-05-25T18:00:00Z">
        <w:r w:rsidRPr="009133FB" w:rsidDel="00F31A78">
          <w:rPr>
            <w:rFonts w:ascii="Times New Roman" w:hAnsi="Times New Roman" w:cs="Times New Roman"/>
            <w:color w:val="auto"/>
            <w:sz w:val="24"/>
            <w:szCs w:val="24"/>
          </w:rPr>
          <w:delText xml:space="preserve">3 </w:delText>
        </w:r>
      </w:del>
      <w:bookmarkStart w:id="214" w:name="_Toc389138486"/>
      <w:r w:rsidRPr="009133FB">
        <w:rPr>
          <w:rFonts w:ascii="Times New Roman" w:hAnsi="Times New Roman" w:cs="Times New Roman"/>
          <w:color w:val="auto"/>
          <w:sz w:val="24"/>
          <w:szCs w:val="24"/>
        </w:rPr>
        <w:t>Этап построения</w:t>
      </w:r>
      <w:bookmarkEnd w:id="214"/>
    </w:p>
    <w:p w14:paraId="06D02A0D" w14:textId="77777777" w:rsidR="007C46C3" w:rsidRPr="00966FAB" w:rsidRDefault="007C46C3" w:rsidP="007C46C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Паттерны:</w:t>
      </w:r>
    </w:p>
    <w:p w14:paraId="7AE9FBFA" w14:textId="77777777" w:rsidR="007C46C3" w:rsidRPr="00966FAB" w:rsidRDefault="007C46C3" w:rsidP="007C46C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Модуль таблицы [ Table Modyle ] это объект, охватывающий логику обработки всех записей хранимой или виртуальной таблицы базы данных.</w:t>
      </w:r>
    </w:p>
    <w:p w14:paraId="7D749C0E" w14:textId="77777777" w:rsidR="00044C58" w:rsidRPr="00966FAB" w:rsidRDefault="00044C58" w:rsidP="007C46C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D3EDD4" wp14:editId="4457A56C">
            <wp:extent cx="3390900" cy="2628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3B733" w14:textId="77777777" w:rsidR="00044C58" w:rsidRPr="00966FAB" w:rsidRDefault="00044C58" w:rsidP="00044C5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Одна сущность обрабатывает всю бизнес-логику для всех строк таблице БД или виде.</w:t>
      </w:r>
    </w:p>
    <w:p w14:paraId="26E811F2" w14:textId="77777777" w:rsidR="00044C58" w:rsidRPr="00966FAB" w:rsidRDefault="00044C58" w:rsidP="00044C5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Один из основополагающих принципов в ООП - сочетание данных и методов обработки этих данных. Традиционный объектно-ориентированный подход основан на объектах с соответствием, как, например, в паттерне Domain Model. Таким образом, если есть класс Employee, люой экземпляр этого класса соответствует конкретному работнику. </w:t>
      </w:r>
      <w:r w:rsidRPr="00966FAB">
        <w:rPr>
          <w:rFonts w:ascii="Times New Roman" w:hAnsi="Times New Roman" w:cs="Times New Roman"/>
          <w:sz w:val="24"/>
          <w:szCs w:val="24"/>
        </w:rPr>
        <w:lastRenderedPageBreak/>
        <w:t>Эта структура работает хорошо, потому что, имея связь, можно выполнять операции, использователь отношения, и собирать данные о работнике</w:t>
      </w:r>
    </w:p>
    <w:p w14:paraId="3005327A" w14:textId="77777777" w:rsidR="00044C58" w:rsidRPr="00966FAB" w:rsidRDefault="00044C58" w:rsidP="00044C5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Одна из проблем в паттерне Domain Model заключается в интерфейсе к БД. Этот подход относится к БД, как к сумашедшей тётушке, запертой на чердаке, с которой никто не хочет говорить. Частенько, приходится сильно постараться, чтобы записать или считать данные из БД, преобразуя их между двумя представлениями.</w:t>
      </w:r>
    </w:p>
    <w:p w14:paraId="526E49B0" w14:textId="77777777" w:rsidR="00044C58" w:rsidRPr="00966FAB" w:rsidRDefault="00044C58" w:rsidP="00044C5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Паттерн Table Module разделяет логику области определения (домена) на отдельные классы для каждой таблицы в БД и один экземпляр класса содержит различные процедуры, работающие с данными. Основное отличие от Domain Model заключается в том, что если есть несколько заказов, то Domain Model будет создавать для каждого из заказов свой объект, а Table Module будет управлять всем заказами при помощи одного объекта.</w:t>
      </w:r>
    </w:p>
    <w:p w14:paraId="6C0DB6D5" w14:textId="77777777" w:rsidR="007C46C3" w:rsidRPr="00966FAB" w:rsidRDefault="007C46C3" w:rsidP="007C46C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52BF7AC" w14:textId="77777777" w:rsidR="000423C4" w:rsidRPr="00966FAB" w:rsidRDefault="000423C4" w:rsidP="000423C4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15" w:name="_Toc389138487"/>
      <w:r w:rsidRPr="00966FAB">
        <w:rPr>
          <w:rFonts w:ascii="Times New Roman" w:hAnsi="Times New Roman" w:cs="Times New Roman"/>
          <w:sz w:val="24"/>
          <w:szCs w:val="24"/>
        </w:rPr>
        <w:t>1 Студент</w:t>
      </w:r>
      <w:bookmarkEnd w:id="215"/>
    </w:p>
    <w:p w14:paraId="62C969B5" w14:textId="77777777" w:rsidR="000423C4" w:rsidRPr="00966FAB" w:rsidRDefault="000423C4" w:rsidP="000423C4">
      <w:pPr>
        <w:pStyle w:val="3"/>
        <w:numPr>
          <w:ilvl w:val="0"/>
          <w:numId w:val="9"/>
        </w:numPr>
        <w:rPr>
          <w:rFonts w:ascii="Times New Roman" w:hAnsi="Times New Roman" w:cs="Times New Roman"/>
        </w:rPr>
      </w:pPr>
      <w:bookmarkStart w:id="216" w:name="_Toc389138488"/>
      <w:r w:rsidRPr="00966FAB">
        <w:rPr>
          <w:rFonts w:ascii="Times New Roman" w:hAnsi="Times New Roman" w:cs="Times New Roman"/>
        </w:rPr>
        <w:t>Полностью определить и реализовать прецеденты (по варианту).</w:t>
      </w:r>
      <w:bookmarkEnd w:id="216"/>
    </w:p>
    <w:p w14:paraId="63E937FE" w14:textId="77777777" w:rsidR="000423C4" w:rsidRPr="00966FAB" w:rsidRDefault="00E0090C" w:rsidP="000423C4">
      <w:p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Диаграмма</w:t>
      </w:r>
      <w:r w:rsidR="00D6699D" w:rsidRPr="00966FAB">
        <w:rPr>
          <w:rFonts w:ascii="Times New Roman" w:hAnsi="Times New Roman" w:cs="Times New Roman"/>
          <w:sz w:val="24"/>
        </w:rPr>
        <w:t xml:space="preserve"> прецедентов для 1 студента.</w:t>
      </w:r>
    </w:p>
    <w:p w14:paraId="0515F30E" w14:textId="77777777" w:rsidR="00186AD7" w:rsidRPr="00966FAB" w:rsidRDefault="00186AD7" w:rsidP="000423C4">
      <w:p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7171FE0B" wp14:editId="3D2BD5B8">
            <wp:extent cx="5905500" cy="5962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A0327" w14:textId="77777777" w:rsidR="00E0090C" w:rsidRPr="00966FAB" w:rsidRDefault="00FF467C" w:rsidP="00E0090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Диаграмма(ы) классов подсистемы</w:t>
      </w:r>
    </w:p>
    <w:p w14:paraId="1EF7C94F" w14:textId="77777777" w:rsidR="00FF467C" w:rsidRPr="00966FAB" w:rsidRDefault="00FF467C" w:rsidP="00FF467C">
      <w:pPr>
        <w:pStyle w:val="a7"/>
        <w:rPr>
          <w:rFonts w:ascii="Times New Roman" w:hAnsi="Times New Roman" w:cs="Times New Roman"/>
          <w:sz w:val="24"/>
        </w:rPr>
      </w:pPr>
    </w:p>
    <w:p w14:paraId="22F2A2E2" w14:textId="77777777" w:rsidR="00FF467C" w:rsidRPr="00966FAB" w:rsidRDefault="00260C5B" w:rsidP="00FF467C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5B2D912" wp14:editId="493E7097">
            <wp:extent cx="4819650" cy="2628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8102" w14:textId="77777777" w:rsidR="00FF467C" w:rsidRPr="00966FAB" w:rsidRDefault="00FF467C" w:rsidP="00FF467C">
      <w:pPr>
        <w:pStyle w:val="a7"/>
        <w:rPr>
          <w:rFonts w:ascii="Times New Roman" w:hAnsi="Times New Roman" w:cs="Times New Roman"/>
          <w:sz w:val="24"/>
        </w:rPr>
      </w:pPr>
    </w:p>
    <w:p w14:paraId="57E4F973" w14:textId="77777777" w:rsidR="00E0090C" w:rsidRPr="00966FAB" w:rsidRDefault="00E0090C" w:rsidP="00E0090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Полностью разработать компоненты с использованием паттернов (по вариантам).</w:t>
      </w:r>
    </w:p>
    <w:p w14:paraId="064294CF" w14:textId="77777777" w:rsidR="00E0090C" w:rsidRPr="00966FAB" w:rsidRDefault="00E0090C" w:rsidP="00E0090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Диаграммы последовательностей для основных функций программы,</w:t>
      </w:r>
    </w:p>
    <w:p w14:paraId="43538F7B" w14:textId="77777777" w:rsidR="00660229" w:rsidRPr="00966FAB" w:rsidRDefault="00660229" w:rsidP="005F11A2">
      <w:pPr>
        <w:pStyle w:val="a7"/>
        <w:rPr>
          <w:rFonts w:ascii="Times New Roman" w:hAnsi="Times New Roman" w:cs="Times New Roman"/>
          <w:sz w:val="24"/>
        </w:rPr>
      </w:pPr>
    </w:p>
    <w:p w14:paraId="77B44A0E" w14:textId="77777777" w:rsidR="00EB0D3E" w:rsidRPr="00966FAB" w:rsidRDefault="00660229" w:rsidP="00EB0D3E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B721DA7" wp14:editId="63E896D6">
            <wp:extent cx="5943600" cy="3352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9FC43" w14:textId="77777777" w:rsidR="00EB0D3E" w:rsidRPr="00966FAB" w:rsidRDefault="00EB0D3E" w:rsidP="00EB0D3E">
      <w:pPr>
        <w:pStyle w:val="a7"/>
        <w:rPr>
          <w:rFonts w:ascii="Times New Roman" w:hAnsi="Times New Roman" w:cs="Times New Roman"/>
          <w:sz w:val="24"/>
        </w:rPr>
      </w:pPr>
    </w:p>
    <w:p w14:paraId="7A9F75DF" w14:textId="77777777" w:rsidR="00E0090C" w:rsidRPr="00966FAB" w:rsidRDefault="00E0090C" w:rsidP="00E0090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Диаграммы классов и последовательностей для иллюстрации примененных паттернов.</w:t>
      </w:r>
    </w:p>
    <w:p w14:paraId="5279DC8E" w14:textId="77777777" w:rsidR="00553855" w:rsidRPr="00966FAB" w:rsidRDefault="007C46C3" w:rsidP="00553855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модуль таблицы</w:t>
      </w:r>
      <w:r w:rsidR="004E4C12" w:rsidRPr="00966FAB">
        <w:rPr>
          <w:rFonts w:ascii="Times New Roman" w:hAnsi="Times New Roman" w:cs="Times New Roman"/>
          <w:sz w:val="24"/>
        </w:rPr>
        <w:t xml:space="preserve"> (описан выше)</w:t>
      </w:r>
    </w:p>
    <w:p w14:paraId="280F06D5" w14:textId="77777777" w:rsidR="004E4C12" w:rsidRPr="00966FAB" w:rsidRDefault="004E4C12" w:rsidP="00553855">
      <w:pPr>
        <w:pStyle w:val="a7"/>
        <w:rPr>
          <w:rFonts w:ascii="Times New Roman" w:hAnsi="Times New Roman" w:cs="Times New Roman"/>
          <w:sz w:val="24"/>
        </w:rPr>
      </w:pPr>
    </w:p>
    <w:p w14:paraId="6385EBA6" w14:textId="77777777" w:rsidR="004E4C12" w:rsidRPr="00966FAB" w:rsidRDefault="004E4C12" w:rsidP="004E4C12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преобразователь данных (обращение к БД)</w:t>
      </w:r>
    </w:p>
    <w:p w14:paraId="23AE2A14" w14:textId="77777777" w:rsidR="002E15E8" w:rsidRPr="00966FAB" w:rsidRDefault="002E15E8" w:rsidP="004E4C12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CEF83A7" wp14:editId="3B9A9DCC">
            <wp:extent cx="4676775" cy="20383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114E2" w14:textId="77777777" w:rsidR="002E15E8" w:rsidRPr="00966FAB" w:rsidRDefault="002E15E8" w:rsidP="0003283C">
      <w:pPr>
        <w:pStyle w:val="a7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Описание Data Mapper</w:t>
      </w:r>
    </w:p>
    <w:p w14:paraId="37DB1737" w14:textId="77777777" w:rsidR="002E15E8" w:rsidRPr="00966FAB" w:rsidRDefault="002E15E8" w:rsidP="0003283C">
      <w:pPr>
        <w:pStyle w:val="a7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Объектные и реляционные БД используют разные способы структурирования данных. Множество составляющих объектов, например коллекции и наследование, не представлены в реляционных БД. Когда проектируется объектная модель с большим количеством бизнес-логики, полезно применять такие механизмы для улучшения организации хранения данных и логики, которая работает c ними. Это приводит к различиям в организации. Так что объектная и реляционная схемы не идентичны.</w:t>
      </w:r>
    </w:p>
    <w:p w14:paraId="6B166F38" w14:textId="77777777" w:rsidR="002E15E8" w:rsidRPr="00966FAB" w:rsidRDefault="002E15E8" w:rsidP="0003283C">
      <w:pPr>
        <w:pStyle w:val="a7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>Тем не менее, необходимость в обмене данными между двумя схемами не отпадает, и этот обмен становится, в свою очередь, сложным. Если же объект знает о реляционной структуре — изменения в одной из структур приведёт к проблемам в другой.</w:t>
      </w:r>
    </w:p>
    <w:p w14:paraId="56B5BA2B" w14:textId="77777777" w:rsidR="002E15E8" w:rsidRPr="00966FAB" w:rsidRDefault="002E15E8" w:rsidP="0003283C">
      <w:pPr>
        <w:pStyle w:val="a7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Data Mapper — это программная прослойка, разделяющая объект и БД. Его обязанность — пересылать данные между ними и изолировать их друг от друга. При использовании Data Mapper'а объекты не нуждаются в знании о существовании БД. Они не нуждаются в SQL-коде, и (естественно) в информации о структуре БД. Так как Data Mapper - это разновидность паттерна Mapper, сам объект-Mapper неизвестен объекту.</w:t>
      </w:r>
    </w:p>
    <w:p w14:paraId="14B3E328" w14:textId="77777777" w:rsidR="004E4C12" w:rsidRPr="00966FAB" w:rsidRDefault="004E4C12" w:rsidP="0003283C">
      <w:pPr>
        <w:pStyle w:val="a7"/>
        <w:jc w:val="both"/>
        <w:rPr>
          <w:rFonts w:ascii="Times New Roman" w:hAnsi="Times New Roman" w:cs="Times New Roman"/>
          <w:sz w:val="24"/>
        </w:rPr>
      </w:pPr>
    </w:p>
    <w:p w14:paraId="541E3FB6" w14:textId="77777777" w:rsidR="004E4C12" w:rsidRPr="00966FAB" w:rsidRDefault="004E4C12" w:rsidP="0003283C">
      <w:pPr>
        <w:pStyle w:val="a7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мост (gof)</w:t>
      </w:r>
    </w:p>
    <w:p w14:paraId="277EFC37" w14:textId="77777777" w:rsidR="002E15E8" w:rsidRPr="00966FAB" w:rsidRDefault="00E07F91" w:rsidP="0003283C">
      <w:pPr>
        <w:pStyle w:val="a7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Когда абстракция и реализация разделены, они могут изменяться независимо. Другими словами, при реализации через паттерн мост, изменение структуры интерфейса не мешает изменению структуры реализации.</w:t>
      </w:r>
    </w:p>
    <w:p w14:paraId="4D9E8E51" w14:textId="77777777" w:rsidR="004E4C12" w:rsidRPr="00966FAB" w:rsidRDefault="004E4C12" w:rsidP="0003283C">
      <w:pPr>
        <w:pStyle w:val="a7"/>
        <w:jc w:val="both"/>
        <w:rPr>
          <w:rFonts w:ascii="Times New Roman" w:hAnsi="Times New Roman" w:cs="Times New Roman"/>
          <w:sz w:val="24"/>
        </w:rPr>
      </w:pPr>
    </w:p>
    <w:p w14:paraId="56C68614" w14:textId="77777777" w:rsidR="007C46C3" w:rsidRPr="00966FAB" w:rsidRDefault="007C46C3" w:rsidP="0003283C">
      <w:pPr>
        <w:pStyle w:val="a7"/>
        <w:jc w:val="both"/>
        <w:rPr>
          <w:rFonts w:ascii="Times New Roman" w:hAnsi="Times New Roman" w:cs="Times New Roman"/>
          <w:sz w:val="24"/>
        </w:rPr>
      </w:pPr>
    </w:p>
    <w:p w14:paraId="19128024" w14:textId="77777777" w:rsidR="00E0090C" w:rsidRPr="00966FAB" w:rsidRDefault="00BB66BB" w:rsidP="0003283C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Оценка качества проекта</w:t>
      </w:r>
      <w:r w:rsidR="00E0090C" w:rsidRPr="00966FAB">
        <w:rPr>
          <w:rFonts w:ascii="Times New Roman" w:hAnsi="Times New Roman" w:cs="Times New Roman"/>
          <w:sz w:val="24"/>
        </w:rPr>
        <w:t>.</w:t>
      </w:r>
    </w:p>
    <w:p w14:paraId="75CA9481" w14:textId="77777777" w:rsidR="00BB66BB" w:rsidRPr="00966FAB" w:rsidRDefault="00735A96" w:rsidP="0003283C">
      <w:pPr>
        <w:pStyle w:val="a7"/>
        <w:jc w:val="both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Итерация 1</w:t>
      </w:r>
    </w:p>
    <w:p w14:paraId="77B0183D" w14:textId="77777777" w:rsidR="00BB66BB" w:rsidRPr="00966FAB" w:rsidRDefault="00BB66BB" w:rsidP="0003283C">
      <w:pPr>
        <w:pStyle w:val="a7"/>
        <w:jc w:val="both"/>
        <w:rPr>
          <w:rFonts w:ascii="Times New Roman" w:hAnsi="Times New Roman" w:cs="Times New Roman"/>
          <w:sz w:val="24"/>
          <w:lang w:val="en-US"/>
        </w:rPr>
      </w:pPr>
    </w:p>
    <w:p w14:paraId="399ED445" w14:textId="77777777" w:rsidR="00E0090C" w:rsidRPr="00966FAB" w:rsidRDefault="00BF13D4" w:rsidP="0003283C">
      <w:pPr>
        <w:pStyle w:val="a7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Классы: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1870"/>
        <w:gridCol w:w="2940"/>
        <w:gridCol w:w="3815"/>
      </w:tblGrid>
      <w:tr w:rsidR="00BF13D4" w:rsidRPr="00966FAB" w14:paraId="3F4115FA" w14:textId="77777777" w:rsidTr="00EE4AFC">
        <w:tc>
          <w:tcPr>
            <w:tcW w:w="1870" w:type="dxa"/>
          </w:tcPr>
          <w:p w14:paraId="1D423B80" w14:textId="77777777" w:rsidR="00BF13D4" w:rsidRPr="00966FAB" w:rsidRDefault="00BF13D4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940" w:type="dxa"/>
          </w:tcPr>
          <w:p w14:paraId="10F16E93" w14:textId="77777777" w:rsidR="00BF13D4" w:rsidRPr="00966FAB" w:rsidRDefault="00BF13D4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815" w:type="dxa"/>
          </w:tcPr>
          <w:p w14:paraId="192BC569" w14:textId="77777777" w:rsidR="00BF13D4" w:rsidRPr="00966FAB" w:rsidRDefault="00BF13D4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BF13D4" w:rsidRPr="00966FAB" w14:paraId="18158DAC" w14:textId="77777777" w:rsidTr="00EE4AFC">
        <w:trPr>
          <w:trHeight w:val="42"/>
        </w:trPr>
        <w:tc>
          <w:tcPr>
            <w:tcW w:w="1870" w:type="dxa"/>
            <w:vMerge w:val="restart"/>
          </w:tcPr>
          <w:p w14:paraId="3EF4E093" w14:textId="77777777" w:rsidR="00BF13D4" w:rsidRPr="00966FAB" w:rsidRDefault="00BF13D4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Form1</w:t>
            </w:r>
          </w:p>
        </w:tc>
        <w:tc>
          <w:tcPr>
            <w:tcW w:w="2940" w:type="dxa"/>
          </w:tcPr>
          <w:p w14:paraId="53584F8D" w14:textId="77777777" w:rsidR="00BF13D4" w:rsidRPr="00966FAB" w:rsidRDefault="00BF13D4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private lib.WinHistory history;</w:t>
            </w:r>
          </w:p>
        </w:tc>
        <w:tc>
          <w:tcPr>
            <w:tcW w:w="3815" w:type="dxa"/>
          </w:tcPr>
          <w:p w14:paraId="7DF0C07E" w14:textId="77777777" w:rsidR="00BF13D4" w:rsidRPr="00966FAB" w:rsidRDefault="00BF13D4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public Form1()</w:t>
            </w:r>
          </w:p>
        </w:tc>
      </w:tr>
      <w:tr w:rsidR="00BF13D4" w:rsidRPr="00B70733" w14:paraId="262524CE" w14:textId="77777777" w:rsidTr="00BF13D4">
        <w:trPr>
          <w:trHeight w:val="38"/>
        </w:trPr>
        <w:tc>
          <w:tcPr>
            <w:tcW w:w="2872" w:type="dxa"/>
            <w:vMerge/>
          </w:tcPr>
          <w:p w14:paraId="0DE8C88B" w14:textId="77777777" w:rsidR="00BF13D4" w:rsidRPr="00966FAB" w:rsidRDefault="00BF13D4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60" w:type="dxa"/>
          </w:tcPr>
          <w:p w14:paraId="366233CB" w14:textId="77777777" w:rsidR="00BF13D4" w:rsidRPr="00966FAB" w:rsidRDefault="00BF13D4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List&lt;lib.Models.Message&gt; messages;</w:t>
            </w:r>
          </w:p>
        </w:tc>
        <w:tc>
          <w:tcPr>
            <w:tcW w:w="2893" w:type="dxa"/>
          </w:tcPr>
          <w:p w14:paraId="7069CE88" w14:textId="77777777" w:rsidR="00BF13D4" w:rsidRPr="00966FAB" w:rsidRDefault="00BF13D4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searchButton_Click(object sender, EventArgs e)</w:t>
            </w:r>
          </w:p>
        </w:tc>
      </w:tr>
      <w:tr w:rsidR="00EE4AFC" w:rsidRPr="005116F7" w14:paraId="1FE90F2F" w14:textId="77777777" w:rsidTr="00BF13D4">
        <w:trPr>
          <w:trHeight w:val="38"/>
        </w:trPr>
        <w:tc>
          <w:tcPr>
            <w:tcW w:w="2872" w:type="dxa"/>
            <w:vMerge/>
          </w:tcPr>
          <w:p w14:paraId="7A01ADCD" w14:textId="77777777" w:rsidR="00EE4AFC" w:rsidRPr="00966FAB" w:rsidRDefault="00EE4AFC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60" w:type="dxa"/>
            <w:vMerge w:val="restart"/>
          </w:tcPr>
          <w:p w14:paraId="2D758FCE" w14:textId="77777777" w:rsidR="00EE4AFC" w:rsidRPr="00966FAB" w:rsidRDefault="00EE4AFC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List&lt;lib.Models.ClientInfo&gt; clients;</w:t>
            </w:r>
          </w:p>
        </w:tc>
        <w:tc>
          <w:tcPr>
            <w:tcW w:w="2893" w:type="dxa"/>
          </w:tcPr>
          <w:p w14:paraId="121A8EE8" w14:textId="077A1D58" w:rsidR="00EE4AFC" w:rsidRPr="00966FAB" w:rsidRDefault="00EE4AFC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EE4AFC">
              <w:rPr>
                <w:rFonts w:ascii="Times New Roman" w:hAnsi="Times New Roman" w:cs="Times New Roman"/>
                <w:sz w:val="24"/>
                <w:lang w:val="en-US"/>
              </w:rPr>
              <w:t>private void ResfreshMessages()</w:t>
            </w:r>
          </w:p>
        </w:tc>
      </w:tr>
      <w:tr w:rsidR="00EE4AFC" w:rsidRPr="00B70733" w14:paraId="39519418" w14:textId="77777777" w:rsidTr="00EE4AFC">
        <w:trPr>
          <w:trHeight w:val="38"/>
        </w:trPr>
        <w:tc>
          <w:tcPr>
            <w:tcW w:w="1870" w:type="dxa"/>
            <w:vMerge/>
          </w:tcPr>
          <w:p w14:paraId="4AF83AB1" w14:textId="77777777" w:rsidR="00EE4AFC" w:rsidRPr="00966FAB" w:rsidRDefault="00EE4AFC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/>
          </w:tcPr>
          <w:p w14:paraId="2FF0701E" w14:textId="77777777" w:rsidR="00EE4AFC" w:rsidRPr="00966FAB" w:rsidRDefault="00EE4AFC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360A043E" w14:textId="16BED252" w:rsidR="00EE4AFC" w:rsidRPr="00966FAB" w:rsidRDefault="00EE4AFC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EE4AFC">
              <w:rPr>
                <w:rFonts w:ascii="Times New Roman" w:hAnsi="Times New Roman" w:cs="Times New Roman"/>
                <w:sz w:val="24"/>
                <w:lang w:val="en-US"/>
              </w:rPr>
              <w:t>private void containsQuery_TextChanged(object sender, EventArgs e)</w:t>
            </w:r>
          </w:p>
        </w:tc>
      </w:tr>
      <w:tr w:rsidR="00EE4AFC" w:rsidRPr="00B70733" w14:paraId="388F2997" w14:textId="77777777" w:rsidTr="00EE4AFC">
        <w:trPr>
          <w:trHeight w:val="38"/>
        </w:trPr>
        <w:tc>
          <w:tcPr>
            <w:tcW w:w="1870" w:type="dxa"/>
            <w:vMerge/>
          </w:tcPr>
          <w:p w14:paraId="09AB20D5" w14:textId="77777777" w:rsidR="00EE4AFC" w:rsidRPr="00966FAB" w:rsidRDefault="00EE4AFC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/>
          </w:tcPr>
          <w:p w14:paraId="05174321" w14:textId="77777777" w:rsidR="00EE4AFC" w:rsidRPr="00966FAB" w:rsidRDefault="00EE4AFC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687701DB" w14:textId="3DF5356C" w:rsidR="00EE4AFC" w:rsidRPr="00966FAB" w:rsidRDefault="00EE4AFC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EE4AFC">
              <w:rPr>
                <w:rFonts w:ascii="Times New Roman" w:hAnsi="Times New Roman" w:cs="Times New Roman"/>
                <w:sz w:val="24"/>
                <w:lang w:val="en-US"/>
              </w:rPr>
              <w:t>private void minLevelQuery_TextChanged(object sender, EventArgs e)</w:t>
            </w:r>
          </w:p>
        </w:tc>
      </w:tr>
      <w:tr w:rsidR="00EE4AFC" w:rsidRPr="00B70733" w14:paraId="218FE483" w14:textId="77777777" w:rsidTr="00E23F58">
        <w:trPr>
          <w:trHeight w:val="838"/>
        </w:trPr>
        <w:tc>
          <w:tcPr>
            <w:tcW w:w="1870" w:type="dxa"/>
            <w:vMerge/>
          </w:tcPr>
          <w:p w14:paraId="673B696F" w14:textId="77777777" w:rsidR="00EE4AFC" w:rsidRPr="00966FAB" w:rsidRDefault="00EE4AFC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/>
          </w:tcPr>
          <w:p w14:paraId="6D48B085" w14:textId="77777777" w:rsidR="00EE4AFC" w:rsidRPr="00966FAB" w:rsidRDefault="00EE4AFC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18A8DF6C" w14:textId="0A09DD40" w:rsidR="00EE4AFC" w:rsidRPr="00966FAB" w:rsidRDefault="00EE4AFC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EE4AFC">
              <w:rPr>
                <w:rFonts w:ascii="Times New Roman" w:hAnsi="Times New Roman" w:cs="Times New Roman"/>
                <w:sz w:val="24"/>
                <w:lang w:val="en-US"/>
              </w:rPr>
              <w:t>private void button1_Click(object sender, EventArgs e)</w:t>
            </w:r>
          </w:p>
        </w:tc>
      </w:tr>
    </w:tbl>
    <w:p w14:paraId="6D9517FE" w14:textId="77777777" w:rsidR="00BF13D4" w:rsidRPr="00966FAB" w:rsidRDefault="00BF13D4" w:rsidP="0003283C">
      <w:pPr>
        <w:pStyle w:val="a7"/>
        <w:jc w:val="both"/>
        <w:rPr>
          <w:rFonts w:ascii="Times New Roman" w:hAnsi="Times New Roman" w:cs="Times New Roman"/>
          <w:sz w:val="24"/>
          <w:lang w:val="en-US"/>
        </w:rPr>
      </w:pPr>
    </w:p>
    <w:p w14:paraId="46C4DAF5" w14:textId="77777777" w:rsidR="004B6463" w:rsidRPr="00EE4AFC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EE4AFC">
        <w:rPr>
          <w:rFonts w:ascii="Times New Roman" w:hAnsi="Times New Roman" w:cs="Times New Roman"/>
          <w:b/>
          <w:sz w:val="24"/>
        </w:rPr>
        <w:t>Метрика 1: Взвешенные методы на класс WMC (WeightedMethodsPerClass)</w:t>
      </w:r>
    </w:p>
    <w:p w14:paraId="0910B296" w14:textId="77777777" w:rsidR="004B6463" w:rsidRPr="004C3A60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Применим упрощенную версию метрик –WMC будет равняться количеству методов  в  классе.  Подсчитываются только  методы  текущего  класса.  Унаследованные  методы  игнорируются. Метрика    WMC  дает  относительную  меру  сложности  класса. Считаем,  что  все  методы  класса имеют  одинаковую  сложность</w:t>
      </w:r>
      <w:r w:rsidRPr="004C3A60">
        <w:rPr>
          <w:rFonts w:ascii="Times New Roman" w:hAnsi="Times New Roman" w:cs="Times New Roman"/>
          <w:sz w:val="24"/>
        </w:rPr>
        <w:t>.</w:t>
      </w:r>
    </w:p>
    <w:p w14:paraId="609FE634" w14:textId="281A2803" w:rsidR="004B6463" w:rsidRPr="004C3A60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4C3A60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4C3A60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Form</w:t>
      </w:r>
      <w:r w:rsidRPr="004C3A60">
        <w:rPr>
          <w:rFonts w:ascii="Times New Roman" w:hAnsi="Times New Roman" w:cs="Times New Roman"/>
          <w:sz w:val="24"/>
        </w:rPr>
        <w:t>1=6</w:t>
      </w:r>
    </w:p>
    <w:p w14:paraId="20AD17B7" w14:textId="06EC5EDC" w:rsidR="004B6463" w:rsidRPr="004C3A60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общий</w:t>
      </w:r>
      <w:r w:rsidRPr="004C3A60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4C3A60">
        <w:rPr>
          <w:rFonts w:ascii="Times New Roman" w:hAnsi="Times New Roman" w:cs="Times New Roman"/>
          <w:sz w:val="24"/>
        </w:rPr>
        <w:t>=6</w:t>
      </w:r>
    </w:p>
    <w:p w14:paraId="2B738D17" w14:textId="77777777" w:rsidR="004B6463" w:rsidRPr="004B6463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4B6463">
        <w:rPr>
          <w:rFonts w:ascii="Times New Roman" w:hAnsi="Times New Roman" w:cs="Times New Roman"/>
          <w:b/>
          <w:sz w:val="24"/>
        </w:rPr>
        <w:lastRenderedPageBreak/>
        <w:t xml:space="preserve">Метрика 2: Количество детей </w:t>
      </w:r>
      <w:r w:rsidRPr="004B6463">
        <w:rPr>
          <w:rFonts w:ascii="Times New Roman" w:hAnsi="Times New Roman" w:cs="Times New Roman"/>
          <w:b/>
          <w:sz w:val="24"/>
          <w:lang w:val="en-US"/>
        </w:rPr>
        <w:t>NOC</w:t>
      </w:r>
      <w:r w:rsidRPr="004B6463">
        <w:rPr>
          <w:rFonts w:ascii="Times New Roman" w:hAnsi="Times New Roman" w:cs="Times New Roman"/>
          <w:b/>
          <w:sz w:val="24"/>
        </w:rPr>
        <w:t xml:space="preserve"> (</w:t>
      </w:r>
      <w:r w:rsidRPr="004B6463">
        <w:rPr>
          <w:rFonts w:ascii="Times New Roman" w:hAnsi="Times New Roman" w:cs="Times New Roman"/>
          <w:b/>
          <w:sz w:val="24"/>
          <w:lang w:val="en-US"/>
        </w:rPr>
        <w:t>Number</w:t>
      </w:r>
      <w:r w:rsidRPr="004B6463">
        <w:rPr>
          <w:rFonts w:ascii="Times New Roman" w:hAnsi="Times New Roman" w:cs="Times New Roman"/>
          <w:b/>
          <w:sz w:val="24"/>
        </w:rPr>
        <w:t xml:space="preserve"> </w:t>
      </w:r>
      <w:r w:rsidRPr="004B6463">
        <w:rPr>
          <w:rFonts w:ascii="Times New Roman" w:hAnsi="Times New Roman" w:cs="Times New Roman"/>
          <w:b/>
          <w:sz w:val="24"/>
          <w:lang w:val="en-US"/>
        </w:rPr>
        <w:t>of</w:t>
      </w:r>
      <w:r w:rsidRPr="004B6463">
        <w:rPr>
          <w:rFonts w:ascii="Times New Roman" w:hAnsi="Times New Roman" w:cs="Times New Roman"/>
          <w:b/>
          <w:sz w:val="24"/>
        </w:rPr>
        <w:t xml:space="preserve"> </w:t>
      </w:r>
      <w:r w:rsidRPr="004B6463">
        <w:rPr>
          <w:rFonts w:ascii="Times New Roman" w:hAnsi="Times New Roman" w:cs="Times New Roman"/>
          <w:b/>
          <w:sz w:val="24"/>
          <w:lang w:val="en-US"/>
        </w:rPr>
        <w:t>children</w:t>
      </w:r>
      <w:r w:rsidRPr="004B6463">
        <w:rPr>
          <w:rFonts w:ascii="Times New Roman" w:hAnsi="Times New Roman" w:cs="Times New Roman"/>
          <w:b/>
          <w:sz w:val="24"/>
        </w:rPr>
        <w:t>)</w:t>
      </w:r>
    </w:p>
    <w:p w14:paraId="0AF87B62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Подклассы, которые непосредственно подчинены суперклассу, называются его детьми. Значение NOC равно количеству детей, то есть количеству непосредственных наследников класса в иерархии классов</w:t>
      </w:r>
    </w:p>
    <w:p w14:paraId="79A211C6" w14:textId="559261E8" w:rsidR="004B6463" w:rsidRPr="004B6463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NOC</w:t>
      </w:r>
      <w:r w:rsidRPr="004B646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=0</w:t>
      </w:r>
    </w:p>
    <w:p w14:paraId="253FDB2B" w14:textId="77777777" w:rsidR="004B6463" w:rsidRPr="004B6463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4B6463">
        <w:rPr>
          <w:rFonts w:ascii="Times New Roman" w:hAnsi="Times New Roman" w:cs="Times New Roman"/>
          <w:b/>
          <w:sz w:val="24"/>
        </w:rPr>
        <w:t>Метрика 3: Сцепление между классами объектов СВО (</w:t>
      </w:r>
      <w:r w:rsidRPr="004B6463">
        <w:rPr>
          <w:rFonts w:ascii="Times New Roman" w:hAnsi="Times New Roman" w:cs="Times New Roman"/>
          <w:b/>
          <w:sz w:val="24"/>
          <w:lang w:val="en-US"/>
        </w:rPr>
        <w:t>Coupling</w:t>
      </w:r>
      <w:r w:rsidRPr="004B6463">
        <w:rPr>
          <w:rFonts w:ascii="Times New Roman" w:hAnsi="Times New Roman" w:cs="Times New Roman"/>
          <w:b/>
          <w:sz w:val="24"/>
        </w:rPr>
        <w:t xml:space="preserve"> </w:t>
      </w:r>
      <w:r w:rsidRPr="004B6463">
        <w:rPr>
          <w:rFonts w:ascii="Times New Roman" w:hAnsi="Times New Roman" w:cs="Times New Roman"/>
          <w:b/>
          <w:sz w:val="24"/>
          <w:lang w:val="en-US"/>
        </w:rPr>
        <w:t>between</w:t>
      </w:r>
      <w:r w:rsidRPr="004B6463">
        <w:rPr>
          <w:rFonts w:ascii="Times New Roman" w:hAnsi="Times New Roman" w:cs="Times New Roman"/>
          <w:b/>
          <w:sz w:val="24"/>
        </w:rPr>
        <w:t xml:space="preserve"> </w:t>
      </w:r>
      <w:r w:rsidRPr="004B6463">
        <w:rPr>
          <w:rFonts w:ascii="Times New Roman" w:hAnsi="Times New Roman" w:cs="Times New Roman"/>
          <w:b/>
          <w:sz w:val="24"/>
          <w:lang w:val="en-US"/>
        </w:rPr>
        <w:t>object</w:t>
      </w:r>
      <w:r w:rsidRPr="004B6463">
        <w:rPr>
          <w:rFonts w:ascii="Times New Roman" w:hAnsi="Times New Roman" w:cs="Times New Roman"/>
          <w:b/>
          <w:sz w:val="24"/>
        </w:rPr>
        <w:t xml:space="preserve"> </w:t>
      </w:r>
      <w:r w:rsidRPr="004B6463">
        <w:rPr>
          <w:rFonts w:ascii="Times New Roman" w:hAnsi="Times New Roman" w:cs="Times New Roman"/>
          <w:b/>
          <w:sz w:val="24"/>
          <w:lang w:val="en-US"/>
        </w:rPr>
        <w:t>classes</w:t>
      </w:r>
      <w:r w:rsidRPr="004B6463">
        <w:rPr>
          <w:rFonts w:ascii="Times New Roman" w:hAnsi="Times New Roman" w:cs="Times New Roman"/>
          <w:b/>
          <w:sz w:val="24"/>
        </w:rPr>
        <w:t xml:space="preserve">) </w:t>
      </w:r>
    </w:p>
    <w:p w14:paraId="1DC7B4EC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СВО — это количество сотрудничеств, предусмотренных для класса, то есть количество классов, с которыми он соединен. Соединение означает, что методы данного класса используют методы или экземплярные переменные другого класса. Данная метрика характеризует статическую составляющую внешних связей классов.  С ростом СВО многократность использования класса, вероятно, уменьшается. Очевидно, что чем больше независимость класса, тем легче его повторно использовать в другом приложении. Высокое значение СВО усложняет модификацию и тестирование, которое следует за выполнением модификации. Понятно, что, чем больше количество сцеплений, тем выше чувствительность всего проекта к изменениям в отдельных его частях. Минимизация межобъектных сцеплений улучшает модульность и содействует инкапсуляции проекта. СВО для каждого класса должно иметь разумно низкое значение. Это согласуется с рекомендациями по уменьшению сцепления стандартного программного обеспечения.</w:t>
      </w:r>
    </w:p>
    <w:p w14:paraId="11749356" w14:textId="2E401BB8" w:rsidR="004B6463" w:rsidRPr="004C3A60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Pr="004C3A60">
        <w:rPr>
          <w:rFonts w:ascii="Times New Roman" w:hAnsi="Times New Roman" w:cs="Times New Roman"/>
          <w:sz w:val="24"/>
          <w:lang w:val="en-US"/>
        </w:rPr>
        <w:t>3</w:t>
      </w:r>
    </w:p>
    <w:p w14:paraId="1D893077" w14:textId="0AFF651B" w:rsidR="004B6463" w:rsidRPr="004C3A60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0D2F9A">
        <w:rPr>
          <w:rFonts w:ascii="Times New Roman" w:hAnsi="Times New Roman" w:cs="Times New Roman"/>
          <w:sz w:val="24"/>
          <w:lang w:val="en-US"/>
        </w:rPr>
        <w:t>=</w:t>
      </w:r>
      <w:r w:rsidR="00971106" w:rsidRPr="004C3A60">
        <w:rPr>
          <w:rFonts w:ascii="Times New Roman" w:hAnsi="Times New Roman" w:cs="Times New Roman"/>
          <w:sz w:val="24"/>
          <w:lang w:val="en-US"/>
        </w:rPr>
        <w:t>3</w:t>
      </w:r>
    </w:p>
    <w:p w14:paraId="3314F88F" w14:textId="77777777" w:rsidR="004B6463" w:rsidRPr="000D2F9A" w:rsidRDefault="004B6463" w:rsidP="0003283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Метрика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4: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Отклик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для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класса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RFC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(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Response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For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a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Class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) </w:t>
      </w:r>
    </w:p>
    <w:p w14:paraId="469049AF" w14:textId="77777777" w:rsidR="004B6463" w:rsidRPr="000D2F9A" w:rsidRDefault="004B6463" w:rsidP="0003283C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867A035" w14:textId="77777777" w:rsidR="004B6463" w:rsidRPr="00966FAB" w:rsidRDefault="004B6463" w:rsidP="0003283C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RFC — это количество методов класса плюс количество методов других классов, вызываемых из данного класса. </w:t>
      </w:r>
    </w:p>
    <w:p w14:paraId="2A79DEBB" w14:textId="77777777" w:rsidR="004B6463" w:rsidRPr="00966FAB" w:rsidRDefault="004B6463" w:rsidP="0003283C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Метрика RFC является мерой потенциального взаимодействия данного класса с другими классами, позволяет судить о динамике поведения соответствующего объекта в системе. Данная метрика характеризует динамическую составляющую внешних связей классов. </w:t>
      </w:r>
    </w:p>
    <w:p w14:paraId="20627EBB" w14:textId="77777777" w:rsidR="004B6463" w:rsidRPr="00966FAB" w:rsidRDefault="004B6463" w:rsidP="0003283C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Если в ответ на сообщение может быть вызвано большое количество методов, то усложняются тестирование и отладка класса, так как от разработчика тестов требуется больший уровень понимания класса, растет длина тестовой последовательности. </w:t>
      </w:r>
    </w:p>
    <w:p w14:paraId="7DA49AC1" w14:textId="77777777" w:rsidR="004B6463" w:rsidRPr="00966FAB" w:rsidRDefault="004B6463" w:rsidP="0003283C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С ростом RFC увеличивается сложность класса. Наихудшая величина отклика может использоваться при определении времени тестирования </w:t>
      </w:r>
    </w:p>
    <w:p w14:paraId="2ED1E19D" w14:textId="6AA49B80" w:rsidR="004B6463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971106" w:rsidRPr="00971106">
        <w:rPr>
          <w:rFonts w:ascii="Times New Roman" w:hAnsi="Times New Roman" w:cs="Times New Roman"/>
          <w:sz w:val="24"/>
          <w:lang w:val="en-US"/>
        </w:rPr>
        <w:t>6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="00971106" w:rsidRPr="004C3A60">
        <w:rPr>
          <w:rFonts w:ascii="Times New Roman" w:hAnsi="Times New Roman" w:cs="Times New Roman"/>
          <w:sz w:val="24"/>
          <w:lang w:val="en-US"/>
        </w:rPr>
        <w:t>5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971106" w:rsidRPr="00971106">
        <w:rPr>
          <w:rFonts w:ascii="Times New Roman" w:hAnsi="Times New Roman" w:cs="Times New Roman"/>
          <w:sz w:val="24"/>
          <w:lang w:val="en-US"/>
        </w:rPr>
        <w:t>11</w:t>
      </w:r>
    </w:p>
    <w:p w14:paraId="4B2330E3" w14:textId="3F9FA91D" w:rsidR="00971106" w:rsidRPr="004C3A60" w:rsidRDefault="00971106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71106">
        <w:rPr>
          <w:rFonts w:ascii="Times New Roman" w:hAnsi="Times New Roman" w:cs="Times New Roman"/>
          <w:sz w:val="24"/>
          <w:lang w:val="en-US"/>
        </w:rPr>
        <w:t>RFC</w:t>
      </w:r>
      <w:r w:rsidRPr="004C3A60">
        <w:rPr>
          <w:rFonts w:ascii="Times New Roman" w:hAnsi="Times New Roman" w:cs="Times New Roman"/>
          <w:sz w:val="24"/>
          <w:lang w:val="en-US"/>
        </w:rPr>
        <w:t>=11</w:t>
      </w:r>
    </w:p>
    <w:p w14:paraId="2D4641C0" w14:textId="77777777" w:rsidR="004B6463" w:rsidRPr="004C3A60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4C3A60">
        <w:rPr>
          <w:rFonts w:ascii="Times New Roman" w:hAnsi="Times New Roman" w:cs="Times New Roman"/>
          <w:b/>
          <w:sz w:val="24"/>
          <w:lang w:val="en-US"/>
        </w:rPr>
        <w:t xml:space="preserve"> 5: </w:t>
      </w:r>
      <w:r w:rsidRPr="00966FAB">
        <w:rPr>
          <w:rFonts w:ascii="Times New Roman" w:hAnsi="Times New Roman" w:cs="Times New Roman"/>
          <w:b/>
          <w:sz w:val="24"/>
        </w:rPr>
        <w:t>Недостаток</w:t>
      </w:r>
      <w:r w:rsidRPr="004C3A60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связности</w:t>
      </w:r>
      <w:r w:rsidRPr="004C3A60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в</w:t>
      </w:r>
      <w:r w:rsidRPr="004C3A60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методах</w:t>
      </w:r>
      <w:r w:rsidRPr="004C3A60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L</w:t>
      </w:r>
      <w:r w:rsidRPr="00966FAB">
        <w:rPr>
          <w:rFonts w:ascii="Times New Roman" w:hAnsi="Times New Roman" w:cs="Times New Roman"/>
          <w:b/>
          <w:sz w:val="24"/>
        </w:rPr>
        <w:t>С</w:t>
      </w:r>
      <w:r w:rsidRPr="00966FAB">
        <w:rPr>
          <w:rFonts w:ascii="Times New Roman" w:hAnsi="Times New Roman" w:cs="Times New Roman"/>
          <w:b/>
          <w:sz w:val="24"/>
          <w:lang w:val="en-US"/>
        </w:rPr>
        <w:t>OM</w:t>
      </w:r>
      <w:r w:rsidRPr="004C3A60">
        <w:rPr>
          <w:rFonts w:ascii="Times New Roman" w:hAnsi="Times New Roman" w:cs="Times New Roman"/>
          <w:b/>
          <w:sz w:val="24"/>
          <w:lang w:val="en-US"/>
        </w:rPr>
        <w:t xml:space="preserve"> (</w:t>
      </w:r>
      <w:r w:rsidRPr="00966FAB">
        <w:rPr>
          <w:rFonts w:ascii="Times New Roman" w:hAnsi="Times New Roman" w:cs="Times New Roman"/>
          <w:b/>
          <w:sz w:val="24"/>
          <w:lang w:val="en-US"/>
        </w:rPr>
        <w:t>Lack</w:t>
      </w:r>
      <w:r w:rsidRPr="004C3A60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of</w:t>
      </w:r>
      <w:r w:rsidRPr="004C3A60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Cohesion</w:t>
      </w:r>
      <w:r w:rsidRPr="004C3A60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in</w:t>
      </w:r>
      <w:r w:rsidRPr="004C3A60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Methods</w:t>
      </w:r>
      <w:r w:rsidRPr="004C3A60">
        <w:rPr>
          <w:rFonts w:ascii="Times New Roman" w:hAnsi="Times New Roman" w:cs="Times New Roman"/>
          <w:b/>
          <w:sz w:val="24"/>
          <w:lang w:val="en-US"/>
        </w:rPr>
        <w:t xml:space="preserve">) </w:t>
      </w:r>
    </w:p>
    <w:p w14:paraId="7B553219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>Каждый метод внутри класса обращается к одному или нескольким свойствам (экземплярным переменным). Метрика LCOM показывает, насколько методы не связаны друг с другом через свойства (переменные). Если все методы обращаются к одинаковым свойствам, то LCOM = 0. Можно определить метрику по-другому: LCOM — это количество пар методов, не связанных по свойствам класса, минус количество пар методов, имеющих такую связь.</w:t>
      </w:r>
    </w:p>
    <w:p w14:paraId="0E6FD0A3" w14:textId="40A46B95" w:rsidR="004B6463" w:rsidRPr="00971106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class Form1=3</w:t>
      </w:r>
      <w:r w:rsidR="00971106" w:rsidRPr="00971106">
        <w:rPr>
          <w:rFonts w:ascii="Times New Roman" w:hAnsi="Times New Roman" w:cs="Times New Roman"/>
          <w:sz w:val="24"/>
          <w:lang w:val="en-US"/>
        </w:rPr>
        <w:t>0</w:t>
      </w:r>
      <w:r w:rsidRPr="00966FAB">
        <w:rPr>
          <w:rFonts w:ascii="Times New Roman" w:hAnsi="Times New Roman" w:cs="Times New Roman"/>
          <w:sz w:val="24"/>
          <w:lang w:val="en-US"/>
        </w:rPr>
        <w:t>-6=</w:t>
      </w:r>
      <w:r w:rsidR="00971106" w:rsidRPr="00971106">
        <w:rPr>
          <w:rFonts w:ascii="Times New Roman" w:hAnsi="Times New Roman" w:cs="Times New Roman"/>
          <w:sz w:val="24"/>
          <w:lang w:val="en-US"/>
        </w:rPr>
        <w:t>24</w:t>
      </w:r>
    </w:p>
    <w:p w14:paraId="61490FE3" w14:textId="26CA2E45" w:rsidR="004B6463" w:rsidRPr="00971106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= </w:t>
      </w:r>
      <w:r w:rsidR="00971106" w:rsidRPr="00971106">
        <w:rPr>
          <w:rFonts w:ascii="Times New Roman" w:hAnsi="Times New Roman" w:cs="Times New Roman"/>
          <w:sz w:val="24"/>
          <w:lang w:val="en-US"/>
        </w:rPr>
        <w:t>24</w:t>
      </w:r>
    </w:p>
    <w:p w14:paraId="382B9F82" w14:textId="77777777" w:rsidR="004B6463" w:rsidRPr="00971106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971106">
        <w:rPr>
          <w:rFonts w:ascii="Times New Roman" w:hAnsi="Times New Roman" w:cs="Times New Roman"/>
          <w:b/>
          <w:sz w:val="24"/>
          <w:lang w:val="en-US"/>
        </w:rPr>
        <w:t xml:space="preserve"> 6: </w:t>
      </w:r>
      <w:r w:rsidRPr="00966FAB">
        <w:rPr>
          <w:rFonts w:ascii="Times New Roman" w:hAnsi="Times New Roman" w:cs="Times New Roman"/>
          <w:b/>
          <w:sz w:val="24"/>
        </w:rPr>
        <w:t>Размер</w:t>
      </w:r>
      <w:r w:rsidRPr="00971106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класса</w:t>
      </w:r>
      <w:r w:rsidRPr="00971106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0D2F9A">
        <w:rPr>
          <w:rFonts w:ascii="Times New Roman" w:hAnsi="Times New Roman" w:cs="Times New Roman"/>
          <w:b/>
          <w:sz w:val="24"/>
          <w:lang w:val="en-US"/>
        </w:rPr>
        <w:t>CS</w:t>
      </w:r>
      <w:r w:rsidRPr="00971106">
        <w:rPr>
          <w:rFonts w:ascii="Times New Roman" w:hAnsi="Times New Roman" w:cs="Times New Roman"/>
          <w:b/>
          <w:sz w:val="24"/>
          <w:lang w:val="en-US"/>
        </w:rPr>
        <w:t xml:space="preserve"> (</w:t>
      </w:r>
      <w:r w:rsidRPr="000D2F9A">
        <w:rPr>
          <w:rFonts w:ascii="Times New Roman" w:hAnsi="Times New Roman" w:cs="Times New Roman"/>
          <w:b/>
          <w:sz w:val="24"/>
          <w:lang w:val="en-US"/>
        </w:rPr>
        <w:t>Class</w:t>
      </w:r>
      <w:r w:rsidRPr="00971106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0D2F9A">
        <w:rPr>
          <w:rFonts w:ascii="Times New Roman" w:hAnsi="Times New Roman" w:cs="Times New Roman"/>
          <w:b/>
          <w:sz w:val="24"/>
          <w:lang w:val="en-US"/>
        </w:rPr>
        <w:t>Size</w:t>
      </w:r>
      <w:r w:rsidRPr="00971106">
        <w:rPr>
          <w:rFonts w:ascii="Times New Roman" w:hAnsi="Times New Roman" w:cs="Times New Roman"/>
          <w:b/>
          <w:sz w:val="24"/>
          <w:lang w:val="en-US"/>
        </w:rPr>
        <w:t xml:space="preserve">) </w:t>
      </w:r>
    </w:p>
    <w:p w14:paraId="7C9318F6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Общий размер класса определяется с помощью следующих измерений: </w:t>
      </w:r>
    </w:p>
    <w:p w14:paraId="3231944C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общее количество операций (вместе с приватными и наследуемыми экземплярными операциями), которые инкапсулируются внутри класса; </w:t>
      </w:r>
    </w:p>
    <w:p w14:paraId="3312F60F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количество свойств (вместе с приватными и наследуемыми экземплярными свойствами), которые инкапсулируются классом. </w:t>
      </w:r>
    </w:p>
    <w:p w14:paraId="79767E1B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Могут вычисляться средние количества свойств и операций класса. Чем меньше среднее значение размера, тем больше вероятность повторного использования класса. </w:t>
      </w:r>
    </w:p>
    <w:p w14:paraId="51D0B7C9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CS ≤ 20 методов.</w:t>
      </w:r>
    </w:p>
    <w:p w14:paraId="4F277C1A" w14:textId="2150A706" w:rsidR="004B6463" w:rsidRPr="000D2F9A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CS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Form</w:t>
      </w:r>
      <w:r w:rsidRPr="000D2F9A">
        <w:rPr>
          <w:rFonts w:ascii="Times New Roman" w:hAnsi="Times New Roman" w:cs="Times New Roman"/>
          <w:sz w:val="24"/>
        </w:rPr>
        <w:t>1=</w:t>
      </w:r>
      <w:r w:rsidR="00971106">
        <w:rPr>
          <w:rFonts w:ascii="Times New Roman" w:hAnsi="Times New Roman" w:cs="Times New Roman"/>
          <w:sz w:val="24"/>
        </w:rPr>
        <w:t>6</w:t>
      </w:r>
      <w:r w:rsidRPr="000D2F9A">
        <w:rPr>
          <w:rFonts w:ascii="Times New Roman" w:hAnsi="Times New Roman" w:cs="Times New Roman"/>
          <w:sz w:val="24"/>
        </w:rPr>
        <w:t>+</w:t>
      </w:r>
      <w:r w:rsidR="00971106">
        <w:rPr>
          <w:rFonts w:ascii="Times New Roman" w:hAnsi="Times New Roman" w:cs="Times New Roman"/>
          <w:sz w:val="24"/>
        </w:rPr>
        <w:t>2</w:t>
      </w:r>
      <w:r w:rsidRPr="000D2F9A">
        <w:rPr>
          <w:rFonts w:ascii="Times New Roman" w:hAnsi="Times New Roman" w:cs="Times New Roman"/>
          <w:sz w:val="24"/>
        </w:rPr>
        <w:t>=</w:t>
      </w:r>
      <w:r w:rsidR="00971106">
        <w:rPr>
          <w:rFonts w:ascii="Times New Roman" w:hAnsi="Times New Roman" w:cs="Times New Roman"/>
          <w:sz w:val="24"/>
        </w:rPr>
        <w:t>8</w:t>
      </w:r>
    </w:p>
    <w:p w14:paraId="55708775" w14:textId="417BC66B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CS =</w:t>
      </w:r>
      <w:r w:rsidR="00971106">
        <w:rPr>
          <w:rFonts w:ascii="Times New Roman" w:hAnsi="Times New Roman" w:cs="Times New Roman"/>
          <w:sz w:val="24"/>
        </w:rPr>
        <w:t>8</w:t>
      </w:r>
    </w:p>
    <w:p w14:paraId="5DF060E3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7: Количество операций, переопределяемых подклассом, NOO </w:t>
      </w:r>
    </w:p>
    <w:p w14:paraId="69C1C80B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(Number of Operations Overridden by a Subclass) </w:t>
      </w:r>
    </w:p>
    <w:p w14:paraId="4A243732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Переопределением называют случай, когда подкласс замещает операцию, унаследованную от суперкласса, своей собственной версией. </w:t>
      </w:r>
    </w:p>
    <w:p w14:paraId="6A6653E6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Большие значения NOO обычно указывают на проблемы проектирования. Ясно, что подкласс должен расширять операции суперкласса. Расширение проявляется в виде новых имен операций. Если же NOО велико, то разработчик нарушает абстракцию суперкласса. Это ослабляет иерархию классов, усложняет тестирование и модификацию программного обеспечения. </w:t>
      </w:r>
    </w:p>
    <w:p w14:paraId="72AD9D7B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NOO ≤ 3 методов.</w:t>
      </w:r>
    </w:p>
    <w:p w14:paraId="717071CF" w14:textId="424F9625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0D2F9A">
        <w:rPr>
          <w:rFonts w:ascii="Times New Roman" w:hAnsi="Times New Roman" w:cs="Times New Roman"/>
          <w:sz w:val="24"/>
        </w:rPr>
        <w:t>=</w:t>
      </w:r>
      <w:r w:rsidR="00971106">
        <w:rPr>
          <w:rFonts w:ascii="Times New Roman" w:hAnsi="Times New Roman" w:cs="Times New Roman"/>
          <w:sz w:val="24"/>
        </w:rPr>
        <w:t>0</w:t>
      </w:r>
    </w:p>
    <w:p w14:paraId="670C4579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8: Количество операций, добавленных подклассом, NOA </w:t>
      </w:r>
    </w:p>
    <w:p w14:paraId="5CD21DCE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(Number of Operations Added by a Subclass) </w:t>
      </w:r>
    </w:p>
    <w:p w14:paraId="03CE596E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Подклассы специализируются добавлением приватных операций и свойств. С ростом NOA подкласс удаляется от абстракции суперкласса. Обычно при увеличении высоты иерархии классов (увеличении DIT) должно уменьшаться значение NOA на нижних </w:t>
      </w:r>
      <w:r w:rsidRPr="00966FAB">
        <w:rPr>
          <w:rFonts w:ascii="Times New Roman" w:hAnsi="Times New Roman" w:cs="Times New Roman"/>
          <w:sz w:val="24"/>
        </w:rPr>
        <w:lastRenderedPageBreak/>
        <w:t xml:space="preserve">уровнях иерархии. Для рекомендуемых значений CS = 20 и DIT = 6 рекомендуемое значение NOA ≤ 4 методов (для класса-листа). </w:t>
      </w:r>
    </w:p>
    <w:p w14:paraId="1E499287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NOA=0</w:t>
      </w:r>
    </w:p>
    <w:p w14:paraId="316F37E9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9: Индекс специализации SI (Specialization Index) </w:t>
      </w:r>
    </w:p>
    <w:p w14:paraId="12C0A782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Обеспечивает грубую оценку степени специализации каждого подкласса. Специализация достигается добавлением, удалением или переопределением операций: </w:t>
      </w:r>
    </w:p>
    <w:p w14:paraId="03E6F31B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SI = (NOO * уровень) /Mобщ, </w:t>
      </w:r>
    </w:p>
    <w:p w14:paraId="4E091438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где уровень — номер уровня в иерархии, на котором находится подкласс, Мобщ — общее количество методов класса. </w:t>
      </w:r>
    </w:p>
    <w:p w14:paraId="4D599823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Чем выше значение SI, тем больше вероятность того, что в иерархии классов есть классы, нарушающие абстракцию суперкласса. </w:t>
      </w:r>
    </w:p>
    <w:p w14:paraId="012E50DC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SI  ≤ 0,15.</w:t>
      </w:r>
    </w:p>
    <w:p w14:paraId="253F0AA7" w14:textId="677DB8A5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SI = </w:t>
      </w:r>
      <w:r w:rsidR="00971106">
        <w:rPr>
          <w:rFonts w:ascii="Times New Roman" w:hAnsi="Times New Roman" w:cs="Times New Roman"/>
          <w:sz w:val="24"/>
        </w:rPr>
        <w:t>0</w:t>
      </w:r>
    </w:p>
    <w:p w14:paraId="5097255D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10: Средний размер операции OS</w:t>
      </w:r>
      <w:r w:rsidRPr="00966FAB">
        <w:rPr>
          <w:rFonts w:ascii="Times New Roman" w:hAnsi="Times New Roman" w:cs="Times New Roman"/>
          <w:b/>
          <w:sz w:val="24"/>
          <w:vertAlign w:val="subscript"/>
        </w:rPr>
        <w:t>AVG</w:t>
      </w:r>
      <w:r w:rsidRPr="00966FAB">
        <w:rPr>
          <w:rFonts w:ascii="Times New Roman" w:hAnsi="Times New Roman" w:cs="Times New Roman"/>
          <w:b/>
          <w:sz w:val="24"/>
        </w:rPr>
        <w:t xml:space="preserve"> (Average Operation Size) </w:t>
      </w:r>
    </w:p>
    <w:p w14:paraId="518135D4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В качестве индикатора размера может использоваться количество строк программы.</w:t>
      </w:r>
    </w:p>
    <w:p w14:paraId="64FAE612" w14:textId="4080D864" w:rsidR="004B6463" w:rsidRPr="00D11303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D11303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D11303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Form</w:t>
      </w:r>
      <w:r w:rsidRPr="00D11303">
        <w:rPr>
          <w:rFonts w:ascii="Times New Roman" w:hAnsi="Times New Roman" w:cs="Times New Roman"/>
          <w:sz w:val="24"/>
        </w:rPr>
        <w:t>1=4</w:t>
      </w:r>
      <w:r w:rsidR="00D11303">
        <w:rPr>
          <w:rFonts w:ascii="Times New Roman" w:hAnsi="Times New Roman" w:cs="Times New Roman"/>
          <w:sz w:val="24"/>
        </w:rPr>
        <w:t>0</w:t>
      </w:r>
      <w:r w:rsidRPr="00D11303">
        <w:rPr>
          <w:rFonts w:ascii="Times New Roman" w:hAnsi="Times New Roman" w:cs="Times New Roman"/>
          <w:sz w:val="24"/>
        </w:rPr>
        <w:t>/</w:t>
      </w:r>
      <w:r w:rsidR="00D11303">
        <w:rPr>
          <w:rFonts w:ascii="Times New Roman" w:hAnsi="Times New Roman" w:cs="Times New Roman"/>
          <w:sz w:val="24"/>
        </w:rPr>
        <w:t>6</w:t>
      </w:r>
      <w:r w:rsidRPr="00D11303">
        <w:rPr>
          <w:rFonts w:ascii="Times New Roman" w:hAnsi="Times New Roman" w:cs="Times New Roman"/>
          <w:sz w:val="24"/>
        </w:rPr>
        <w:t>=6</w:t>
      </w:r>
    </w:p>
    <w:p w14:paraId="5103B7FC" w14:textId="027E9A55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</w:rPr>
        <w:t>=</w:t>
      </w:r>
      <w:r w:rsidR="00D11303">
        <w:rPr>
          <w:rFonts w:ascii="Times New Roman" w:hAnsi="Times New Roman" w:cs="Times New Roman"/>
          <w:sz w:val="24"/>
        </w:rPr>
        <w:t>6.66</w:t>
      </w:r>
    </w:p>
    <w:p w14:paraId="642E2FFD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11: Среднее количество параметров на операцию NP</w:t>
      </w:r>
      <w:r w:rsidRPr="00966FAB">
        <w:rPr>
          <w:rFonts w:ascii="Times New Roman" w:hAnsi="Times New Roman" w:cs="Times New Roman"/>
          <w:b/>
          <w:sz w:val="24"/>
          <w:vertAlign w:val="subscript"/>
        </w:rPr>
        <w:t>AVG</w:t>
      </w:r>
    </w:p>
    <w:p w14:paraId="5AF3D660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(AverageNumberofParametersperoperation) </w:t>
      </w:r>
    </w:p>
    <w:p w14:paraId="5773F611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Чем больше параметров у операции, тем сложнее сотрудничество между объектами. Поэтому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 xml:space="preserve">должно быть как можно меньшим. </w:t>
      </w:r>
    </w:p>
    <w:p w14:paraId="16B3D82C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>= 0,7.</w:t>
      </w:r>
    </w:p>
    <w:p w14:paraId="0C78DC57" w14:textId="57F847DC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D11303" w:rsidRPr="004C3A60">
        <w:rPr>
          <w:rFonts w:ascii="Times New Roman" w:hAnsi="Times New Roman" w:cs="Times New Roman"/>
          <w:sz w:val="24"/>
          <w:lang w:val="en-US"/>
        </w:rPr>
        <w:t>3</w:t>
      </w:r>
      <w:r w:rsidRPr="00966FAB">
        <w:rPr>
          <w:rFonts w:ascii="Times New Roman" w:hAnsi="Times New Roman" w:cs="Times New Roman"/>
          <w:sz w:val="24"/>
          <w:lang w:val="en-US"/>
        </w:rPr>
        <w:t>/</w:t>
      </w:r>
      <w:r w:rsidR="00D11303" w:rsidRPr="004C3A60">
        <w:rPr>
          <w:rFonts w:ascii="Times New Roman" w:hAnsi="Times New Roman" w:cs="Times New Roman"/>
          <w:sz w:val="24"/>
          <w:lang w:val="en-US"/>
        </w:rPr>
        <w:t>6</w:t>
      </w:r>
      <w:r w:rsidRPr="00966FAB">
        <w:rPr>
          <w:rFonts w:ascii="Times New Roman" w:hAnsi="Times New Roman" w:cs="Times New Roman"/>
          <w:sz w:val="24"/>
          <w:lang w:val="en-US"/>
        </w:rPr>
        <w:t>=0.5</w:t>
      </w:r>
    </w:p>
    <w:p w14:paraId="4D86562F" w14:textId="1E1EA2CD" w:rsidR="004B6463" w:rsidRPr="004C3A60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0D2F9A">
        <w:rPr>
          <w:rFonts w:ascii="Times New Roman" w:hAnsi="Times New Roman" w:cs="Times New Roman"/>
          <w:sz w:val="24"/>
          <w:lang w:val="en-US"/>
        </w:rPr>
        <w:t>NP</w:t>
      </w:r>
      <w:r w:rsidRPr="000D2F9A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 =0.</w:t>
      </w:r>
      <w:r w:rsidR="00D11303" w:rsidRPr="004C3A60">
        <w:rPr>
          <w:rFonts w:ascii="Times New Roman" w:hAnsi="Times New Roman" w:cs="Times New Roman"/>
          <w:sz w:val="24"/>
          <w:lang w:val="en-US"/>
        </w:rPr>
        <w:t>5</w:t>
      </w:r>
    </w:p>
    <w:p w14:paraId="35A5320D" w14:textId="77777777" w:rsidR="004B6463" w:rsidRPr="000D2F9A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</w:p>
    <w:p w14:paraId="1D7DE28F" w14:textId="77777777" w:rsidR="004B6463" w:rsidRPr="000D2F9A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12: </w:t>
      </w:r>
      <w:r w:rsidRPr="00966FAB">
        <w:rPr>
          <w:rFonts w:ascii="Times New Roman" w:hAnsi="Times New Roman" w:cs="Times New Roman"/>
          <w:b/>
          <w:sz w:val="24"/>
        </w:rPr>
        <w:t>Высота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дерева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наследования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DIT (Depth of Inheritance Tree)</w:t>
      </w:r>
    </w:p>
    <w:p w14:paraId="01694685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DIT определяется как максимальная длина пути от листа до корня дерева наследования классов.</w:t>
      </w:r>
    </w:p>
    <w:p w14:paraId="3EC30321" w14:textId="21963CBC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DIT = </w:t>
      </w:r>
      <w:r w:rsidR="00D11303">
        <w:rPr>
          <w:rFonts w:ascii="Times New Roman" w:hAnsi="Times New Roman" w:cs="Times New Roman"/>
          <w:sz w:val="24"/>
        </w:rPr>
        <w:t>0</w:t>
      </w:r>
    </w:p>
    <w:p w14:paraId="129DF635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13: Суммарное количество методов, определенных во всех классах системыNOM (Numberofmethods)</w:t>
      </w:r>
    </w:p>
    <w:p w14:paraId="50FAFC83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количеству методов во всех классах системы.</w:t>
      </w:r>
    </w:p>
    <w:p w14:paraId="47B5FC57" w14:textId="408F4D9D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NOM = </w:t>
      </w:r>
      <w:r w:rsidR="00D11303">
        <w:rPr>
          <w:rFonts w:ascii="Times New Roman" w:hAnsi="Times New Roman" w:cs="Times New Roman"/>
          <w:sz w:val="24"/>
        </w:rPr>
        <w:t>6</w:t>
      </w:r>
    </w:p>
    <w:p w14:paraId="2B9E6BC6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7799606B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14: Общее количество классов в системе – NC (Numberofclasses)</w:t>
      </w:r>
    </w:p>
    <w:p w14:paraId="5214F2BD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>Метрика равна общему количеству классов в системе.</w:t>
      </w:r>
    </w:p>
    <w:p w14:paraId="08B11EE5" w14:textId="30946945" w:rsidR="004B6463" w:rsidRPr="00966FAB" w:rsidRDefault="00D1130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NC</w:t>
      </w:r>
      <w:r w:rsidR="004B6463" w:rsidRPr="00966FAB">
        <w:rPr>
          <w:rFonts w:ascii="Times New Roman" w:hAnsi="Times New Roman" w:cs="Times New Roman"/>
          <w:sz w:val="24"/>
        </w:rPr>
        <w:t xml:space="preserve"> = </w:t>
      </w:r>
      <w:r>
        <w:rPr>
          <w:rFonts w:ascii="Times New Roman" w:hAnsi="Times New Roman" w:cs="Times New Roman"/>
          <w:sz w:val="24"/>
        </w:rPr>
        <w:t>1</w:t>
      </w:r>
    </w:p>
    <w:p w14:paraId="6ECA0B20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15: Общее число строк кода – LOCsum (LinesOfCode)</w:t>
      </w:r>
    </w:p>
    <w:p w14:paraId="5819C2CF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числу строк кода системы.</w:t>
      </w:r>
    </w:p>
    <w:p w14:paraId="6F536686" w14:textId="64964492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LOCsum =</w:t>
      </w:r>
      <w:r w:rsidR="00D11303">
        <w:rPr>
          <w:rFonts w:ascii="Times New Roman" w:hAnsi="Times New Roman" w:cs="Times New Roman"/>
          <w:sz w:val="24"/>
        </w:rPr>
        <w:t>40</w:t>
      </w:r>
    </w:p>
    <w:p w14:paraId="28BBD18C" w14:textId="77777777" w:rsidR="00086691" w:rsidRPr="00EE4AFC" w:rsidRDefault="00086691" w:rsidP="0003283C">
      <w:pPr>
        <w:pStyle w:val="a7"/>
        <w:jc w:val="both"/>
        <w:rPr>
          <w:rFonts w:ascii="Times New Roman" w:hAnsi="Times New Roman" w:cs="Times New Roman"/>
          <w:b/>
          <w:sz w:val="24"/>
          <w:lang w:val="en-US"/>
        </w:rPr>
      </w:pPr>
    </w:p>
    <w:p w14:paraId="48629E2F" w14:textId="77777777" w:rsidR="00086691" w:rsidRPr="00EE4AFC" w:rsidRDefault="00086691" w:rsidP="0003283C">
      <w:pPr>
        <w:pStyle w:val="a7"/>
        <w:jc w:val="both"/>
        <w:rPr>
          <w:rFonts w:ascii="Times New Roman" w:hAnsi="Times New Roman" w:cs="Times New Roman"/>
          <w:b/>
          <w:sz w:val="24"/>
          <w:lang w:val="en-US"/>
        </w:rPr>
      </w:pPr>
    </w:p>
    <w:p w14:paraId="67E06363" w14:textId="21665961" w:rsidR="00A91415" w:rsidRPr="00966FAB" w:rsidRDefault="00A91415" w:rsidP="0003283C">
      <w:pPr>
        <w:pStyle w:val="a7"/>
        <w:jc w:val="both"/>
        <w:rPr>
          <w:ins w:id="217" w:author="I TIX" w:date="2014-05-27T23:43:00Z"/>
          <w:rFonts w:ascii="Times New Roman" w:hAnsi="Times New Roman" w:cs="Times New Roman"/>
          <w:b/>
          <w:sz w:val="24"/>
        </w:rPr>
      </w:pPr>
      <w:ins w:id="218" w:author="I TIX" w:date="2014-05-27T23:43:00Z">
        <w:r w:rsidRPr="00966FAB">
          <w:rPr>
            <w:rFonts w:ascii="Times New Roman" w:hAnsi="Times New Roman" w:cs="Times New Roman"/>
            <w:b/>
            <w:sz w:val="24"/>
          </w:rPr>
          <w:t>Итерация 2</w:t>
        </w:r>
      </w:ins>
    </w:p>
    <w:p w14:paraId="28E2D732" w14:textId="77777777" w:rsidR="00A91415" w:rsidRPr="00966FAB" w:rsidRDefault="00A91415" w:rsidP="0003283C">
      <w:pPr>
        <w:pStyle w:val="a7"/>
        <w:jc w:val="both"/>
        <w:rPr>
          <w:ins w:id="219" w:author="I TIX" w:date="2014-05-27T23:43:00Z"/>
          <w:rFonts w:ascii="Times New Roman" w:hAnsi="Times New Roman" w:cs="Times New Roman"/>
          <w:b/>
          <w:sz w:val="24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1870"/>
        <w:gridCol w:w="2940"/>
        <w:gridCol w:w="3815"/>
      </w:tblGrid>
      <w:tr w:rsidR="00EC3DC3" w:rsidRPr="00966FAB" w14:paraId="5001CE7E" w14:textId="77777777" w:rsidTr="00EC3DC3">
        <w:trPr>
          <w:ins w:id="220" w:author="I TIX" w:date="2014-05-27T23:43:00Z"/>
        </w:trPr>
        <w:tc>
          <w:tcPr>
            <w:tcW w:w="1870" w:type="dxa"/>
          </w:tcPr>
          <w:p w14:paraId="61DAB918" w14:textId="3819E057" w:rsidR="00A91415" w:rsidRPr="00966FAB" w:rsidRDefault="00E85982" w:rsidP="0003283C">
            <w:pPr>
              <w:pStyle w:val="a7"/>
              <w:ind w:left="0"/>
              <w:jc w:val="both"/>
              <w:rPr>
                <w:ins w:id="221" w:author="I TIX" w:date="2014-05-27T23:43:00Z"/>
                <w:rFonts w:ascii="Times New Roman" w:hAnsi="Times New Roman" w:cs="Times New Roman"/>
                <w:sz w:val="24"/>
              </w:rPr>
            </w:pPr>
            <w:ins w:id="222" w:author="I TIX" w:date="2014-05-27T23:43:00Z">
              <w:r w:rsidRPr="00966FAB">
                <w:rPr>
                  <w:rFonts w:ascii="Times New Roman" w:hAnsi="Times New Roman" w:cs="Times New Roman"/>
                  <w:sz w:val="24"/>
                </w:rPr>
                <w:t xml:space="preserve">Класс </w:t>
              </w:r>
            </w:ins>
          </w:p>
        </w:tc>
        <w:tc>
          <w:tcPr>
            <w:tcW w:w="2940" w:type="dxa"/>
          </w:tcPr>
          <w:p w14:paraId="1EFBBF50" w14:textId="03AADB10" w:rsidR="00A91415" w:rsidRPr="00966FAB" w:rsidRDefault="00E85982" w:rsidP="0003283C">
            <w:pPr>
              <w:pStyle w:val="a7"/>
              <w:ind w:left="0"/>
              <w:jc w:val="both"/>
              <w:rPr>
                <w:ins w:id="223" w:author="I TIX" w:date="2014-05-27T23:43:00Z"/>
                <w:rFonts w:ascii="Times New Roman" w:hAnsi="Times New Roman" w:cs="Times New Roman"/>
                <w:sz w:val="24"/>
              </w:rPr>
            </w:pPr>
            <w:ins w:id="224" w:author="I TIX" w:date="2014-05-27T23:43:00Z">
              <w:r w:rsidRPr="00966FAB">
                <w:rPr>
                  <w:rFonts w:ascii="Times New Roman" w:hAnsi="Times New Roman" w:cs="Times New Roman"/>
                  <w:sz w:val="24"/>
                </w:rPr>
                <w:t xml:space="preserve">Поля </w:t>
              </w:r>
            </w:ins>
          </w:p>
        </w:tc>
        <w:tc>
          <w:tcPr>
            <w:tcW w:w="3815" w:type="dxa"/>
          </w:tcPr>
          <w:p w14:paraId="3AE721A0" w14:textId="6DB25A49" w:rsidR="00A91415" w:rsidRPr="00966FAB" w:rsidRDefault="00E85982" w:rsidP="0003283C">
            <w:pPr>
              <w:pStyle w:val="a7"/>
              <w:ind w:left="0"/>
              <w:jc w:val="both"/>
              <w:rPr>
                <w:ins w:id="225" w:author="I TIX" w:date="2014-05-27T23:43:00Z"/>
                <w:rFonts w:ascii="Times New Roman" w:hAnsi="Times New Roman" w:cs="Times New Roman"/>
                <w:sz w:val="24"/>
              </w:rPr>
            </w:pPr>
            <w:ins w:id="226" w:author="I TIX" w:date="2014-05-27T23:43:00Z">
              <w:r w:rsidRPr="00966FAB">
                <w:rPr>
                  <w:rFonts w:ascii="Times New Roman" w:hAnsi="Times New Roman" w:cs="Times New Roman"/>
                  <w:sz w:val="24"/>
                </w:rPr>
                <w:t xml:space="preserve">Методы </w:t>
              </w:r>
            </w:ins>
          </w:p>
        </w:tc>
      </w:tr>
      <w:tr w:rsidR="00EC3DC3" w:rsidRPr="00966FAB" w14:paraId="1487862E" w14:textId="77777777" w:rsidTr="00EC3DC3">
        <w:trPr>
          <w:trHeight w:val="165"/>
          <w:ins w:id="227" w:author="I TIX" w:date="2014-05-27T23:43:00Z"/>
        </w:trPr>
        <w:tc>
          <w:tcPr>
            <w:tcW w:w="1870" w:type="dxa"/>
            <w:vMerge w:val="restart"/>
          </w:tcPr>
          <w:p w14:paraId="705B89AB" w14:textId="2CBC0947" w:rsidR="00EC3DC3" w:rsidRPr="00966FAB" w:rsidRDefault="00EC3DC3" w:rsidP="0003283C">
            <w:pPr>
              <w:pStyle w:val="a7"/>
              <w:ind w:left="0"/>
              <w:jc w:val="both"/>
              <w:rPr>
                <w:ins w:id="228" w:author="I TIX" w:date="2014-05-27T23:43:00Z"/>
                <w:rFonts w:ascii="Times New Roman" w:hAnsi="Times New Roman" w:cs="Times New Roman"/>
                <w:sz w:val="24"/>
              </w:rPr>
            </w:pPr>
            <w:ins w:id="229" w:author="I TIX" w:date="2014-05-27T23:52:00Z">
              <w:r w:rsidRPr="00966FAB">
                <w:rPr>
                  <w:rFonts w:ascii="Times New Roman" w:hAnsi="Times New Roman" w:cs="Times New Roman"/>
                  <w:sz w:val="24"/>
                </w:rPr>
                <w:t>class Form1</w:t>
              </w:r>
            </w:ins>
          </w:p>
        </w:tc>
        <w:tc>
          <w:tcPr>
            <w:tcW w:w="2940" w:type="dxa"/>
          </w:tcPr>
          <w:p w14:paraId="1C1C66E5" w14:textId="77777777" w:rsidR="00EC3DC3" w:rsidRPr="00966FAB" w:rsidRDefault="00EC3DC3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ins w:id="230" w:author="I TIX" w:date="2014-05-27T23:53:00Z">
              <w:r w:rsidRPr="00966FAB">
                <w:rPr>
                  <w:rFonts w:ascii="Times New Roman" w:hAnsi="Times New Roman" w:cs="Times New Roman"/>
                  <w:sz w:val="24"/>
                  <w:lang w:val="en-US"/>
                </w:rPr>
                <w:t>lib.WinHistory history</w:t>
              </w:r>
            </w:ins>
          </w:p>
          <w:p w14:paraId="08A41BD0" w14:textId="77777777" w:rsidR="00EC3DC3" w:rsidRPr="00966FAB" w:rsidRDefault="00EC3DC3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02BD536B" w14:textId="5AEB9E15" w:rsidR="00EC3DC3" w:rsidRPr="00966FAB" w:rsidRDefault="00EC3DC3" w:rsidP="0003283C">
            <w:pPr>
              <w:pStyle w:val="a7"/>
              <w:ind w:left="0"/>
              <w:jc w:val="both"/>
              <w:rPr>
                <w:ins w:id="231" w:author="I TIX" w:date="2014-05-27T23:43:00Z"/>
                <w:rFonts w:ascii="Times New Roman" w:hAnsi="Times New Roman" w:cs="Times New Roman"/>
                <w:sz w:val="24"/>
                <w:lang w:val="en-US"/>
                <w:rPrChange w:id="232" w:author="I TIX" w:date="2014-05-27T23:52:00Z">
                  <w:rPr>
                    <w:ins w:id="233" w:author="I TIX" w:date="2014-05-27T23:43:00Z"/>
                    <w:rFonts w:ascii="Times New Roman" w:hAnsi="Times New Roman" w:cs="Times New Roman"/>
                    <w:sz w:val="24"/>
                  </w:rPr>
                </w:rPrChange>
              </w:rPr>
            </w:pPr>
          </w:p>
        </w:tc>
        <w:tc>
          <w:tcPr>
            <w:tcW w:w="3815" w:type="dxa"/>
          </w:tcPr>
          <w:p w14:paraId="360702BD" w14:textId="77777777" w:rsidR="00EC3DC3" w:rsidRPr="00966FAB" w:rsidRDefault="00EC3DC3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 xml:space="preserve">  </w:t>
            </w:r>
          </w:p>
          <w:p w14:paraId="4600E7C6" w14:textId="323510FD" w:rsidR="00EC3DC3" w:rsidRPr="00966FAB" w:rsidRDefault="00EC3DC3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Form1()</w:t>
            </w:r>
          </w:p>
          <w:p w14:paraId="3435F1BC" w14:textId="198247BE" w:rsidR="00EC3DC3" w:rsidRPr="00966FAB" w:rsidRDefault="00EC3DC3" w:rsidP="0003283C">
            <w:pPr>
              <w:pStyle w:val="a7"/>
              <w:ind w:left="0"/>
              <w:jc w:val="both"/>
              <w:rPr>
                <w:ins w:id="234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C3DC3" w:rsidRPr="00B70733" w14:paraId="2F20E321" w14:textId="77777777" w:rsidTr="00EC3DC3">
        <w:trPr>
          <w:trHeight w:val="165"/>
          <w:ins w:id="235" w:author="I TIX" w:date="2014-05-27T23:43:00Z"/>
        </w:trPr>
        <w:tc>
          <w:tcPr>
            <w:tcW w:w="1870" w:type="dxa"/>
            <w:vMerge/>
          </w:tcPr>
          <w:p w14:paraId="0D50FC53" w14:textId="77777777" w:rsidR="00EC3DC3" w:rsidRPr="00966FAB" w:rsidRDefault="00EC3DC3" w:rsidP="0003283C">
            <w:pPr>
              <w:pStyle w:val="a7"/>
              <w:ind w:left="0"/>
              <w:jc w:val="both"/>
              <w:rPr>
                <w:ins w:id="236" w:author="I TIX" w:date="2014-05-27T23:52:00Z"/>
                <w:rFonts w:ascii="Times New Roman" w:hAnsi="Times New Roman" w:cs="Times New Roman"/>
                <w:sz w:val="24"/>
              </w:rPr>
            </w:pPr>
          </w:p>
        </w:tc>
        <w:tc>
          <w:tcPr>
            <w:tcW w:w="2940" w:type="dxa"/>
          </w:tcPr>
          <w:p w14:paraId="76ECB3E5" w14:textId="77C2FD7C" w:rsidR="00EC3DC3" w:rsidRPr="00966FAB" w:rsidRDefault="00EC3DC3" w:rsidP="0003283C">
            <w:pPr>
              <w:pStyle w:val="a7"/>
              <w:ind w:left="0"/>
              <w:jc w:val="both"/>
              <w:rPr>
                <w:ins w:id="237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List&lt;lib.Models.Message&gt; messages</w:t>
            </w:r>
          </w:p>
        </w:tc>
        <w:tc>
          <w:tcPr>
            <w:tcW w:w="3815" w:type="dxa"/>
          </w:tcPr>
          <w:p w14:paraId="71BE5DC9" w14:textId="02DA50D3" w:rsidR="00EC3DC3" w:rsidRPr="00966FAB" w:rsidRDefault="00EC3DC3" w:rsidP="0003283C">
            <w:pPr>
              <w:pStyle w:val="a7"/>
              <w:ind w:left="0"/>
              <w:jc w:val="both"/>
              <w:rPr>
                <w:ins w:id="238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searchButton_Click(object sender, EventArgs e)</w:t>
            </w:r>
          </w:p>
        </w:tc>
      </w:tr>
      <w:tr w:rsidR="00EC3DC3" w:rsidRPr="00B70733" w14:paraId="13D3EF59" w14:textId="77777777" w:rsidTr="00EC3DC3">
        <w:trPr>
          <w:trHeight w:val="165"/>
          <w:ins w:id="239" w:author="I TIX" w:date="2014-05-27T23:43:00Z"/>
        </w:trPr>
        <w:tc>
          <w:tcPr>
            <w:tcW w:w="1870" w:type="dxa"/>
            <w:vMerge/>
          </w:tcPr>
          <w:p w14:paraId="1BB62D40" w14:textId="77777777" w:rsidR="00EC3DC3" w:rsidRPr="00966FAB" w:rsidRDefault="00EC3DC3" w:rsidP="0003283C">
            <w:pPr>
              <w:pStyle w:val="a7"/>
              <w:ind w:left="0"/>
              <w:jc w:val="both"/>
              <w:rPr>
                <w:ins w:id="240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</w:tcPr>
          <w:p w14:paraId="36F2B5EF" w14:textId="4A6AFA0A" w:rsidR="00EC3DC3" w:rsidRPr="00966FAB" w:rsidRDefault="00EC3DC3" w:rsidP="0003283C">
            <w:pPr>
              <w:pStyle w:val="a7"/>
              <w:ind w:left="0"/>
              <w:jc w:val="both"/>
              <w:rPr>
                <w:ins w:id="241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List&lt;lib.Models.ClientInfo&gt; clients</w:t>
            </w:r>
          </w:p>
        </w:tc>
        <w:tc>
          <w:tcPr>
            <w:tcW w:w="3815" w:type="dxa"/>
          </w:tcPr>
          <w:p w14:paraId="183A68D2" w14:textId="670FF9B2" w:rsidR="00EC3DC3" w:rsidRPr="00966FAB" w:rsidRDefault="00EC3DC3" w:rsidP="0003283C">
            <w:pPr>
              <w:pStyle w:val="a7"/>
              <w:ind w:left="0"/>
              <w:jc w:val="both"/>
              <w:rPr>
                <w:ins w:id="242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exportButton_Click(object sender, EventArgs e)</w:t>
            </w:r>
          </w:p>
        </w:tc>
      </w:tr>
      <w:tr w:rsidR="00EC3DC3" w:rsidRPr="00966FAB" w14:paraId="4AE08AF1" w14:textId="77777777" w:rsidTr="00EC3DC3">
        <w:trPr>
          <w:trHeight w:val="165"/>
          <w:ins w:id="243" w:author="I TIX" w:date="2014-05-27T23:43:00Z"/>
        </w:trPr>
        <w:tc>
          <w:tcPr>
            <w:tcW w:w="1870" w:type="dxa"/>
            <w:vMerge/>
          </w:tcPr>
          <w:p w14:paraId="4491DF81" w14:textId="77777777" w:rsidR="00EC3DC3" w:rsidRPr="00966FAB" w:rsidRDefault="00EC3DC3" w:rsidP="0003283C">
            <w:pPr>
              <w:pStyle w:val="a7"/>
              <w:ind w:left="0"/>
              <w:jc w:val="both"/>
              <w:rPr>
                <w:ins w:id="244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</w:tcPr>
          <w:p w14:paraId="2B383E38" w14:textId="77777777" w:rsidR="00EC3DC3" w:rsidRPr="00966FAB" w:rsidRDefault="00EC3DC3" w:rsidP="0003283C">
            <w:pPr>
              <w:pStyle w:val="a7"/>
              <w:ind w:left="0"/>
              <w:jc w:val="both"/>
              <w:rPr>
                <w:ins w:id="245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27B7A278" w14:textId="4F229C97" w:rsidR="00EC3DC3" w:rsidRPr="00966FAB" w:rsidRDefault="00EC3DC3" w:rsidP="0003283C">
            <w:pPr>
              <w:pStyle w:val="a7"/>
              <w:ind w:left="0"/>
              <w:jc w:val="both"/>
              <w:rPr>
                <w:ins w:id="246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ResfreshMessages()</w:t>
            </w:r>
          </w:p>
        </w:tc>
      </w:tr>
      <w:tr w:rsidR="00EC3DC3" w:rsidRPr="00B70733" w14:paraId="19BF7C9F" w14:textId="77777777" w:rsidTr="00EC3DC3">
        <w:trPr>
          <w:trHeight w:val="550"/>
          <w:ins w:id="247" w:author="I TIX" w:date="2014-05-27T23:43:00Z"/>
        </w:trPr>
        <w:tc>
          <w:tcPr>
            <w:tcW w:w="1870" w:type="dxa"/>
            <w:vMerge/>
          </w:tcPr>
          <w:p w14:paraId="233F25FB" w14:textId="77777777" w:rsidR="00EC3DC3" w:rsidRPr="00966FAB" w:rsidRDefault="00EC3DC3" w:rsidP="0003283C">
            <w:pPr>
              <w:pStyle w:val="a7"/>
              <w:ind w:left="0"/>
              <w:jc w:val="both"/>
              <w:rPr>
                <w:ins w:id="248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 w:val="restart"/>
          </w:tcPr>
          <w:p w14:paraId="48A0CD46" w14:textId="77777777" w:rsidR="00EC3DC3" w:rsidRPr="00966FAB" w:rsidRDefault="00EC3DC3" w:rsidP="0003283C">
            <w:pPr>
              <w:pStyle w:val="a7"/>
              <w:ind w:left="0"/>
              <w:jc w:val="both"/>
              <w:rPr>
                <w:ins w:id="249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3114FCA5" w14:textId="77777777" w:rsidR="00EC3DC3" w:rsidRPr="00966FAB" w:rsidRDefault="00EC3DC3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ClientView_CellEndEdit(object sender, DataGridViewCellEventArgs e)</w:t>
            </w:r>
          </w:p>
          <w:p w14:paraId="5BEFCE05" w14:textId="5DCA330A" w:rsidR="00EC3DC3" w:rsidRPr="00966FAB" w:rsidRDefault="00EC3DC3" w:rsidP="0003283C">
            <w:pPr>
              <w:pStyle w:val="a7"/>
              <w:ind w:left="0"/>
              <w:jc w:val="both"/>
              <w:rPr>
                <w:ins w:id="250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C3DC3" w:rsidRPr="00B70733" w14:paraId="2E77A929" w14:textId="77777777" w:rsidTr="00EC3DC3">
        <w:trPr>
          <w:trHeight w:val="550"/>
          <w:ins w:id="251" w:author="I TIX" w:date="2014-05-27T23:43:00Z"/>
        </w:trPr>
        <w:tc>
          <w:tcPr>
            <w:tcW w:w="1870" w:type="dxa"/>
            <w:vMerge/>
          </w:tcPr>
          <w:p w14:paraId="788C9339" w14:textId="77777777" w:rsidR="00EC3DC3" w:rsidRPr="00966FAB" w:rsidRDefault="00EC3DC3" w:rsidP="0003283C">
            <w:pPr>
              <w:pStyle w:val="a7"/>
              <w:ind w:left="0"/>
              <w:jc w:val="both"/>
              <w:rPr>
                <w:ins w:id="252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/>
          </w:tcPr>
          <w:p w14:paraId="43F8E5D9" w14:textId="77777777" w:rsidR="00EC3DC3" w:rsidRPr="00966FAB" w:rsidRDefault="00EC3DC3" w:rsidP="0003283C">
            <w:pPr>
              <w:pStyle w:val="a7"/>
              <w:ind w:left="0"/>
              <w:jc w:val="both"/>
              <w:rPr>
                <w:ins w:id="253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3E967E4A" w14:textId="6DF393A3" w:rsidR="00EC3DC3" w:rsidRPr="00966FAB" w:rsidRDefault="00EC3DC3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containsQuery_TextChanged(object sender, EventArgs e)</w:t>
            </w:r>
          </w:p>
        </w:tc>
      </w:tr>
      <w:tr w:rsidR="00EC3DC3" w:rsidRPr="00B70733" w14:paraId="167CA4F3" w14:textId="77777777" w:rsidTr="00EC3DC3">
        <w:trPr>
          <w:trHeight w:val="413"/>
          <w:ins w:id="254" w:author="I TIX" w:date="2014-05-27T23:43:00Z"/>
        </w:trPr>
        <w:tc>
          <w:tcPr>
            <w:tcW w:w="1870" w:type="dxa"/>
            <w:vMerge/>
          </w:tcPr>
          <w:p w14:paraId="3FA1604A" w14:textId="77777777" w:rsidR="00EC3DC3" w:rsidRPr="00966FAB" w:rsidRDefault="00EC3DC3" w:rsidP="0003283C">
            <w:pPr>
              <w:pStyle w:val="a7"/>
              <w:ind w:left="0"/>
              <w:jc w:val="both"/>
              <w:rPr>
                <w:ins w:id="255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/>
          </w:tcPr>
          <w:p w14:paraId="2CF7BAEB" w14:textId="77777777" w:rsidR="00EC3DC3" w:rsidRPr="00966FAB" w:rsidRDefault="00EC3DC3" w:rsidP="0003283C">
            <w:pPr>
              <w:pStyle w:val="a7"/>
              <w:ind w:left="0"/>
              <w:jc w:val="both"/>
              <w:rPr>
                <w:ins w:id="256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36CAA083" w14:textId="6AD46107" w:rsidR="00EC3DC3" w:rsidRPr="00966FAB" w:rsidRDefault="00EC3DC3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minLevelQuery_TextChanged(object sender, EventArgs e)</w:t>
            </w:r>
          </w:p>
        </w:tc>
      </w:tr>
      <w:tr w:rsidR="00EC3DC3" w:rsidRPr="00B70733" w14:paraId="28C80B66" w14:textId="77777777" w:rsidTr="00EC3DC3">
        <w:trPr>
          <w:trHeight w:val="412"/>
          <w:ins w:id="257" w:author="I TIX" w:date="2014-05-27T23:43:00Z"/>
        </w:trPr>
        <w:tc>
          <w:tcPr>
            <w:tcW w:w="1870" w:type="dxa"/>
            <w:vMerge/>
          </w:tcPr>
          <w:p w14:paraId="25484B07" w14:textId="77777777" w:rsidR="00EC3DC3" w:rsidRPr="00966FAB" w:rsidRDefault="00EC3DC3" w:rsidP="0003283C">
            <w:pPr>
              <w:pStyle w:val="a7"/>
              <w:ind w:left="0"/>
              <w:jc w:val="both"/>
              <w:rPr>
                <w:ins w:id="258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/>
          </w:tcPr>
          <w:p w14:paraId="61730576" w14:textId="77777777" w:rsidR="00EC3DC3" w:rsidRPr="00966FAB" w:rsidRDefault="00EC3DC3" w:rsidP="0003283C">
            <w:pPr>
              <w:pStyle w:val="a7"/>
              <w:ind w:left="0"/>
              <w:jc w:val="both"/>
              <w:rPr>
                <w:ins w:id="259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14A5695F" w14:textId="77D35EF6" w:rsidR="00EC3DC3" w:rsidRPr="00966FAB" w:rsidRDefault="00EC3DC3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button1_Click(object sender, EventArgs e)</w:t>
            </w:r>
          </w:p>
        </w:tc>
      </w:tr>
    </w:tbl>
    <w:p w14:paraId="6E7FAB43" w14:textId="77777777" w:rsidR="00A91415" w:rsidRPr="00966FAB" w:rsidRDefault="00A91415" w:rsidP="0003283C">
      <w:pPr>
        <w:pStyle w:val="a7"/>
        <w:jc w:val="both"/>
        <w:rPr>
          <w:ins w:id="260" w:author="I TIX" w:date="2014-05-27T23:43:00Z"/>
          <w:rFonts w:ascii="Times New Roman" w:hAnsi="Times New Roman" w:cs="Times New Roman"/>
          <w:sz w:val="24"/>
          <w:lang w:val="en-US"/>
          <w:rPrChange w:id="261" w:author="I TIX" w:date="2014-05-27T23:43:00Z">
            <w:rPr>
              <w:ins w:id="262" w:author="I TIX" w:date="2014-05-27T23:43:00Z"/>
              <w:rFonts w:ascii="Times New Roman" w:hAnsi="Times New Roman" w:cs="Times New Roman"/>
              <w:b/>
              <w:sz w:val="24"/>
            </w:rPr>
          </w:rPrChange>
        </w:rPr>
      </w:pPr>
    </w:p>
    <w:p w14:paraId="0BC6548D" w14:textId="77777777" w:rsidR="00D6699D" w:rsidRPr="00966FAB" w:rsidRDefault="00D6699D" w:rsidP="0003283C">
      <w:pPr>
        <w:jc w:val="both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C3DC3" w:rsidRPr="00966FAB" w14:paraId="48050FC9" w14:textId="77777777" w:rsidTr="00EC3DC3">
        <w:tc>
          <w:tcPr>
            <w:tcW w:w="3115" w:type="dxa"/>
          </w:tcPr>
          <w:p w14:paraId="761EF386" w14:textId="62B2BC08" w:rsidR="00EC3DC3" w:rsidRPr="00966FAB" w:rsidRDefault="00EC3DC3" w:rsidP="0003283C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3115" w:type="dxa"/>
          </w:tcPr>
          <w:p w14:paraId="1C7146D4" w14:textId="42939778" w:rsidR="00EC3DC3" w:rsidRPr="00966FAB" w:rsidRDefault="00EC3DC3" w:rsidP="0003283C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115" w:type="dxa"/>
          </w:tcPr>
          <w:p w14:paraId="40B70344" w14:textId="646C2CAC" w:rsidR="00EC3DC3" w:rsidRPr="00966FAB" w:rsidRDefault="00EC3DC3" w:rsidP="0003283C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EC3DC3" w:rsidRPr="00B70733" w14:paraId="58FC3BBA" w14:textId="77777777" w:rsidTr="00EC3DC3">
        <w:tc>
          <w:tcPr>
            <w:tcW w:w="3115" w:type="dxa"/>
          </w:tcPr>
          <w:p w14:paraId="053B61D2" w14:textId="71BF11F0" w:rsidR="00EC3DC3" w:rsidRPr="00966FAB" w:rsidRDefault="00C87CF8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interface ILogExport</w:t>
            </w:r>
          </w:p>
        </w:tc>
        <w:tc>
          <w:tcPr>
            <w:tcW w:w="3115" w:type="dxa"/>
          </w:tcPr>
          <w:p w14:paraId="522479EC" w14:textId="0C8485C4" w:rsidR="00EC3DC3" w:rsidRPr="00966FAB" w:rsidRDefault="00C87CF8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string FilterName</w:t>
            </w:r>
          </w:p>
        </w:tc>
        <w:tc>
          <w:tcPr>
            <w:tcW w:w="3115" w:type="dxa"/>
          </w:tcPr>
          <w:p w14:paraId="5C663B42" w14:textId="70370850" w:rsidR="00EC3DC3" w:rsidRPr="00966FAB" w:rsidRDefault="00C87CF8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void ExportToFile(string path, IEnumerable&lt;Message&gt; messages);</w:t>
            </w:r>
          </w:p>
        </w:tc>
      </w:tr>
    </w:tbl>
    <w:p w14:paraId="52A660A4" w14:textId="77777777" w:rsidR="00D6699D" w:rsidRPr="00966FAB" w:rsidRDefault="00D6699D" w:rsidP="0003283C">
      <w:pPr>
        <w:jc w:val="both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50"/>
        <w:gridCol w:w="2979"/>
        <w:gridCol w:w="3316"/>
      </w:tblGrid>
      <w:tr w:rsidR="00EC3DC3" w:rsidRPr="00966FAB" w14:paraId="47937D49" w14:textId="77777777" w:rsidTr="00C87CF8">
        <w:tc>
          <w:tcPr>
            <w:tcW w:w="3050" w:type="dxa"/>
          </w:tcPr>
          <w:p w14:paraId="2456F591" w14:textId="77777777" w:rsidR="00EC3DC3" w:rsidRPr="00966FAB" w:rsidRDefault="00EC3DC3" w:rsidP="0003283C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979" w:type="dxa"/>
          </w:tcPr>
          <w:p w14:paraId="3717840F" w14:textId="77777777" w:rsidR="00EC3DC3" w:rsidRPr="00966FAB" w:rsidRDefault="00EC3DC3" w:rsidP="0003283C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316" w:type="dxa"/>
          </w:tcPr>
          <w:p w14:paraId="1C320FC3" w14:textId="77777777" w:rsidR="00EC3DC3" w:rsidRPr="00966FAB" w:rsidRDefault="00EC3DC3" w:rsidP="0003283C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C87CF8" w:rsidRPr="00B70733" w14:paraId="60EF48CF" w14:textId="77777777" w:rsidTr="00C87CF8">
        <w:trPr>
          <w:trHeight w:val="370"/>
        </w:trPr>
        <w:tc>
          <w:tcPr>
            <w:tcW w:w="3050" w:type="dxa"/>
            <w:vMerge w:val="restart"/>
          </w:tcPr>
          <w:p w14:paraId="003A445F" w14:textId="17EF5102" w:rsidR="00C87CF8" w:rsidRPr="00966FAB" w:rsidRDefault="00C87CF8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 xml:space="preserve">    class LogExportToTXT </w:t>
            </w:r>
          </w:p>
        </w:tc>
        <w:tc>
          <w:tcPr>
            <w:tcW w:w="2979" w:type="dxa"/>
            <w:vMerge w:val="restart"/>
          </w:tcPr>
          <w:p w14:paraId="565DA4BC" w14:textId="38775F40" w:rsidR="00C87CF8" w:rsidRPr="00966FAB" w:rsidRDefault="00C87CF8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6185B14A" w14:textId="1ABCA611" w:rsidR="00C87CF8" w:rsidRPr="00966FAB" w:rsidRDefault="00C87CF8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void ILogExport.ExportToFile(string path, IEnumerable&lt;Message&gt; messages)</w:t>
            </w:r>
          </w:p>
        </w:tc>
      </w:tr>
      <w:tr w:rsidR="00C87CF8" w:rsidRPr="00966FAB" w14:paraId="6004EC7F" w14:textId="77777777" w:rsidTr="00C87CF8">
        <w:trPr>
          <w:trHeight w:val="370"/>
        </w:trPr>
        <w:tc>
          <w:tcPr>
            <w:tcW w:w="3050" w:type="dxa"/>
            <w:vMerge/>
          </w:tcPr>
          <w:p w14:paraId="78DC96A4" w14:textId="77777777" w:rsidR="00C87CF8" w:rsidRPr="00966FAB" w:rsidRDefault="00C87CF8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79" w:type="dxa"/>
            <w:vMerge/>
          </w:tcPr>
          <w:p w14:paraId="418C18D3" w14:textId="77777777" w:rsidR="00C87CF8" w:rsidRPr="00966FAB" w:rsidRDefault="00C87CF8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36A12B3F" w14:textId="72F5D5E0" w:rsidR="00C87CF8" w:rsidRPr="00966FAB" w:rsidRDefault="00C9410E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string ILogExport.FilterName</w:t>
            </w:r>
          </w:p>
        </w:tc>
      </w:tr>
      <w:tr w:rsidR="00C87CF8" w:rsidRPr="00966FAB" w14:paraId="77E01633" w14:textId="77777777" w:rsidTr="00C87CF8">
        <w:trPr>
          <w:trHeight w:val="370"/>
        </w:trPr>
        <w:tc>
          <w:tcPr>
            <w:tcW w:w="3050" w:type="dxa"/>
            <w:vMerge/>
          </w:tcPr>
          <w:p w14:paraId="37F1B175" w14:textId="77777777" w:rsidR="00C87CF8" w:rsidRPr="00966FAB" w:rsidRDefault="00C87CF8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79" w:type="dxa"/>
            <w:vMerge/>
          </w:tcPr>
          <w:p w14:paraId="4E31AFDE" w14:textId="77777777" w:rsidR="00C87CF8" w:rsidRPr="00966FAB" w:rsidRDefault="00C87CF8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6334B3BC" w14:textId="77777777" w:rsidR="00C87CF8" w:rsidRPr="00966FAB" w:rsidRDefault="00C87CF8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53D64EFD" w14:textId="77777777" w:rsidR="00D6699D" w:rsidRPr="00966FAB" w:rsidRDefault="00D6699D" w:rsidP="0003283C">
      <w:pPr>
        <w:jc w:val="both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53"/>
        <w:gridCol w:w="2976"/>
        <w:gridCol w:w="3316"/>
      </w:tblGrid>
      <w:tr w:rsidR="00C87CF8" w:rsidRPr="00966FAB" w14:paraId="042C4D34" w14:textId="77777777" w:rsidTr="00C9410E">
        <w:tc>
          <w:tcPr>
            <w:tcW w:w="3053" w:type="dxa"/>
          </w:tcPr>
          <w:p w14:paraId="4617A458" w14:textId="77777777" w:rsidR="00C87CF8" w:rsidRPr="00966FAB" w:rsidRDefault="00C87CF8" w:rsidP="0003283C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976" w:type="dxa"/>
          </w:tcPr>
          <w:p w14:paraId="1408A36E" w14:textId="77777777" w:rsidR="00C87CF8" w:rsidRPr="00966FAB" w:rsidRDefault="00C87CF8" w:rsidP="0003283C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316" w:type="dxa"/>
          </w:tcPr>
          <w:p w14:paraId="2A72762C" w14:textId="77777777" w:rsidR="00C87CF8" w:rsidRPr="00966FAB" w:rsidRDefault="00C87CF8" w:rsidP="0003283C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C9410E" w:rsidRPr="00B70733" w14:paraId="2081ED1F" w14:textId="77777777" w:rsidTr="00C9410E">
        <w:trPr>
          <w:trHeight w:val="825"/>
        </w:trPr>
        <w:tc>
          <w:tcPr>
            <w:tcW w:w="3053" w:type="dxa"/>
            <w:vMerge w:val="restart"/>
          </w:tcPr>
          <w:p w14:paraId="329A87DA" w14:textId="03D073BE" w:rsidR="00C9410E" w:rsidRPr="00966FAB" w:rsidRDefault="00C9410E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class LogExportToXML</w:t>
            </w:r>
          </w:p>
        </w:tc>
        <w:tc>
          <w:tcPr>
            <w:tcW w:w="2976" w:type="dxa"/>
            <w:vMerge w:val="restart"/>
          </w:tcPr>
          <w:p w14:paraId="6D5A865E" w14:textId="2851DA75" w:rsidR="00C9410E" w:rsidRPr="00966FAB" w:rsidRDefault="00C9410E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67369072" w14:textId="77777777" w:rsidR="00C9410E" w:rsidRPr="00966FAB" w:rsidRDefault="00C9410E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void ILogExport.ExportToFile(string path, IEnumerable&lt;Message&gt; messages)</w:t>
            </w:r>
          </w:p>
          <w:p w14:paraId="61DA8538" w14:textId="77777777" w:rsidR="00C9410E" w:rsidRPr="00966FAB" w:rsidRDefault="00C9410E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44E1ABA0" w14:textId="39FF3E5E" w:rsidR="00C9410E" w:rsidRPr="00966FAB" w:rsidRDefault="00C9410E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C9410E" w:rsidRPr="00966FAB" w14:paraId="0A30C5CE" w14:textId="77777777" w:rsidTr="00C9410E">
        <w:trPr>
          <w:trHeight w:val="825"/>
        </w:trPr>
        <w:tc>
          <w:tcPr>
            <w:tcW w:w="3053" w:type="dxa"/>
            <w:vMerge/>
          </w:tcPr>
          <w:p w14:paraId="5826AFC3" w14:textId="77777777" w:rsidR="00C9410E" w:rsidRPr="00966FAB" w:rsidRDefault="00C9410E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76" w:type="dxa"/>
            <w:vMerge/>
          </w:tcPr>
          <w:p w14:paraId="5F31BC15" w14:textId="77777777" w:rsidR="00C9410E" w:rsidRPr="00966FAB" w:rsidRDefault="00C9410E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12094F38" w14:textId="789194B8" w:rsidR="00C9410E" w:rsidRPr="00966FAB" w:rsidRDefault="00C9410E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string ILogExport.FilterName</w:t>
            </w:r>
          </w:p>
        </w:tc>
      </w:tr>
    </w:tbl>
    <w:p w14:paraId="16AB563A" w14:textId="77777777" w:rsidR="00C87CF8" w:rsidRPr="00966FAB" w:rsidRDefault="00C87CF8" w:rsidP="0003283C">
      <w:pPr>
        <w:jc w:val="both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96"/>
        <w:gridCol w:w="2927"/>
        <w:gridCol w:w="3822"/>
      </w:tblGrid>
      <w:tr w:rsidR="00F017F1" w:rsidRPr="00966FAB" w14:paraId="1288E763" w14:textId="77777777" w:rsidTr="000D2F9A">
        <w:tc>
          <w:tcPr>
            <w:tcW w:w="3013" w:type="dxa"/>
          </w:tcPr>
          <w:p w14:paraId="3948129A" w14:textId="00F61048" w:rsidR="00F017F1" w:rsidRPr="00966FAB" w:rsidRDefault="00F017F1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3046" w:type="dxa"/>
          </w:tcPr>
          <w:p w14:paraId="1CFE8247" w14:textId="7ADB5353" w:rsidR="00F017F1" w:rsidRPr="00966FAB" w:rsidRDefault="00F017F1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286" w:type="dxa"/>
          </w:tcPr>
          <w:p w14:paraId="6AD89995" w14:textId="4B1887B2" w:rsidR="00F017F1" w:rsidRPr="00966FAB" w:rsidRDefault="00F017F1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F017F1" w:rsidRPr="00B70733" w14:paraId="7C1270B3" w14:textId="77777777" w:rsidTr="000D2F9A">
        <w:trPr>
          <w:trHeight w:val="185"/>
        </w:trPr>
        <w:tc>
          <w:tcPr>
            <w:tcW w:w="3013" w:type="dxa"/>
            <w:vMerge w:val="restart"/>
          </w:tcPr>
          <w:p w14:paraId="292176FD" w14:textId="4F702711" w:rsidR="00F017F1" w:rsidRPr="00966FAB" w:rsidRDefault="00F017F1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class LogExporter</w:t>
            </w:r>
          </w:p>
        </w:tc>
        <w:tc>
          <w:tcPr>
            <w:tcW w:w="3046" w:type="dxa"/>
            <w:vMerge w:val="restart"/>
          </w:tcPr>
          <w:p w14:paraId="03DEA054" w14:textId="4AF7E8F1" w:rsidR="00F017F1" w:rsidRPr="00966FAB" w:rsidRDefault="00F017F1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List&lt;ILogExport&gt; typesOfExport</w:t>
            </w:r>
          </w:p>
        </w:tc>
        <w:tc>
          <w:tcPr>
            <w:tcW w:w="3286" w:type="dxa"/>
          </w:tcPr>
          <w:p w14:paraId="0EB976E2" w14:textId="67E08B1E" w:rsidR="00F017F1" w:rsidRPr="00966FAB" w:rsidRDefault="00F017F1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 xml:space="preserve">public LogExporter(List&lt;ILogExport&gt; types) </w:t>
            </w:r>
          </w:p>
        </w:tc>
      </w:tr>
      <w:tr w:rsidR="00F017F1" w:rsidRPr="00B70733" w14:paraId="48E2CA5D" w14:textId="77777777" w:rsidTr="000D2F9A">
        <w:trPr>
          <w:trHeight w:val="185"/>
        </w:trPr>
        <w:tc>
          <w:tcPr>
            <w:tcW w:w="3013" w:type="dxa"/>
            <w:vMerge/>
          </w:tcPr>
          <w:p w14:paraId="738B257E" w14:textId="77777777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46" w:type="dxa"/>
            <w:vMerge/>
          </w:tcPr>
          <w:p w14:paraId="3C2A36A7" w14:textId="77777777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86" w:type="dxa"/>
          </w:tcPr>
          <w:p w14:paraId="3A7F8374" w14:textId="4B1FF28B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void Export(string path, int index, IEnumerable&lt;Message&gt; messages)</w:t>
            </w:r>
          </w:p>
        </w:tc>
      </w:tr>
      <w:tr w:rsidR="00F017F1" w:rsidRPr="00966FAB" w14:paraId="4F04CB2E" w14:textId="77777777" w:rsidTr="000D2F9A">
        <w:trPr>
          <w:trHeight w:val="185"/>
        </w:trPr>
        <w:tc>
          <w:tcPr>
            <w:tcW w:w="3013" w:type="dxa"/>
            <w:vMerge/>
          </w:tcPr>
          <w:p w14:paraId="3F7A27BA" w14:textId="77777777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46" w:type="dxa"/>
            <w:vMerge/>
          </w:tcPr>
          <w:p w14:paraId="4C52F185" w14:textId="77777777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86" w:type="dxa"/>
          </w:tcPr>
          <w:p w14:paraId="25086B30" w14:textId="2A350A28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color w:val="000000" w:themeColor="text1"/>
                <w:sz w:val="24"/>
                <w:lang w:val="en-US"/>
              </w:rPr>
              <w:t>public string Filter</w:t>
            </w:r>
          </w:p>
        </w:tc>
      </w:tr>
      <w:tr w:rsidR="000D2F9A" w:rsidRPr="00966FAB" w14:paraId="4DAD32A1" w14:textId="77777777" w:rsidTr="000D2F9A">
        <w:tc>
          <w:tcPr>
            <w:tcW w:w="9345" w:type="dxa"/>
            <w:gridSpan w:val="3"/>
          </w:tcPr>
          <w:p w14:paraId="7B141D19" w14:textId="77777777" w:rsidR="000D2F9A" w:rsidRPr="00966FAB" w:rsidRDefault="000D2F9A" w:rsidP="0008669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0D2F9A">
              <w:rPr>
                <w:rFonts w:ascii="Times New Roman" w:hAnsi="Times New Roman" w:cs="Times New Roman"/>
                <w:noProof/>
                <w:sz w:val="24"/>
                <w:lang w:eastAsia="ru-RU"/>
              </w:rPr>
              <w:lastRenderedPageBreak/>
              <w:drawing>
                <wp:inline distT="0" distB="0" distL="0" distR="0" wp14:anchorId="087C2FB8" wp14:editId="1F3F6888">
                  <wp:extent cx="6219825" cy="6124575"/>
                  <wp:effectExtent l="0" t="0" r="9525" b="952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9825" cy="612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FAF2D5" w14:textId="4969CE17" w:rsidR="00F017F1" w:rsidRPr="00966FAB" w:rsidRDefault="00F017F1" w:rsidP="000423C4">
      <w:pPr>
        <w:rPr>
          <w:rFonts w:ascii="Times New Roman" w:hAnsi="Times New Roman" w:cs="Times New Roman"/>
          <w:sz w:val="24"/>
          <w:lang w:val="en-US"/>
        </w:rPr>
      </w:pPr>
    </w:p>
    <w:p w14:paraId="64A0B241" w14:textId="7BCBEE6D" w:rsidR="00C3678E" w:rsidRPr="000D2F9A" w:rsidRDefault="00C3678E" w:rsidP="00360E32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Рисунок иерархия классов </w:t>
      </w:r>
      <w:r w:rsidRPr="00966FAB">
        <w:rPr>
          <w:rFonts w:ascii="Times New Roman" w:hAnsi="Times New Roman" w:cs="Times New Roman"/>
          <w:sz w:val="24"/>
          <w:lang w:val="en-US"/>
        </w:rPr>
        <w:t>client</w:t>
      </w:r>
      <w:r w:rsidRPr="000D2F9A">
        <w:rPr>
          <w:rFonts w:ascii="Times New Roman" w:hAnsi="Times New Roman" w:cs="Times New Roman"/>
          <w:sz w:val="24"/>
        </w:rPr>
        <w:t xml:space="preserve"> </w:t>
      </w:r>
    </w:p>
    <w:p w14:paraId="59CF2BB0" w14:textId="77777777" w:rsidR="00C3678E" w:rsidRPr="00966FAB" w:rsidRDefault="00C3678E" w:rsidP="00360E32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sz w:val="24"/>
        </w:rPr>
      </w:pPr>
    </w:p>
    <w:p w14:paraId="5D04ADE1" w14:textId="77777777" w:rsidR="000F45AA" w:rsidRPr="000D2F9A" w:rsidRDefault="000F45AA" w:rsidP="00360E32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sz w:val="24"/>
        </w:rPr>
      </w:pPr>
      <w:r w:rsidRPr="000D2F9A">
        <w:rPr>
          <w:rFonts w:ascii="Times New Roman" w:hAnsi="Times New Roman" w:cs="Times New Roman"/>
          <w:sz w:val="24"/>
        </w:rPr>
        <w:t>Оценка качества проекта:</w:t>
      </w:r>
    </w:p>
    <w:p w14:paraId="6940B8FF" w14:textId="77777777" w:rsidR="000F45AA" w:rsidRPr="00EE4AFC" w:rsidRDefault="000F45AA" w:rsidP="00360E32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EE4AFC">
        <w:rPr>
          <w:rFonts w:ascii="Times New Roman" w:hAnsi="Times New Roman" w:cs="Times New Roman"/>
          <w:b/>
          <w:sz w:val="24"/>
        </w:rPr>
        <w:t>Метрика 1: Взвешенные методы на класс WMC (WeightedMethodsPerClass)</w:t>
      </w:r>
    </w:p>
    <w:p w14:paraId="5FA130D3" w14:textId="6088A540" w:rsidR="00D6699D" w:rsidRPr="00966FAB" w:rsidRDefault="000F45AA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Применим упрощенную версию метрик –WMC будет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равняться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количеству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методов</w:t>
      </w:r>
      <w:r w:rsidR="00360E32" w:rsidRPr="00966FAB">
        <w:rPr>
          <w:rFonts w:ascii="Times New Roman" w:hAnsi="Times New Roman" w:cs="Times New Roman"/>
          <w:sz w:val="24"/>
        </w:rPr>
        <w:t xml:space="preserve">  </w:t>
      </w:r>
      <w:r w:rsidRPr="00966FAB">
        <w:rPr>
          <w:rFonts w:ascii="Times New Roman" w:hAnsi="Times New Roman" w:cs="Times New Roman"/>
          <w:sz w:val="24"/>
        </w:rPr>
        <w:t>в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классе.</w:t>
      </w:r>
      <w:r w:rsidR="00360E32" w:rsidRPr="00966FAB">
        <w:rPr>
          <w:rFonts w:ascii="Times New Roman" w:hAnsi="Times New Roman" w:cs="Times New Roman"/>
          <w:sz w:val="24"/>
        </w:rPr>
        <w:t xml:space="preserve">  </w:t>
      </w:r>
      <w:r w:rsidRPr="00966FAB">
        <w:rPr>
          <w:rFonts w:ascii="Times New Roman" w:hAnsi="Times New Roman" w:cs="Times New Roman"/>
          <w:sz w:val="24"/>
        </w:rPr>
        <w:t>Подсчитываются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только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методы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текущего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класса.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Унаследованные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методы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игнорируются.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Метрика</w:t>
      </w:r>
      <w:r w:rsidR="00360E32" w:rsidRPr="00966FAB">
        <w:rPr>
          <w:rFonts w:ascii="Times New Roman" w:hAnsi="Times New Roman" w:cs="Times New Roman"/>
          <w:sz w:val="24"/>
        </w:rPr>
        <w:t xml:space="preserve">   </w:t>
      </w:r>
      <w:r w:rsidRPr="00966FAB">
        <w:rPr>
          <w:rFonts w:ascii="Times New Roman" w:hAnsi="Times New Roman" w:cs="Times New Roman"/>
          <w:sz w:val="24"/>
        </w:rPr>
        <w:t> WMC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дает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относительную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меру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сложности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класса. Считаем,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что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все</w:t>
      </w:r>
      <w:r w:rsidR="00360E32" w:rsidRPr="00966FAB">
        <w:rPr>
          <w:rFonts w:ascii="Times New Roman" w:hAnsi="Times New Roman" w:cs="Times New Roman"/>
          <w:sz w:val="24"/>
        </w:rPr>
        <w:t xml:space="preserve">  </w:t>
      </w:r>
      <w:r w:rsidRPr="00966FAB">
        <w:rPr>
          <w:rFonts w:ascii="Times New Roman" w:hAnsi="Times New Roman" w:cs="Times New Roman"/>
          <w:sz w:val="24"/>
        </w:rPr>
        <w:t>методы</w:t>
      </w:r>
      <w:r w:rsidR="00360E32" w:rsidRPr="00966FAB">
        <w:rPr>
          <w:rFonts w:ascii="Times New Roman" w:hAnsi="Times New Roman" w:cs="Times New Roman"/>
          <w:sz w:val="24"/>
        </w:rPr>
        <w:t xml:space="preserve">  </w:t>
      </w:r>
      <w:r w:rsidRPr="00966FAB">
        <w:rPr>
          <w:rFonts w:ascii="Times New Roman" w:hAnsi="Times New Roman" w:cs="Times New Roman"/>
          <w:sz w:val="24"/>
        </w:rPr>
        <w:t>класса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имеют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одинаковую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сложность</w:t>
      </w:r>
      <w:r w:rsidRPr="00966FAB">
        <w:rPr>
          <w:rFonts w:ascii="Times New Roman" w:hAnsi="Times New Roman" w:cs="Times New Roman"/>
          <w:sz w:val="24"/>
          <w:lang w:val="en-US"/>
        </w:rPr>
        <w:t>.</w:t>
      </w:r>
    </w:p>
    <w:p w14:paraId="209FD9B0" w14:textId="297EF852" w:rsidR="00360E32" w:rsidRPr="00966FAB" w:rsidRDefault="00CE0680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="00360E32" w:rsidRPr="00966FAB">
        <w:rPr>
          <w:rFonts w:ascii="Times New Roman" w:hAnsi="Times New Roman" w:cs="Times New Roman"/>
          <w:sz w:val="24"/>
          <w:lang w:val="en-US"/>
        </w:rPr>
        <w:t>class Form1=8</w:t>
      </w:r>
    </w:p>
    <w:p w14:paraId="2954EF0D" w14:textId="52665316" w:rsidR="00360E32" w:rsidRPr="00966FAB" w:rsidRDefault="00F017F1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="00360E32" w:rsidRPr="00966FAB">
        <w:rPr>
          <w:rFonts w:ascii="Times New Roman" w:hAnsi="Times New Roman" w:cs="Times New Roman"/>
          <w:sz w:val="24"/>
          <w:lang w:val="en-US"/>
        </w:rPr>
        <w:t>interface ILogExport=1</w:t>
      </w:r>
    </w:p>
    <w:p w14:paraId="6BD59AD7" w14:textId="25B8F6FF" w:rsidR="00360E32" w:rsidRPr="004C3A60" w:rsidRDefault="00F017F1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lastRenderedPageBreak/>
        <w:t xml:space="preserve">WNC </w:t>
      </w:r>
      <w:r w:rsidR="00360E32" w:rsidRPr="00966FAB">
        <w:rPr>
          <w:rFonts w:ascii="Times New Roman" w:hAnsi="Times New Roman" w:cs="Times New Roman"/>
          <w:sz w:val="24"/>
          <w:lang w:val="en-US"/>
        </w:rPr>
        <w:t>class LogExportToTXT=</w:t>
      </w:r>
      <w:r w:rsidR="002C7B43" w:rsidRPr="004C3A60">
        <w:rPr>
          <w:rFonts w:ascii="Times New Roman" w:hAnsi="Times New Roman" w:cs="Times New Roman"/>
          <w:sz w:val="24"/>
          <w:lang w:val="en-US"/>
        </w:rPr>
        <w:t>1</w:t>
      </w:r>
    </w:p>
    <w:p w14:paraId="54D52D89" w14:textId="2E0D7A78" w:rsidR="00360E32" w:rsidRPr="004C3A60" w:rsidRDefault="00F017F1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="00360E32" w:rsidRPr="00966FAB">
        <w:rPr>
          <w:rFonts w:ascii="Times New Roman" w:hAnsi="Times New Roman" w:cs="Times New Roman"/>
          <w:sz w:val="24"/>
          <w:lang w:val="en-US"/>
        </w:rPr>
        <w:t>class LogExportToXML=</w:t>
      </w:r>
      <w:r w:rsidR="002C7B43" w:rsidRPr="004C3A60">
        <w:rPr>
          <w:rFonts w:ascii="Times New Roman" w:hAnsi="Times New Roman" w:cs="Times New Roman"/>
          <w:sz w:val="24"/>
          <w:lang w:val="en-US"/>
        </w:rPr>
        <w:t>1</w:t>
      </w:r>
    </w:p>
    <w:p w14:paraId="1C97919E" w14:textId="284A3EE4" w:rsidR="00F017F1" w:rsidRPr="00966FAB" w:rsidRDefault="00CE0680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="00F017F1" w:rsidRPr="00966FAB">
        <w:rPr>
          <w:rFonts w:ascii="Times New Roman" w:hAnsi="Times New Roman" w:cs="Times New Roman"/>
          <w:sz w:val="24"/>
          <w:lang w:val="en-US"/>
        </w:rPr>
        <w:t>class LogExporter =3</w:t>
      </w:r>
    </w:p>
    <w:p w14:paraId="7BE9531A" w14:textId="37C5E28B" w:rsidR="00360E32" w:rsidRPr="005116F7" w:rsidRDefault="00360E32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общий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5116F7">
        <w:rPr>
          <w:rFonts w:ascii="Times New Roman" w:hAnsi="Times New Roman" w:cs="Times New Roman"/>
          <w:sz w:val="24"/>
        </w:rPr>
        <w:t>=</w:t>
      </w:r>
      <w:r w:rsidR="002C7B43">
        <w:rPr>
          <w:rFonts w:ascii="Times New Roman" w:hAnsi="Times New Roman" w:cs="Times New Roman"/>
          <w:sz w:val="24"/>
        </w:rPr>
        <w:t>2.8</w:t>
      </w:r>
    </w:p>
    <w:p w14:paraId="432895EC" w14:textId="77777777" w:rsidR="00F017F1" w:rsidRPr="002C7B43" w:rsidRDefault="00F017F1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2C7B43">
        <w:rPr>
          <w:rFonts w:ascii="Times New Roman" w:hAnsi="Times New Roman" w:cs="Times New Roman"/>
          <w:b/>
          <w:sz w:val="24"/>
        </w:rPr>
        <w:t xml:space="preserve">Метрика 2: Количество детей </w:t>
      </w:r>
      <w:r w:rsidRPr="002C7B43">
        <w:rPr>
          <w:rFonts w:ascii="Times New Roman" w:hAnsi="Times New Roman" w:cs="Times New Roman"/>
          <w:b/>
          <w:sz w:val="24"/>
          <w:lang w:val="en-US"/>
        </w:rPr>
        <w:t>NOC</w:t>
      </w:r>
      <w:r w:rsidRPr="002C7B43">
        <w:rPr>
          <w:rFonts w:ascii="Times New Roman" w:hAnsi="Times New Roman" w:cs="Times New Roman"/>
          <w:b/>
          <w:sz w:val="24"/>
        </w:rPr>
        <w:t xml:space="preserve"> (</w:t>
      </w:r>
      <w:r w:rsidRPr="002C7B43">
        <w:rPr>
          <w:rFonts w:ascii="Times New Roman" w:hAnsi="Times New Roman" w:cs="Times New Roman"/>
          <w:b/>
          <w:sz w:val="24"/>
          <w:lang w:val="en-US"/>
        </w:rPr>
        <w:t>Number</w:t>
      </w:r>
      <w:r w:rsidRPr="002C7B43">
        <w:rPr>
          <w:rFonts w:ascii="Times New Roman" w:hAnsi="Times New Roman" w:cs="Times New Roman"/>
          <w:b/>
          <w:sz w:val="24"/>
        </w:rPr>
        <w:t xml:space="preserve"> </w:t>
      </w:r>
      <w:r w:rsidRPr="002C7B43">
        <w:rPr>
          <w:rFonts w:ascii="Times New Roman" w:hAnsi="Times New Roman" w:cs="Times New Roman"/>
          <w:b/>
          <w:sz w:val="24"/>
          <w:lang w:val="en-US"/>
        </w:rPr>
        <w:t>of</w:t>
      </w:r>
      <w:r w:rsidRPr="002C7B43">
        <w:rPr>
          <w:rFonts w:ascii="Times New Roman" w:hAnsi="Times New Roman" w:cs="Times New Roman"/>
          <w:b/>
          <w:sz w:val="24"/>
        </w:rPr>
        <w:t xml:space="preserve"> </w:t>
      </w:r>
      <w:r w:rsidRPr="002C7B43">
        <w:rPr>
          <w:rFonts w:ascii="Times New Roman" w:hAnsi="Times New Roman" w:cs="Times New Roman"/>
          <w:b/>
          <w:sz w:val="24"/>
          <w:lang w:val="en-US"/>
        </w:rPr>
        <w:t>children</w:t>
      </w:r>
      <w:r w:rsidRPr="002C7B43">
        <w:rPr>
          <w:rFonts w:ascii="Times New Roman" w:hAnsi="Times New Roman" w:cs="Times New Roman"/>
          <w:b/>
          <w:sz w:val="24"/>
        </w:rPr>
        <w:t>)</w:t>
      </w:r>
    </w:p>
    <w:p w14:paraId="070C69D0" w14:textId="77777777" w:rsidR="00F017F1" w:rsidRPr="00966FAB" w:rsidRDefault="00F017F1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Подклассы, которые непосредственно подчинены суперклассу, называются его детьми. Значение NOC равно количеству детей, то есть количеству непосредственных наследников класса в иерархии классов</w:t>
      </w:r>
    </w:p>
    <w:p w14:paraId="074D3A72" w14:textId="7634AD34" w:rsidR="00F017F1" w:rsidRPr="00966FAB" w:rsidRDefault="00F017F1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NOC interface ILogExport =2</w:t>
      </w:r>
    </w:p>
    <w:p w14:paraId="3F3FFAAC" w14:textId="24E33699" w:rsidR="00360E32" w:rsidRPr="002C7B43" w:rsidRDefault="00F017F1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2C7B43">
        <w:rPr>
          <w:rFonts w:ascii="Times New Roman" w:hAnsi="Times New Roman" w:cs="Times New Roman"/>
          <w:sz w:val="24"/>
          <w:lang w:val="en-US"/>
        </w:rPr>
        <w:t>NOC=</w:t>
      </w:r>
      <w:r w:rsidR="00C3678E" w:rsidRPr="002C7B43">
        <w:rPr>
          <w:rFonts w:ascii="Times New Roman" w:hAnsi="Times New Roman" w:cs="Times New Roman"/>
          <w:sz w:val="24"/>
          <w:lang w:val="en-US"/>
        </w:rPr>
        <w:t>0.4</w:t>
      </w:r>
    </w:p>
    <w:p w14:paraId="42F4BC8A" w14:textId="77777777" w:rsidR="00CE0680" w:rsidRPr="00966FAB" w:rsidRDefault="00CE068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Метрика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3: </w:t>
      </w:r>
      <w:r w:rsidRPr="00966FAB">
        <w:rPr>
          <w:rFonts w:ascii="Times New Roman" w:hAnsi="Times New Roman" w:cs="Times New Roman"/>
          <w:sz w:val="24"/>
        </w:rPr>
        <w:t>Сцепление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между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классами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объектов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(Coupling between object classes) </w:t>
      </w:r>
    </w:p>
    <w:p w14:paraId="02606251" w14:textId="6D4E732B" w:rsidR="00CE0680" w:rsidRPr="00966FAB" w:rsidRDefault="00CE068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СВО — это количество сотрудничеств, предусмотренных для класса, то есть количество классов, с которыми он соединен. Соединение означает, что методы данного класса используют методы или экземплярные переменные другого класса. Данная метрика характеризует статическую составляющую внешних связей классов.  С ростом СВО многократность использования класса, вероятно, уменьшается. Очевидно, что чем больше независимость класса, тем легче его повторно использовать в другом приложении. Высокое значение СВО усложняет модификацию и тестирование, которое следует за выполнением модификации. Понятно, что, чем больше количество сцеплений, тем выше чувствительность всего проекта к изменениям в отдельных его частях. Минимизация межобъектных сцеплений улучшает модульность и содействует инкапсуляции проекта. СВО для каждого класса должно иметь разумно низкое значение. Это согласуется с рекомендациями по уменьшению сцепления стандартного программного обеспечения.</w:t>
      </w:r>
    </w:p>
    <w:p w14:paraId="0273953C" w14:textId="12FD3015" w:rsidR="00CE0680" w:rsidRPr="00966FAB" w:rsidRDefault="00CE068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BE372A" w:rsidRPr="00966FAB">
        <w:rPr>
          <w:rFonts w:ascii="Times New Roman" w:hAnsi="Times New Roman" w:cs="Times New Roman"/>
          <w:sz w:val="24"/>
          <w:lang w:val="en-US"/>
        </w:rPr>
        <w:t>4</w:t>
      </w:r>
    </w:p>
    <w:p w14:paraId="170DF876" w14:textId="71B3266A" w:rsidR="00CE0680" w:rsidRPr="000D2F9A" w:rsidRDefault="00CE068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interface ILogExport=</w:t>
      </w:r>
      <w:r w:rsidR="00BE372A" w:rsidRPr="000D2F9A">
        <w:rPr>
          <w:rFonts w:ascii="Times New Roman" w:hAnsi="Times New Roman" w:cs="Times New Roman"/>
          <w:sz w:val="24"/>
          <w:lang w:val="en-US"/>
        </w:rPr>
        <w:t>0</w:t>
      </w:r>
    </w:p>
    <w:p w14:paraId="0E017C4B" w14:textId="340B017D" w:rsidR="00CE0680" w:rsidRPr="00966FAB" w:rsidRDefault="00CE068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LogExportToTXT=1</w:t>
      </w:r>
    </w:p>
    <w:p w14:paraId="6A0A1047" w14:textId="5DA19A5D" w:rsidR="00CE0680" w:rsidRPr="00966FAB" w:rsidRDefault="00CE068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LogExportToXML=1</w:t>
      </w:r>
    </w:p>
    <w:p w14:paraId="430BFA26" w14:textId="21ACC71D" w:rsidR="00CE0680" w:rsidRPr="00966FAB" w:rsidRDefault="00CE068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LogExporter =1</w:t>
      </w:r>
    </w:p>
    <w:p w14:paraId="4D753D67" w14:textId="1F0EBD48" w:rsidR="00CE0680" w:rsidRPr="000D2F9A" w:rsidRDefault="00CE068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="00D062AD" w:rsidRPr="000D2F9A">
        <w:rPr>
          <w:rFonts w:ascii="Times New Roman" w:hAnsi="Times New Roman" w:cs="Times New Roman"/>
          <w:sz w:val="24"/>
          <w:lang w:val="en-US"/>
        </w:rPr>
        <w:t>=1,</w:t>
      </w:r>
      <w:r w:rsidR="00BE372A" w:rsidRPr="000D2F9A">
        <w:rPr>
          <w:rFonts w:ascii="Times New Roman" w:hAnsi="Times New Roman" w:cs="Times New Roman"/>
          <w:sz w:val="24"/>
          <w:lang w:val="en-US"/>
        </w:rPr>
        <w:t>4</w:t>
      </w:r>
    </w:p>
    <w:p w14:paraId="738FF840" w14:textId="77777777" w:rsidR="00D062AD" w:rsidRPr="000D2F9A" w:rsidRDefault="00D062AD" w:rsidP="0003283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Метрика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4: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Отклик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для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класса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RFC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(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Response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For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a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Class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) </w:t>
      </w:r>
    </w:p>
    <w:p w14:paraId="7533B54B" w14:textId="77777777" w:rsidR="00D062AD" w:rsidRPr="000D2F9A" w:rsidRDefault="00D062AD" w:rsidP="0003283C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BBEFCCC" w14:textId="77777777" w:rsidR="00D062AD" w:rsidRPr="00966FAB" w:rsidRDefault="00D062AD" w:rsidP="0003283C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RFC — это количество методов класса плюс количество методов других классов, вызываемых из данного класса. </w:t>
      </w:r>
    </w:p>
    <w:p w14:paraId="48F5165E" w14:textId="77777777" w:rsidR="00D062AD" w:rsidRPr="00966FAB" w:rsidRDefault="00D062AD" w:rsidP="0003283C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Метрика RFC является мерой потенциального взаимодействия данного класса с другими классами, позволяет судить о динамике поведения соответствующего объекта в системе. </w:t>
      </w:r>
      <w:r w:rsidRPr="00966FAB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Данная метрика характеризует динамическую составляющую внешних связей классов. </w:t>
      </w:r>
    </w:p>
    <w:p w14:paraId="7D680271" w14:textId="77777777" w:rsidR="00D062AD" w:rsidRPr="00966FAB" w:rsidRDefault="00D062AD" w:rsidP="0003283C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Если в ответ на сообщение может быть вызвано большое количество методов, то усложняются тестирование и отладка класса, так как от разработчика тестов требуется больший уровень понимания класса, растет длина тестовой последовательности. </w:t>
      </w:r>
    </w:p>
    <w:p w14:paraId="1A329147" w14:textId="77777777" w:rsidR="00D062AD" w:rsidRPr="00966FAB" w:rsidRDefault="00D062AD" w:rsidP="0003283C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С ростом RFC увеличивается сложность класса. Наихудшая величина отклика может использоваться при определении времени тестирования </w:t>
      </w:r>
    </w:p>
    <w:p w14:paraId="09B97B53" w14:textId="72807A07" w:rsidR="00F711C0" w:rsidRPr="00966FAB" w:rsidRDefault="00F711C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C3678E" w:rsidRPr="00966FAB">
        <w:rPr>
          <w:rFonts w:ascii="Times New Roman" w:hAnsi="Times New Roman" w:cs="Times New Roman"/>
          <w:sz w:val="24"/>
          <w:lang w:val="en-US"/>
        </w:rPr>
        <w:t>8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="00C3678E" w:rsidRPr="009133FB">
        <w:rPr>
          <w:rFonts w:ascii="Times New Roman" w:hAnsi="Times New Roman" w:cs="Times New Roman"/>
          <w:sz w:val="24"/>
          <w:lang w:val="en-US"/>
        </w:rPr>
        <w:t>6</w:t>
      </w:r>
      <w:r w:rsidRPr="009133FB">
        <w:rPr>
          <w:rFonts w:ascii="Times New Roman" w:hAnsi="Times New Roman" w:cs="Times New Roman"/>
          <w:sz w:val="24"/>
          <w:lang w:val="en-US"/>
        </w:rPr>
        <w:t>=</w:t>
      </w:r>
      <w:r w:rsidR="00C3678E" w:rsidRPr="00966FAB">
        <w:rPr>
          <w:rFonts w:ascii="Times New Roman" w:hAnsi="Times New Roman" w:cs="Times New Roman"/>
          <w:sz w:val="24"/>
          <w:lang w:val="en-US"/>
        </w:rPr>
        <w:t>14</w:t>
      </w:r>
    </w:p>
    <w:p w14:paraId="08841E29" w14:textId="36E2EA86" w:rsidR="00F711C0" w:rsidRPr="00966FAB" w:rsidRDefault="00F711C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interface ILogExport=</w:t>
      </w:r>
      <w:r w:rsidR="00AC1D6F" w:rsidRPr="00966FAB">
        <w:rPr>
          <w:rFonts w:ascii="Times New Roman" w:hAnsi="Times New Roman" w:cs="Times New Roman"/>
          <w:sz w:val="24"/>
          <w:lang w:val="en-US"/>
        </w:rPr>
        <w:t>2</w:t>
      </w:r>
      <w:r w:rsidRPr="00966FAB">
        <w:rPr>
          <w:rFonts w:ascii="Times New Roman" w:hAnsi="Times New Roman" w:cs="Times New Roman"/>
          <w:sz w:val="24"/>
          <w:lang w:val="en-US"/>
        </w:rPr>
        <w:t>+0=</w:t>
      </w:r>
      <w:r w:rsidR="00AC1D6F" w:rsidRPr="00966FAB">
        <w:rPr>
          <w:rFonts w:ascii="Times New Roman" w:hAnsi="Times New Roman" w:cs="Times New Roman"/>
          <w:sz w:val="24"/>
          <w:lang w:val="en-US"/>
        </w:rPr>
        <w:t>2</w:t>
      </w:r>
    </w:p>
    <w:p w14:paraId="4F85C0EB" w14:textId="17268A66" w:rsidR="00F711C0" w:rsidRPr="00966FAB" w:rsidRDefault="00F711C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LogExportToTXT=</w:t>
      </w:r>
      <w:r w:rsidR="00AC1D6F" w:rsidRPr="00966FAB">
        <w:rPr>
          <w:rFonts w:ascii="Times New Roman" w:hAnsi="Times New Roman" w:cs="Times New Roman"/>
          <w:sz w:val="24"/>
          <w:lang w:val="en-US"/>
        </w:rPr>
        <w:t>3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="00AC1D6F" w:rsidRPr="00966FAB">
        <w:rPr>
          <w:rFonts w:ascii="Times New Roman" w:hAnsi="Times New Roman" w:cs="Times New Roman"/>
          <w:sz w:val="24"/>
          <w:lang w:val="en-US"/>
        </w:rPr>
        <w:t>4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AC1D6F" w:rsidRPr="00966FAB">
        <w:rPr>
          <w:rFonts w:ascii="Times New Roman" w:hAnsi="Times New Roman" w:cs="Times New Roman"/>
          <w:sz w:val="24"/>
          <w:lang w:val="en-US"/>
        </w:rPr>
        <w:t>7</w:t>
      </w:r>
    </w:p>
    <w:p w14:paraId="5946CFC9" w14:textId="3B5C2474" w:rsidR="00F711C0" w:rsidRPr="00966FAB" w:rsidRDefault="00F711C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LogExportToXML=</w:t>
      </w:r>
      <w:r w:rsidR="00AC1D6F" w:rsidRPr="00966FAB">
        <w:rPr>
          <w:rFonts w:ascii="Times New Roman" w:hAnsi="Times New Roman" w:cs="Times New Roman"/>
          <w:sz w:val="24"/>
          <w:lang w:val="en-US"/>
        </w:rPr>
        <w:t>3</w:t>
      </w:r>
      <w:r w:rsidRPr="00966FAB">
        <w:rPr>
          <w:rFonts w:ascii="Times New Roman" w:hAnsi="Times New Roman" w:cs="Times New Roman"/>
          <w:sz w:val="24"/>
          <w:lang w:val="en-US"/>
        </w:rPr>
        <w:t>+1=</w:t>
      </w:r>
      <w:r w:rsidR="00AC1D6F" w:rsidRPr="00966FAB">
        <w:rPr>
          <w:rFonts w:ascii="Times New Roman" w:hAnsi="Times New Roman" w:cs="Times New Roman"/>
          <w:sz w:val="24"/>
          <w:lang w:val="en-US"/>
        </w:rPr>
        <w:t>4</w:t>
      </w:r>
    </w:p>
    <w:p w14:paraId="0C9E38C0" w14:textId="5477E74C" w:rsidR="00F711C0" w:rsidRPr="00966FAB" w:rsidRDefault="00F711C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LogExporter =</w:t>
      </w:r>
      <w:r w:rsidR="00020A77" w:rsidRPr="00966FAB">
        <w:rPr>
          <w:rFonts w:ascii="Times New Roman" w:hAnsi="Times New Roman" w:cs="Times New Roman"/>
          <w:sz w:val="24"/>
          <w:lang w:val="en-US"/>
        </w:rPr>
        <w:t>3+</w:t>
      </w:r>
      <w:r w:rsidR="00AC1D6F" w:rsidRPr="00966FAB">
        <w:rPr>
          <w:rFonts w:ascii="Times New Roman" w:hAnsi="Times New Roman" w:cs="Times New Roman"/>
          <w:sz w:val="24"/>
          <w:lang w:val="en-US"/>
        </w:rPr>
        <w:t>3</w:t>
      </w:r>
      <w:r w:rsidR="00020A77" w:rsidRPr="00966FAB">
        <w:rPr>
          <w:rFonts w:ascii="Times New Roman" w:hAnsi="Times New Roman" w:cs="Times New Roman"/>
          <w:sz w:val="24"/>
          <w:lang w:val="en-US"/>
        </w:rPr>
        <w:t>=</w:t>
      </w:r>
      <w:r w:rsidR="00AC1D6F" w:rsidRPr="00966FAB">
        <w:rPr>
          <w:rFonts w:ascii="Times New Roman" w:hAnsi="Times New Roman" w:cs="Times New Roman"/>
          <w:sz w:val="24"/>
          <w:lang w:val="en-US"/>
        </w:rPr>
        <w:t>6</w:t>
      </w:r>
    </w:p>
    <w:p w14:paraId="269A1BC4" w14:textId="0A68DD42" w:rsidR="00D062AD" w:rsidRPr="00966FAB" w:rsidRDefault="00F711C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=</w:t>
      </w:r>
      <w:r w:rsidR="00AC1D6F" w:rsidRPr="00966FAB">
        <w:rPr>
          <w:rFonts w:ascii="Times New Roman" w:hAnsi="Times New Roman" w:cs="Times New Roman"/>
          <w:sz w:val="24"/>
          <w:lang w:val="en-US"/>
        </w:rPr>
        <w:t>6.6</w:t>
      </w:r>
    </w:p>
    <w:p w14:paraId="31545344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5: </w:t>
      </w:r>
      <w:r w:rsidRPr="00966FAB">
        <w:rPr>
          <w:rFonts w:ascii="Times New Roman" w:hAnsi="Times New Roman" w:cs="Times New Roman"/>
          <w:b/>
          <w:sz w:val="24"/>
        </w:rPr>
        <w:t>Недостаток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связности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в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методах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L</w:t>
      </w:r>
      <w:r w:rsidRPr="00966FAB">
        <w:rPr>
          <w:rFonts w:ascii="Times New Roman" w:hAnsi="Times New Roman" w:cs="Times New Roman"/>
          <w:b/>
          <w:sz w:val="24"/>
        </w:rPr>
        <w:t>С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OM (Lack of Cohesion in Methods) </w:t>
      </w:r>
    </w:p>
    <w:p w14:paraId="235CF774" w14:textId="695DF54F" w:rsidR="00020A77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Каждый метод внутри класса обращается к одному или нескольким свойствам (экземплярным переменным). Метрика LCOM показывает, насколько методы не связаны друг с другом через свойства (переменные). Если все методы обращаются к одинаковым свойствам, то LCOM = 0. Можно определить метрику по-другому: LCOM — это количество пар методов, не связанных по свойствам класса, минус количество пар методов, имеющих такую связь.</w:t>
      </w:r>
    </w:p>
    <w:p w14:paraId="2E7E1B8F" w14:textId="1E241B17" w:rsidR="00E617F0" w:rsidRPr="00966FAB" w:rsidRDefault="00E617F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class Form1=</w:t>
      </w:r>
      <w:r w:rsidR="009C68C9" w:rsidRPr="00966FAB">
        <w:rPr>
          <w:rFonts w:ascii="Times New Roman" w:hAnsi="Times New Roman" w:cs="Times New Roman"/>
          <w:sz w:val="24"/>
          <w:lang w:val="en-US"/>
        </w:rPr>
        <w:t>38-</w:t>
      </w:r>
      <w:r w:rsidRPr="00966FAB">
        <w:rPr>
          <w:rFonts w:ascii="Times New Roman" w:hAnsi="Times New Roman" w:cs="Times New Roman"/>
          <w:sz w:val="24"/>
          <w:lang w:val="en-US"/>
        </w:rPr>
        <w:t>6=</w:t>
      </w:r>
      <w:r w:rsidR="009C68C9" w:rsidRPr="00966FAB">
        <w:rPr>
          <w:rFonts w:ascii="Times New Roman" w:hAnsi="Times New Roman" w:cs="Times New Roman"/>
          <w:sz w:val="24"/>
          <w:lang w:val="en-US"/>
        </w:rPr>
        <w:t>32</w:t>
      </w:r>
    </w:p>
    <w:p w14:paraId="36F4154A" w14:textId="0A17156D" w:rsidR="00E617F0" w:rsidRPr="00966FAB" w:rsidRDefault="00E617F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interface ILogExport=2</w:t>
      </w:r>
      <w:r w:rsidR="009C68C9" w:rsidRPr="00966FAB">
        <w:rPr>
          <w:rFonts w:ascii="Times New Roman" w:hAnsi="Times New Roman" w:cs="Times New Roman"/>
          <w:sz w:val="24"/>
          <w:lang w:val="en-US"/>
        </w:rPr>
        <w:t>-</w:t>
      </w:r>
      <w:r w:rsidRPr="00966FAB">
        <w:rPr>
          <w:rFonts w:ascii="Times New Roman" w:hAnsi="Times New Roman" w:cs="Times New Roman"/>
          <w:sz w:val="24"/>
          <w:lang w:val="en-US"/>
        </w:rPr>
        <w:t>0=2</w:t>
      </w:r>
    </w:p>
    <w:p w14:paraId="4CE197A4" w14:textId="060B1827" w:rsidR="00E617F0" w:rsidRPr="00966FAB" w:rsidRDefault="00E617F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</w:t>
      </w:r>
      <w:r w:rsidR="009C68C9" w:rsidRPr="00966FAB">
        <w:rPr>
          <w:rFonts w:ascii="Times New Roman" w:hAnsi="Times New Roman" w:cs="Times New Roman"/>
          <w:sz w:val="24"/>
          <w:lang w:val="en-US"/>
        </w:rPr>
        <w:t xml:space="preserve"> class LogExportToTXT=3-0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9C68C9" w:rsidRPr="00966FAB">
        <w:rPr>
          <w:rFonts w:ascii="Times New Roman" w:hAnsi="Times New Roman" w:cs="Times New Roman"/>
          <w:sz w:val="24"/>
          <w:lang w:val="en-US"/>
        </w:rPr>
        <w:t>3</w:t>
      </w:r>
    </w:p>
    <w:p w14:paraId="05834DAB" w14:textId="1D395FC9" w:rsidR="00E617F0" w:rsidRPr="00966FAB" w:rsidRDefault="00E617F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class LogExportToXML=3</w:t>
      </w:r>
      <w:r w:rsidR="009C68C9" w:rsidRPr="00966FAB">
        <w:rPr>
          <w:rFonts w:ascii="Times New Roman" w:hAnsi="Times New Roman" w:cs="Times New Roman"/>
          <w:sz w:val="24"/>
          <w:lang w:val="en-US"/>
        </w:rPr>
        <w:t>-0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9C68C9" w:rsidRPr="00966FAB">
        <w:rPr>
          <w:rFonts w:ascii="Times New Roman" w:hAnsi="Times New Roman" w:cs="Times New Roman"/>
          <w:sz w:val="24"/>
          <w:lang w:val="en-US"/>
        </w:rPr>
        <w:t>3</w:t>
      </w:r>
    </w:p>
    <w:p w14:paraId="28CCAA96" w14:textId="50F28D8B" w:rsidR="00E617F0" w:rsidRPr="000D2F9A" w:rsidRDefault="00E617F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class LogExporter =</w:t>
      </w:r>
      <w:r w:rsidR="009C68C9" w:rsidRPr="00966FAB">
        <w:rPr>
          <w:rFonts w:ascii="Times New Roman" w:hAnsi="Times New Roman" w:cs="Times New Roman"/>
          <w:sz w:val="24"/>
          <w:lang w:val="en-US"/>
        </w:rPr>
        <w:t>6-</w:t>
      </w:r>
      <w:r w:rsidR="009C68C9" w:rsidRPr="000D2F9A">
        <w:rPr>
          <w:rFonts w:ascii="Times New Roman" w:hAnsi="Times New Roman" w:cs="Times New Roman"/>
          <w:sz w:val="24"/>
          <w:lang w:val="en-US"/>
        </w:rPr>
        <w:t>2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9C68C9" w:rsidRPr="000D2F9A">
        <w:rPr>
          <w:rFonts w:ascii="Times New Roman" w:hAnsi="Times New Roman" w:cs="Times New Roman"/>
          <w:sz w:val="24"/>
          <w:lang w:val="en-US"/>
        </w:rPr>
        <w:t>4</w:t>
      </w:r>
    </w:p>
    <w:p w14:paraId="5498D2BB" w14:textId="485D8F4E" w:rsidR="0003671E" w:rsidRPr="000D2F9A" w:rsidRDefault="00E617F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= </w:t>
      </w:r>
      <w:r w:rsidR="009C68C9" w:rsidRPr="000D2F9A">
        <w:rPr>
          <w:rFonts w:ascii="Times New Roman" w:hAnsi="Times New Roman" w:cs="Times New Roman"/>
          <w:sz w:val="24"/>
          <w:lang w:val="en-US"/>
        </w:rPr>
        <w:t>8.8</w:t>
      </w:r>
    </w:p>
    <w:p w14:paraId="5A41C919" w14:textId="77777777" w:rsidR="00E617F0" w:rsidRPr="00966FAB" w:rsidRDefault="00E617F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</w:p>
    <w:p w14:paraId="05D93384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</w:p>
    <w:p w14:paraId="57F5A648" w14:textId="77777777" w:rsidR="0003671E" w:rsidRPr="000D2F9A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6: </w:t>
      </w:r>
      <w:r w:rsidRPr="00966FAB">
        <w:rPr>
          <w:rFonts w:ascii="Times New Roman" w:hAnsi="Times New Roman" w:cs="Times New Roman"/>
          <w:b/>
          <w:sz w:val="24"/>
        </w:rPr>
        <w:t>Размер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класса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CS (Class Size) </w:t>
      </w:r>
    </w:p>
    <w:p w14:paraId="05F8FCB7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Общий размер класса определяется с помощью следующих измерений: </w:t>
      </w:r>
    </w:p>
    <w:p w14:paraId="3C03A2D1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общее количество операций (вместе с приватными и наследуемыми экземплярными операциями), которые инкапсулируются внутри класса; </w:t>
      </w:r>
    </w:p>
    <w:p w14:paraId="7289F773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количество свойств (вместе с приватными и наследуемыми экземплярными свойствами), которые инкапсулируются классом. </w:t>
      </w:r>
    </w:p>
    <w:p w14:paraId="31E6FA94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Могут вычисляться средние количества свойств и операций класса. Чем меньше среднее значение размера, тем больше вероятность повторного использования класса. </w:t>
      </w:r>
    </w:p>
    <w:p w14:paraId="7F0076E6" w14:textId="0527C6BA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>Рекомендуемое значение CS ≤ 20 методов.</w:t>
      </w:r>
    </w:p>
    <w:p w14:paraId="0F7E8508" w14:textId="5733D505" w:rsidR="00D5137E" w:rsidRPr="000D2F9A" w:rsidRDefault="00D5137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CS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Form</w:t>
      </w:r>
      <w:r w:rsidRPr="000D2F9A">
        <w:rPr>
          <w:rFonts w:ascii="Times New Roman" w:hAnsi="Times New Roman" w:cs="Times New Roman"/>
          <w:sz w:val="24"/>
        </w:rPr>
        <w:t>1=8+</w:t>
      </w:r>
      <w:r w:rsidR="00865393" w:rsidRPr="000D2F9A">
        <w:rPr>
          <w:rFonts w:ascii="Times New Roman" w:hAnsi="Times New Roman" w:cs="Times New Roman"/>
          <w:sz w:val="24"/>
        </w:rPr>
        <w:t>3</w:t>
      </w:r>
      <w:r w:rsidRPr="000D2F9A">
        <w:rPr>
          <w:rFonts w:ascii="Times New Roman" w:hAnsi="Times New Roman" w:cs="Times New Roman"/>
          <w:sz w:val="24"/>
        </w:rPr>
        <w:t>=1</w:t>
      </w:r>
      <w:r w:rsidR="00865393" w:rsidRPr="000D2F9A">
        <w:rPr>
          <w:rFonts w:ascii="Times New Roman" w:hAnsi="Times New Roman" w:cs="Times New Roman"/>
          <w:sz w:val="24"/>
        </w:rPr>
        <w:t>1</w:t>
      </w:r>
    </w:p>
    <w:p w14:paraId="03C235BD" w14:textId="4EC171BF" w:rsidR="00D5137E" w:rsidRPr="00966FAB" w:rsidRDefault="00D5137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CS interface ILogExport=</w:t>
      </w:r>
      <w:r w:rsidR="00865393" w:rsidRPr="00966FAB">
        <w:rPr>
          <w:rFonts w:ascii="Times New Roman" w:hAnsi="Times New Roman" w:cs="Times New Roman"/>
          <w:sz w:val="24"/>
          <w:lang w:val="en-US"/>
        </w:rPr>
        <w:t>1+1=2</w:t>
      </w:r>
    </w:p>
    <w:p w14:paraId="4C943F1E" w14:textId="2AFF8AD9" w:rsidR="00D5137E" w:rsidRPr="00966FAB" w:rsidRDefault="00D5137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CS class LogExportToTXT=</w:t>
      </w:r>
      <w:r w:rsidR="002C7B43" w:rsidRPr="00B70733">
        <w:rPr>
          <w:rFonts w:ascii="Times New Roman" w:hAnsi="Times New Roman" w:cs="Times New Roman"/>
          <w:sz w:val="24"/>
          <w:lang w:val="en-US"/>
        </w:rPr>
        <w:t>1</w:t>
      </w:r>
      <w:r w:rsidR="00865393" w:rsidRPr="00966FAB">
        <w:rPr>
          <w:rFonts w:ascii="Times New Roman" w:hAnsi="Times New Roman" w:cs="Times New Roman"/>
          <w:sz w:val="24"/>
          <w:lang w:val="en-US"/>
        </w:rPr>
        <w:t>+</w:t>
      </w:r>
      <w:r w:rsidR="002C7B43" w:rsidRPr="00B70733">
        <w:rPr>
          <w:rFonts w:ascii="Times New Roman" w:hAnsi="Times New Roman" w:cs="Times New Roman"/>
          <w:sz w:val="24"/>
          <w:lang w:val="en-US"/>
        </w:rPr>
        <w:t>1</w:t>
      </w:r>
      <w:r w:rsidR="00865393" w:rsidRPr="00966FAB">
        <w:rPr>
          <w:rFonts w:ascii="Times New Roman" w:hAnsi="Times New Roman" w:cs="Times New Roman"/>
          <w:sz w:val="24"/>
          <w:lang w:val="en-US"/>
        </w:rPr>
        <w:t>=2</w:t>
      </w:r>
    </w:p>
    <w:p w14:paraId="6E464939" w14:textId="20C197AE" w:rsidR="00D5137E" w:rsidRPr="00966FAB" w:rsidRDefault="00D5137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CS class LogExportToXML=</w:t>
      </w:r>
      <w:r w:rsidR="002C7B43" w:rsidRPr="00B70733">
        <w:rPr>
          <w:rFonts w:ascii="Times New Roman" w:hAnsi="Times New Roman" w:cs="Times New Roman"/>
          <w:sz w:val="24"/>
          <w:lang w:val="en-US"/>
        </w:rPr>
        <w:t>1</w:t>
      </w:r>
      <w:r w:rsidR="00865393" w:rsidRPr="00966FAB">
        <w:rPr>
          <w:rFonts w:ascii="Times New Roman" w:hAnsi="Times New Roman" w:cs="Times New Roman"/>
          <w:sz w:val="24"/>
          <w:lang w:val="en-US"/>
        </w:rPr>
        <w:t>+</w:t>
      </w:r>
      <w:r w:rsidR="002C7B43" w:rsidRPr="00B70733">
        <w:rPr>
          <w:rFonts w:ascii="Times New Roman" w:hAnsi="Times New Roman" w:cs="Times New Roman"/>
          <w:sz w:val="24"/>
          <w:lang w:val="en-US"/>
        </w:rPr>
        <w:t>1</w:t>
      </w:r>
      <w:r w:rsidR="00865393" w:rsidRPr="00966FAB">
        <w:rPr>
          <w:rFonts w:ascii="Times New Roman" w:hAnsi="Times New Roman" w:cs="Times New Roman"/>
          <w:sz w:val="24"/>
          <w:lang w:val="en-US"/>
        </w:rPr>
        <w:t>=2</w:t>
      </w:r>
    </w:p>
    <w:p w14:paraId="1973FC0E" w14:textId="7C9C4167" w:rsidR="00D5137E" w:rsidRPr="000D2F9A" w:rsidRDefault="00D5137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CS class LogExporter =</w:t>
      </w:r>
      <w:r w:rsidR="00865393" w:rsidRPr="00966FAB">
        <w:rPr>
          <w:rFonts w:ascii="Times New Roman" w:hAnsi="Times New Roman" w:cs="Times New Roman"/>
          <w:sz w:val="24"/>
          <w:lang w:val="en-US"/>
        </w:rPr>
        <w:t>2</w:t>
      </w:r>
      <w:r w:rsidR="00865393" w:rsidRPr="000D2F9A">
        <w:rPr>
          <w:rFonts w:ascii="Times New Roman" w:hAnsi="Times New Roman" w:cs="Times New Roman"/>
          <w:sz w:val="24"/>
          <w:lang w:val="en-US"/>
        </w:rPr>
        <w:t>+1=3</w:t>
      </w:r>
    </w:p>
    <w:p w14:paraId="550193FB" w14:textId="19790D91" w:rsidR="00D5137E" w:rsidRPr="00966FAB" w:rsidRDefault="00D5137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CS =</w:t>
      </w:r>
      <w:r w:rsidR="00865393" w:rsidRPr="00966FAB">
        <w:rPr>
          <w:rFonts w:ascii="Times New Roman" w:hAnsi="Times New Roman" w:cs="Times New Roman"/>
          <w:sz w:val="24"/>
        </w:rPr>
        <w:t>4</w:t>
      </w:r>
    </w:p>
    <w:p w14:paraId="60F65241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28295A06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7: Количество операций, переопределяемых подклассом, NOO </w:t>
      </w:r>
    </w:p>
    <w:p w14:paraId="556F70BE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(Number of Operations Overridden by a Subclass) </w:t>
      </w:r>
    </w:p>
    <w:p w14:paraId="2F451DB0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Переопределением называют случай, когда подкласс замещает операцию, унаследованную от суперкласса, своей собственной версией. </w:t>
      </w:r>
    </w:p>
    <w:p w14:paraId="0990BBA9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Большие значения NOO обычно указывают на проблемы проектирования. Ясно, что подкласс должен расширять операции суперкласса. Расширение проявляется в виде новых имен операций. Если же NOО велико, то разработчик нарушает абстракцию суперкласса. Это ослабляет иерархию классов, усложняет тестирование и модификацию программного обеспечения. </w:t>
      </w:r>
    </w:p>
    <w:p w14:paraId="64BE6127" w14:textId="107C0A41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NOO ≤ 3 методов.</w:t>
      </w:r>
    </w:p>
    <w:p w14:paraId="405D4EB9" w14:textId="448873DC" w:rsidR="0027338B" w:rsidRPr="000D2F9A" w:rsidRDefault="0027338B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LogExportToTXT</w:t>
      </w:r>
      <w:r w:rsidRPr="000D2F9A">
        <w:rPr>
          <w:rFonts w:ascii="Times New Roman" w:hAnsi="Times New Roman" w:cs="Times New Roman"/>
          <w:sz w:val="24"/>
        </w:rPr>
        <w:t>=1</w:t>
      </w:r>
    </w:p>
    <w:p w14:paraId="74014C6D" w14:textId="41D1A3C7" w:rsidR="0027338B" w:rsidRPr="000D2F9A" w:rsidRDefault="0027338B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LogExportToXML</w:t>
      </w:r>
      <w:r w:rsidRPr="000D2F9A">
        <w:rPr>
          <w:rFonts w:ascii="Times New Roman" w:hAnsi="Times New Roman" w:cs="Times New Roman"/>
          <w:sz w:val="24"/>
        </w:rPr>
        <w:t>=1</w:t>
      </w:r>
    </w:p>
    <w:p w14:paraId="13B9A297" w14:textId="2284CF81" w:rsidR="0003671E" w:rsidRPr="00966FAB" w:rsidRDefault="00A25E7F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="0027338B" w:rsidRPr="000D2F9A">
        <w:rPr>
          <w:rFonts w:ascii="Times New Roman" w:hAnsi="Times New Roman" w:cs="Times New Roman"/>
          <w:sz w:val="24"/>
        </w:rPr>
        <w:t>=</w:t>
      </w:r>
      <w:r w:rsidR="0027338B" w:rsidRPr="00966FAB">
        <w:rPr>
          <w:rFonts w:ascii="Times New Roman" w:hAnsi="Times New Roman" w:cs="Times New Roman"/>
          <w:sz w:val="24"/>
        </w:rPr>
        <w:t>0.4</w:t>
      </w:r>
    </w:p>
    <w:p w14:paraId="713FE6FB" w14:textId="77777777" w:rsidR="0027338B" w:rsidRPr="000D2F9A" w:rsidRDefault="0027338B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1359DA0F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8: Количество операций, добавленных подклассом, NOA </w:t>
      </w:r>
    </w:p>
    <w:p w14:paraId="790F1C74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(Number of Operations Added by a Subclass) </w:t>
      </w:r>
    </w:p>
    <w:p w14:paraId="11B9C664" w14:textId="068E4672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Подклассы специализируются добавлением приватных операций и свойств. С ростом NOA подкласс удаляется от абстракции суперкласса. Обычно при увеличении высоты иерархии классов (увеличении DIT) должно уменьшаться значение NOA на нижних уровнях иерархии. Для рекомендуемых значений CS = 20 и DIT = 6 рекомендуемое значение NOA ≤ 4 методов (для класса-листа). </w:t>
      </w:r>
    </w:p>
    <w:p w14:paraId="539F3B38" w14:textId="1EFC9531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NOA=0</w:t>
      </w:r>
    </w:p>
    <w:p w14:paraId="1B31467A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31C6D797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01000C0B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9: Индекс специализации SI (Specialization Index) </w:t>
      </w:r>
    </w:p>
    <w:p w14:paraId="79DAB40C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Обеспечивает грубую оценку степени специализации каждого подкласса. Специализация достигается добавлением, удалением или переопределением операций: </w:t>
      </w:r>
    </w:p>
    <w:p w14:paraId="563A1716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 xml:space="preserve">SI = (NOO * уровень) /Mобщ, </w:t>
      </w:r>
    </w:p>
    <w:p w14:paraId="0D948D93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где уровень — номер уровня в иерархии, на котором находится подкласс, Мобщ — общее количество методов класса. </w:t>
      </w:r>
    </w:p>
    <w:p w14:paraId="1707E711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Чем выше значение SI, тем больше вероятность того, что в иерархии классов есть классы, нарушающие абстракцию суперкласса. </w:t>
      </w:r>
    </w:p>
    <w:p w14:paraId="25ECF402" w14:textId="2538468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SI  ≤ 0,15.</w:t>
      </w:r>
    </w:p>
    <w:p w14:paraId="3AA25873" w14:textId="75CFEC7A" w:rsidR="00CF18DF" w:rsidRPr="000D2F9A" w:rsidRDefault="004114D6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SI</w:t>
      </w:r>
      <w:r w:rsidR="00CF18DF" w:rsidRPr="000D2F9A">
        <w:rPr>
          <w:rFonts w:ascii="Times New Roman" w:hAnsi="Times New Roman" w:cs="Times New Roman"/>
          <w:sz w:val="24"/>
        </w:rPr>
        <w:t xml:space="preserve"> </w:t>
      </w:r>
      <w:r w:rsidR="00CF18DF" w:rsidRPr="00966FAB">
        <w:rPr>
          <w:rFonts w:ascii="Times New Roman" w:hAnsi="Times New Roman" w:cs="Times New Roman"/>
          <w:sz w:val="24"/>
          <w:lang w:val="en-US"/>
        </w:rPr>
        <w:t>class</w:t>
      </w:r>
      <w:r w:rsidR="00CF18DF" w:rsidRPr="000D2F9A">
        <w:rPr>
          <w:rFonts w:ascii="Times New Roman" w:hAnsi="Times New Roman" w:cs="Times New Roman"/>
          <w:sz w:val="24"/>
        </w:rPr>
        <w:t xml:space="preserve"> </w:t>
      </w:r>
      <w:r w:rsidR="00CF18DF" w:rsidRPr="00966FAB">
        <w:rPr>
          <w:rFonts w:ascii="Times New Roman" w:hAnsi="Times New Roman" w:cs="Times New Roman"/>
          <w:sz w:val="24"/>
          <w:lang w:val="en-US"/>
        </w:rPr>
        <w:t>LogExportToTXT</w:t>
      </w:r>
      <w:r w:rsidR="00CF18DF" w:rsidRPr="000D2F9A">
        <w:rPr>
          <w:rFonts w:ascii="Times New Roman" w:hAnsi="Times New Roman" w:cs="Times New Roman"/>
          <w:sz w:val="24"/>
        </w:rPr>
        <w:t>=</w:t>
      </w:r>
      <w:r w:rsidRPr="000D2F9A">
        <w:rPr>
          <w:rFonts w:ascii="Times New Roman" w:hAnsi="Times New Roman" w:cs="Times New Roman"/>
          <w:sz w:val="24"/>
        </w:rPr>
        <w:t>0.5</w:t>
      </w:r>
    </w:p>
    <w:p w14:paraId="2D3E10C8" w14:textId="2CCA7B89" w:rsidR="00CF18DF" w:rsidRPr="000D2F9A" w:rsidRDefault="004114D6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SI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="00CF18DF" w:rsidRPr="00966FAB">
        <w:rPr>
          <w:rFonts w:ascii="Times New Roman" w:hAnsi="Times New Roman" w:cs="Times New Roman"/>
          <w:sz w:val="24"/>
          <w:lang w:val="en-US"/>
        </w:rPr>
        <w:t>class</w:t>
      </w:r>
      <w:r w:rsidR="00CF18DF" w:rsidRPr="000D2F9A">
        <w:rPr>
          <w:rFonts w:ascii="Times New Roman" w:hAnsi="Times New Roman" w:cs="Times New Roman"/>
          <w:sz w:val="24"/>
        </w:rPr>
        <w:t xml:space="preserve"> </w:t>
      </w:r>
      <w:r w:rsidR="00CF18DF" w:rsidRPr="00966FAB">
        <w:rPr>
          <w:rFonts w:ascii="Times New Roman" w:hAnsi="Times New Roman" w:cs="Times New Roman"/>
          <w:sz w:val="24"/>
          <w:lang w:val="en-US"/>
        </w:rPr>
        <w:t>LogExportToXML</w:t>
      </w:r>
      <w:r w:rsidR="00CF18DF" w:rsidRPr="000D2F9A">
        <w:rPr>
          <w:rFonts w:ascii="Times New Roman" w:hAnsi="Times New Roman" w:cs="Times New Roman"/>
          <w:sz w:val="24"/>
        </w:rPr>
        <w:t>=</w:t>
      </w:r>
      <w:r w:rsidRPr="000D2F9A">
        <w:rPr>
          <w:rFonts w:ascii="Times New Roman" w:hAnsi="Times New Roman" w:cs="Times New Roman"/>
          <w:sz w:val="24"/>
        </w:rPr>
        <w:t>0.5</w:t>
      </w:r>
    </w:p>
    <w:p w14:paraId="0E74272E" w14:textId="71175C3F" w:rsidR="0003671E" w:rsidRPr="00966FAB" w:rsidRDefault="004114D6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SI = (NOO * уровень) /Mобщ=0.2</w:t>
      </w:r>
    </w:p>
    <w:p w14:paraId="3CBD5E80" w14:textId="77777777" w:rsidR="00CF18DF" w:rsidRPr="00966FAB" w:rsidRDefault="00CF18DF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27327F93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10: Средний размер операции OS</w:t>
      </w:r>
      <w:r w:rsidRPr="00966FAB">
        <w:rPr>
          <w:rFonts w:ascii="Times New Roman" w:hAnsi="Times New Roman" w:cs="Times New Roman"/>
          <w:b/>
          <w:sz w:val="24"/>
          <w:vertAlign w:val="subscript"/>
        </w:rPr>
        <w:t>AVG</w:t>
      </w:r>
      <w:r w:rsidRPr="00966FAB">
        <w:rPr>
          <w:rFonts w:ascii="Times New Roman" w:hAnsi="Times New Roman" w:cs="Times New Roman"/>
          <w:b/>
          <w:sz w:val="24"/>
        </w:rPr>
        <w:t xml:space="preserve"> (Average Operation Size) </w:t>
      </w:r>
    </w:p>
    <w:p w14:paraId="190FB8B3" w14:textId="5754E106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В качестве индикатора размера может использоваться количество строк программы.</w:t>
      </w:r>
    </w:p>
    <w:p w14:paraId="1E1CD3CF" w14:textId="2C4CEED8" w:rsidR="00B71211" w:rsidRPr="00966FAB" w:rsidRDefault="00B71211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470391" w:rsidRPr="00966FAB">
        <w:rPr>
          <w:rFonts w:ascii="Times New Roman" w:hAnsi="Times New Roman" w:cs="Times New Roman"/>
          <w:sz w:val="24"/>
          <w:lang w:val="en-US"/>
        </w:rPr>
        <w:t>48/8=6</w:t>
      </w:r>
    </w:p>
    <w:p w14:paraId="52F6660B" w14:textId="7657A985" w:rsidR="00B71211" w:rsidRPr="00966FAB" w:rsidRDefault="00B71211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interface ILogExport=2</w:t>
      </w:r>
      <w:r w:rsidR="00470391" w:rsidRPr="00966FAB">
        <w:rPr>
          <w:rFonts w:ascii="Times New Roman" w:hAnsi="Times New Roman" w:cs="Times New Roman"/>
          <w:sz w:val="24"/>
          <w:lang w:val="en-US"/>
        </w:rPr>
        <w:t>/2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470391" w:rsidRPr="00966FAB">
        <w:rPr>
          <w:rFonts w:ascii="Times New Roman" w:hAnsi="Times New Roman" w:cs="Times New Roman"/>
          <w:sz w:val="24"/>
          <w:lang w:val="en-US"/>
        </w:rPr>
        <w:t>1</w:t>
      </w:r>
    </w:p>
    <w:p w14:paraId="51B59687" w14:textId="759B2ACC" w:rsidR="00B71211" w:rsidRPr="00966FAB" w:rsidRDefault="00B71211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LogExportToTXT=</w:t>
      </w:r>
      <w:r w:rsidR="00470391" w:rsidRPr="00966FAB">
        <w:rPr>
          <w:rFonts w:ascii="Times New Roman" w:hAnsi="Times New Roman" w:cs="Times New Roman"/>
          <w:sz w:val="24"/>
          <w:lang w:val="en-US"/>
        </w:rPr>
        <w:t>10/2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470391" w:rsidRPr="00966FAB">
        <w:rPr>
          <w:rFonts w:ascii="Times New Roman" w:hAnsi="Times New Roman" w:cs="Times New Roman"/>
          <w:sz w:val="24"/>
          <w:lang w:val="en-US"/>
        </w:rPr>
        <w:t>5</w:t>
      </w:r>
    </w:p>
    <w:p w14:paraId="3E5C8D6A" w14:textId="29E25018" w:rsidR="00B71211" w:rsidRPr="00966FAB" w:rsidRDefault="00B71211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LogExportToXML=</w:t>
      </w:r>
      <w:r w:rsidR="00470391" w:rsidRPr="00966FAB">
        <w:rPr>
          <w:rFonts w:ascii="Times New Roman" w:hAnsi="Times New Roman" w:cs="Times New Roman"/>
          <w:sz w:val="24"/>
          <w:lang w:val="en-US"/>
        </w:rPr>
        <w:t>11/2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470391" w:rsidRPr="00966FAB">
        <w:rPr>
          <w:rFonts w:ascii="Times New Roman" w:hAnsi="Times New Roman" w:cs="Times New Roman"/>
          <w:sz w:val="24"/>
          <w:lang w:val="en-US"/>
        </w:rPr>
        <w:t>5.5</w:t>
      </w:r>
    </w:p>
    <w:p w14:paraId="3D50A875" w14:textId="35E5C367" w:rsidR="00B71211" w:rsidRPr="00966FAB" w:rsidRDefault="00B71211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LogExporter</w:t>
      </w:r>
      <w:r w:rsidRPr="000D2F9A">
        <w:rPr>
          <w:rFonts w:ascii="Times New Roman" w:hAnsi="Times New Roman" w:cs="Times New Roman"/>
          <w:sz w:val="24"/>
        </w:rPr>
        <w:t xml:space="preserve"> =</w:t>
      </w:r>
      <w:r w:rsidR="00470391" w:rsidRPr="00966FAB">
        <w:rPr>
          <w:rFonts w:ascii="Times New Roman" w:hAnsi="Times New Roman" w:cs="Times New Roman"/>
          <w:sz w:val="24"/>
        </w:rPr>
        <w:t>15/3</w:t>
      </w:r>
      <w:r w:rsidRPr="000D2F9A">
        <w:rPr>
          <w:rFonts w:ascii="Times New Roman" w:hAnsi="Times New Roman" w:cs="Times New Roman"/>
          <w:sz w:val="24"/>
        </w:rPr>
        <w:t>=</w:t>
      </w:r>
      <w:r w:rsidR="00470391" w:rsidRPr="00966FAB">
        <w:rPr>
          <w:rFonts w:ascii="Times New Roman" w:hAnsi="Times New Roman" w:cs="Times New Roman"/>
          <w:sz w:val="24"/>
        </w:rPr>
        <w:t>5</w:t>
      </w:r>
    </w:p>
    <w:p w14:paraId="6CE92FC1" w14:textId="471942A5" w:rsidR="0003671E" w:rsidRPr="00966FAB" w:rsidRDefault="00470391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</w:rPr>
        <w:t>=4.5</w:t>
      </w:r>
    </w:p>
    <w:p w14:paraId="48D9FE44" w14:textId="77777777" w:rsidR="0003671E" w:rsidRPr="000D2F9A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115BAC56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11: Среднее количество параметров на операцию NP</w:t>
      </w:r>
      <w:r w:rsidRPr="00966FAB">
        <w:rPr>
          <w:rFonts w:ascii="Times New Roman" w:hAnsi="Times New Roman" w:cs="Times New Roman"/>
          <w:b/>
          <w:sz w:val="24"/>
          <w:vertAlign w:val="subscript"/>
        </w:rPr>
        <w:t>AVG</w:t>
      </w:r>
    </w:p>
    <w:p w14:paraId="04EF24C8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(AverageNumberofParametersperoperation) </w:t>
      </w:r>
    </w:p>
    <w:p w14:paraId="6562AF59" w14:textId="53EBE2AC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Чем больше параметров у операции, тем сложнее сотрудничество между объектами. Поэтому значение </w:t>
      </w:r>
      <w:r w:rsidR="00470391" w:rsidRPr="00966FAB">
        <w:rPr>
          <w:rFonts w:ascii="Times New Roman" w:hAnsi="Times New Roman" w:cs="Times New Roman"/>
          <w:sz w:val="24"/>
        </w:rPr>
        <w:t>NP</w:t>
      </w:r>
      <w:r w:rsidR="00470391"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 xml:space="preserve">должно быть как можно меньшим. </w:t>
      </w:r>
    </w:p>
    <w:p w14:paraId="6DFC59FB" w14:textId="15EDC6FF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>= 0,7.</w:t>
      </w:r>
    </w:p>
    <w:p w14:paraId="79317B01" w14:textId="0BFF6D9B" w:rsidR="00470391" w:rsidRPr="00966FAB" w:rsidRDefault="00470391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8E47EC" w:rsidRPr="00966FAB">
        <w:rPr>
          <w:rFonts w:ascii="Times New Roman" w:hAnsi="Times New Roman" w:cs="Times New Roman"/>
          <w:sz w:val="24"/>
          <w:lang w:val="en-US"/>
        </w:rPr>
        <w:t>4</w:t>
      </w:r>
      <w:r w:rsidRPr="00966FAB">
        <w:rPr>
          <w:rFonts w:ascii="Times New Roman" w:hAnsi="Times New Roman" w:cs="Times New Roman"/>
          <w:sz w:val="24"/>
          <w:lang w:val="en-US"/>
        </w:rPr>
        <w:t>/8=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0.5</w:t>
      </w:r>
    </w:p>
    <w:p w14:paraId="7A48DE2E" w14:textId="5FDFB346" w:rsidR="00470391" w:rsidRPr="00966FAB" w:rsidRDefault="00470391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interface ILogExport=</w:t>
      </w:r>
      <w:r w:rsidR="008E47EC" w:rsidRPr="00966FAB">
        <w:rPr>
          <w:rFonts w:ascii="Times New Roman" w:hAnsi="Times New Roman" w:cs="Times New Roman"/>
          <w:sz w:val="24"/>
          <w:lang w:val="en-US"/>
        </w:rPr>
        <w:t>1</w:t>
      </w:r>
      <w:r w:rsidRPr="00966FAB">
        <w:rPr>
          <w:rFonts w:ascii="Times New Roman" w:hAnsi="Times New Roman" w:cs="Times New Roman"/>
          <w:sz w:val="24"/>
          <w:lang w:val="en-US"/>
        </w:rPr>
        <w:t>/2=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0.5</w:t>
      </w:r>
    </w:p>
    <w:p w14:paraId="58807EA0" w14:textId="574FB0F3" w:rsidR="00470391" w:rsidRPr="00966FAB" w:rsidRDefault="00470391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LogExportToTXT=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</w:t>
      </w:r>
      <w:r w:rsidRPr="00966FAB">
        <w:rPr>
          <w:rFonts w:ascii="Times New Roman" w:hAnsi="Times New Roman" w:cs="Times New Roman"/>
          <w:sz w:val="24"/>
          <w:lang w:val="en-US"/>
        </w:rPr>
        <w:t>/2=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</w:t>
      </w:r>
    </w:p>
    <w:p w14:paraId="548699F7" w14:textId="00002405" w:rsidR="00470391" w:rsidRPr="00966FAB" w:rsidRDefault="00470391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LogExportToXML=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</w:t>
      </w:r>
      <w:r w:rsidRPr="00966FAB">
        <w:rPr>
          <w:rFonts w:ascii="Times New Roman" w:hAnsi="Times New Roman" w:cs="Times New Roman"/>
          <w:sz w:val="24"/>
          <w:lang w:val="en-US"/>
        </w:rPr>
        <w:t>/2=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</w:t>
      </w:r>
    </w:p>
    <w:p w14:paraId="4ACD6A67" w14:textId="661BCA24" w:rsidR="00470391" w:rsidRPr="000D2F9A" w:rsidRDefault="00470391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0D2F9A">
        <w:rPr>
          <w:rFonts w:ascii="Times New Roman" w:hAnsi="Times New Roman" w:cs="Times New Roman"/>
          <w:sz w:val="24"/>
          <w:lang w:val="en-US"/>
        </w:rPr>
        <w:t>NP</w:t>
      </w:r>
      <w:r w:rsidRPr="000D2F9A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LogExporter =</w:t>
      </w:r>
      <w:r w:rsidR="008E47EC" w:rsidRPr="000D2F9A">
        <w:rPr>
          <w:rFonts w:ascii="Times New Roman" w:hAnsi="Times New Roman" w:cs="Times New Roman"/>
          <w:sz w:val="24"/>
          <w:lang w:val="en-US"/>
        </w:rPr>
        <w:t>1</w:t>
      </w:r>
      <w:r w:rsidRPr="000D2F9A">
        <w:rPr>
          <w:rFonts w:ascii="Times New Roman" w:hAnsi="Times New Roman" w:cs="Times New Roman"/>
          <w:sz w:val="24"/>
          <w:lang w:val="en-US"/>
        </w:rPr>
        <w:t>/</w:t>
      </w:r>
      <w:r w:rsidR="008E47EC" w:rsidRPr="000D2F9A">
        <w:rPr>
          <w:rFonts w:ascii="Times New Roman" w:hAnsi="Times New Roman" w:cs="Times New Roman"/>
          <w:sz w:val="24"/>
          <w:lang w:val="en-US"/>
        </w:rPr>
        <w:t>3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8E47EC" w:rsidRPr="000D2F9A">
        <w:rPr>
          <w:rFonts w:ascii="Times New Roman" w:hAnsi="Times New Roman" w:cs="Times New Roman"/>
          <w:sz w:val="24"/>
          <w:lang w:val="en-US"/>
        </w:rPr>
        <w:t>0.</w:t>
      </w:r>
      <w:r w:rsidRPr="000D2F9A">
        <w:rPr>
          <w:rFonts w:ascii="Times New Roman" w:hAnsi="Times New Roman" w:cs="Times New Roman"/>
          <w:sz w:val="24"/>
          <w:lang w:val="en-US"/>
        </w:rPr>
        <w:t>5</w:t>
      </w:r>
    </w:p>
    <w:p w14:paraId="4577CACF" w14:textId="0D5C9903" w:rsidR="00470391" w:rsidRPr="000D2F9A" w:rsidRDefault="00470391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0D2F9A">
        <w:rPr>
          <w:rFonts w:ascii="Times New Roman" w:hAnsi="Times New Roman" w:cs="Times New Roman"/>
          <w:sz w:val="24"/>
          <w:lang w:val="en-US"/>
        </w:rPr>
        <w:t>NP</w:t>
      </w:r>
      <w:r w:rsidRPr="000D2F9A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 =</w:t>
      </w:r>
      <w:r w:rsidR="008E47EC" w:rsidRPr="000D2F9A">
        <w:rPr>
          <w:rFonts w:ascii="Times New Roman" w:hAnsi="Times New Roman" w:cs="Times New Roman"/>
          <w:sz w:val="24"/>
          <w:lang w:val="en-US"/>
        </w:rPr>
        <w:t>0.2666</w:t>
      </w:r>
    </w:p>
    <w:p w14:paraId="1E824171" w14:textId="77777777" w:rsidR="0003671E" w:rsidRPr="000D2F9A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</w:p>
    <w:p w14:paraId="26AD4BF0" w14:textId="77777777" w:rsidR="0003671E" w:rsidRPr="000D2F9A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12: </w:t>
      </w:r>
      <w:r w:rsidRPr="00966FAB">
        <w:rPr>
          <w:rFonts w:ascii="Times New Roman" w:hAnsi="Times New Roman" w:cs="Times New Roman"/>
          <w:b/>
          <w:sz w:val="24"/>
        </w:rPr>
        <w:t>Высота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дерева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наследования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DIT (Depth of Inheritance Tree)</w:t>
      </w:r>
    </w:p>
    <w:p w14:paraId="6146F101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DIT определяется как максимальная длина пути от листа до корня дерева наследования классов.</w:t>
      </w:r>
    </w:p>
    <w:p w14:paraId="061548F9" w14:textId="5BCFC144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DITАИС = </w:t>
      </w:r>
      <w:r w:rsidR="00A178AA" w:rsidRPr="00966FAB">
        <w:rPr>
          <w:rFonts w:ascii="Times New Roman" w:hAnsi="Times New Roman" w:cs="Times New Roman"/>
          <w:sz w:val="24"/>
        </w:rPr>
        <w:t>1</w:t>
      </w:r>
    </w:p>
    <w:p w14:paraId="367322F3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4F6B9106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13: Суммарное количество методов, определенных во всех классах системыNOM (Numberofmethods)</w:t>
      </w:r>
    </w:p>
    <w:p w14:paraId="6CA7825F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количеству методов во всех классах системы.</w:t>
      </w:r>
    </w:p>
    <w:p w14:paraId="5B84334D" w14:textId="53D459F6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NOMАИС = </w:t>
      </w:r>
      <w:r w:rsidR="00D753A2" w:rsidRPr="00966FAB">
        <w:rPr>
          <w:rFonts w:ascii="Times New Roman" w:hAnsi="Times New Roman" w:cs="Times New Roman"/>
          <w:sz w:val="24"/>
        </w:rPr>
        <w:t>1</w:t>
      </w:r>
      <w:r w:rsidR="00A178AA" w:rsidRPr="00966FAB">
        <w:rPr>
          <w:rFonts w:ascii="Times New Roman" w:hAnsi="Times New Roman" w:cs="Times New Roman"/>
          <w:sz w:val="24"/>
        </w:rPr>
        <w:t>6</w:t>
      </w:r>
    </w:p>
    <w:p w14:paraId="05B56E70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1E77A3E8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14: Общее количество классов в системе – NC (Numberofclasses)</w:t>
      </w:r>
    </w:p>
    <w:p w14:paraId="6ED7BB44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количеству классов в системе.</w:t>
      </w:r>
    </w:p>
    <w:p w14:paraId="523FA4EF" w14:textId="6AE027B8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NCАИС = </w:t>
      </w:r>
      <w:r w:rsidR="00D753A2" w:rsidRPr="00966FAB">
        <w:rPr>
          <w:rFonts w:ascii="Times New Roman" w:hAnsi="Times New Roman" w:cs="Times New Roman"/>
          <w:sz w:val="24"/>
        </w:rPr>
        <w:t>5</w:t>
      </w:r>
    </w:p>
    <w:p w14:paraId="72394D04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1E1525B7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15: Общее число строк кода – LOCsum (LinesOfCode)</w:t>
      </w:r>
    </w:p>
    <w:p w14:paraId="2C54ACD5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числу строк кода системы.</w:t>
      </w:r>
    </w:p>
    <w:p w14:paraId="5279E9B8" w14:textId="5D6C4B8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LOCsumАИС =</w:t>
      </w:r>
      <w:r w:rsidR="00A178AA" w:rsidRPr="00966FAB">
        <w:rPr>
          <w:rFonts w:ascii="Times New Roman" w:hAnsi="Times New Roman" w:cs="Times New Roman"/>
          <w:sz w:val="24"/>
        </w:rPr>
        <w:t>76</w:t>
      </w:r>
    </w:p>
    <w:p w14:paraId="45DB0497" w14:textId="77777777" w:rsidR="00D6699D" w:rsidRPr="00966FAB" w:rsidRDefault="00D6699D" w:rsidP="00D6699D">
      <w:pPr>
        <w:pStyle w:val="2"/>
        <w:rPr>
          <w:rFonts w:ascii="Times New Roman" w:hAnsi="Times New Roman" w:cs="Times New Roman"/>
          <w:sz w:val="24"/>
          <w:lang w:val="en-US"/>
        </w:rPr>
      </w:pPr>
      <w:bookmarkStart w:id="263" w:name="_Toc389138489"/>
      <w:r w:rsidRPr="00966FAB">
        <w:rPr>
          <w:rFonts w:ascii="Times New Roman" w:hAnsi="Times New Roman" w:cs="Times New Roman"/>
          <w:sz w:val="24"/>
          <w:lang w:val="en-US"/>
        </w:rPr>
        <w:t xml:space="preserve">2 </w:t>
      </w:r>
      <w:r w:rsidRPr="00966FAB">
        <w:rPr>
          <w:rFonts w:ascii="Times New Roman" w:hAnsi="Times New Roman" w:cs="Times New Roman"/>
          <w:sz w:val="24"/>
        </w:rPr>
        <w:t>Студент</w:t>
      </w:r>
      <w:bookmarkEnd w:id="263"/>
    </w:p>
    <w:p w14:paraId="7E4BEAF2" w14:textId="77777777" w:rsidR="002922EF" w:rsidRPr="00966FAB" w:rsidRDefault="002922EF" w:rsidP="002922EF">
      <w:pPr>
        <w:pStyle w:val="3"/>
        <w:numPr>
          <w:ilvl w:val="0"/>
          <w:numId w:val="11"/>
        </w:numPr>
        <w:rPr>
          <w:rFonts w:ascii="Times New Roman" w:hAnsi="Times New Roman" w:cs="Times New Roman"/>
        </w:rPr>
      </w:pPr>
      <w:bookmarkStart w:id="264" w:name="_Toc389138490"/>
      <w:r w:rsidRPr="00966FAB">
        <w:rPr>
          <w:rFonts w:ascii="Times New Roman" w:hAnsi="Times New Roman" w:cs="Times New Roman"/>
        </w:rPr>
        <w:t>Полностью определить и реализовать прецеденты (по варианту).</w:t>
      </w:r>
      <w:bookmarkEnd w:id="264"/>
    </w:p>
    <w:p w14:paraId="41813ACD" w14:textId="77777777" w:rsidR="002922EF" w:rsidRPr="00966FAB" w:rsidRDefault="002922EF" w:rsidP="002922EF">
      <w:p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Диаграмма прецедентов для 2 студента.</w:t>
      </w:r>
    </w:p>
    <w:p w14:paraId="15B9B21A" w14:textId="77777777" w:rsidR="00186AD7" w:rsidRPr="00966FAB" w:rsidRDefault="00186AD7" w:rsidP="002922EF">
      <w:p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5A465F7" wp14:editId="7EE879D0">
            <wp:extent cx="5905500" cy="3971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24AF1" w14:textId="77777777" w:rsidR="002922EF" w:rsidRPr="00966FAB" w:rsidRDefault="002922EF" w:rsidP="002922EF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Диаграмма(ы) классов подсистемы,</w:t>
      </w:r>
    </w:p>
    <w:p w14:paraId="5D31BB91" w14:textId="77777777" w:rsidR="00560CF8" w:rsidRPr="00966FAB" w:rsidRDefault="00560CF8" w:rsidP="00560CF8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Описание БД системы журнала сообщений</w:t>
      </w:r>
    </w:p>
    <w:p w14:paraId="57F59678" w14:textId="77777777" w:rsidR="00560CF8" w:rsidRPr="00966FAB" w:rsidRDefault="00560CF8" w:rsidP="00560CF8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37960C89" wp14:editId="126BB3DF">
            <wp:extent cx="5934075" cy="36576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A6FE9" w14:textId="77777777" w:rsidR="002922EF" w:rsidRPr="00966FAB" w:rsidRDefault="002922EF" w:rsidP="002922EF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Полностью разработать компоненты с использованием паттернов (по вариантам).</w:t>
      </w:r>
    </w:p>
    <w:p w14:paraId="56C3E9DA" w14:textId="77777777" w:rsidR="002922EF" w:rsidRPr="00966FAB" w:rsidRDefault="002922EF" w:rsidP="002922EF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Диаграммы последовательностей</w:t>
      </w:r>
      <w:r w:rsidR="005F11A2" w:rsidRPr="00966FAB">
        <w:rPr>
          <w:rFonts w:ascii="Times New Roman" w:hAnsi="Times New Roman" w:cs="Times New Roman"/>
          <w:sz w:val="24"/>
        </w:rPr>
        <w:t xml:space="preserve"> для основных функций программы</w:t>
      </w:r>
    </w:p>
    <w:p w14:paraId="34EF307B" w14:textId="77777777" w:rsidR="005F11A2" w:rsidRPr="00966FAB" w:rsidRDefault="005F11A2" w:rsidP="005F11A2">
      <w:pPr>
        <w:pStyle w:val="a7"/>
        <w:rPr>
          <w:rFonts w:ascii="Times New Roman" w:hAnsi="Times New Roman" w:cs="Times New Roman"/>
          <w:sz w:val="24"/>
        </w:rPr>
      </w:pPr>
    </w:p>
    <w:p w14:paraId="5723A1D1" w14:textId="77777777" w:rsidR="005F11A2" w:rsidRPr="00966FAB" w:rsidRDefault="00C27D5C" w:rsidP="005F11A2">
      <w:pPr>
        <w:pStyle w:val="a7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8E02C28" wp14:editId="5B0AD292">
            <wp:extent cx="5934075" cy="22479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3C58A" w14:textId="77777777" w:rsidR="002922EF" w:rsidRPr="00966FAB" w:rsidRDefault="002922EF" w:rsidP="002922EF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Диаграммы классов и последовательностей для иллюстрации примененных паттернов.</w:t>
      </w:r>
    </w:p>
    <w:p w14:paraId="64BE0736" w14:textId="77777777" w:rsidR="005D7B4A" w:rsidRPr="00966FAB" w:rsidRDefault="005D7B4A" w:rsidP="005D7B4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модуль таблицы (описано выше) </w:t>
      </w:r>
    </w:p>
    <w:p w14:paraId="692798C7" w14:textId="77777777" w:rsidR="005D7B4A" w:rsidRPr="00966FAB" w:rsidRDefault="005D7B4A" w:rsidP="005D7B4A">
      <w:pPr>
        <w:pStyle w:val="a7"/>
        <w:rPr>
          <w:rFonts w:ascii="Times New Roman" w:hAnsi="Times New Roman" w:cs="Times New Roman"/>
          <w:sz w:val="24"/>
        </w:rPr>
      </w:pPr>
    </w:p>
    <w:p w14:paraId="2F1CF54B" w14:textId="77777777" w:rsidR="005D7B4A" w:rsidRPr="00966FAB" w:rsidRDefault="005D7B4A" w:rsidP="005D7B4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шлюз записи данных (обращение к БД)</w:t>
      </w:r>
    </w:p>
    <w:p w14:paraId="04FB0069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Описание Row Data Gateway</w:t>
      </w:r>
    </w:p>
    <w:p w14:paraId="2C4B7E88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493D154A" wp14:editId="47668116">
            <wp:extent cx="5514975" cy="2895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1FEB2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Объект выступает в роли шлюза к отдельной записи в источнике данных. Один экземпляр на одну запись.</w:t>
      </w:r>
    </w:p>
    <w:p w14:paraId="69D4E3F4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Встраивание кода доступа к БД в объекты, хранящиеся в памяти, может привести в некоторым неудобствам. Во-первых, если ваши объекты содержат бизнес-логику, добавление взаимодействия с БД увеличит сложность. Вскоре тестирование станет неудобным, если объекты, хранящиеся в памяти, завязаны на БД. Тесты станут медленнее из-за доступа к БД.</w:t>
      </w:r>
    </w:p>
    <w:p w14:paraId="2739FA0F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Объект шлюза к записи представляется в точности, как запись в БД, но при этом даёт возможность доступа посредством штатных средств языка программирования. Все подробности доступа к БД скрыты за этим интерфейсом.</w:t>
      </w:r>
    </w:p>
    <w:p w14:paraId="763AD2EF" w14:textId="77777777" w:rsidR="005D7B4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Пример: объект шлюза PersonGateway, данные о записи из таблицы person и методы insert и update, которые позволяют прозрачно работать с записью.</w:t>
      </w:r>
    </w:p>
    <w:p w14:paraId="49BB1196" w14:textId="77777777" w:rsidR="00B5467A" w:rsidRPr="00966FAB" w:rsidRDefault="005D7B4A" w:rsidP="005D7B4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 </w:t>
      </w:r>
    </w:p>
    <w:p w14:paraId="289E7D96" w14:textId="77777777" w:rsidR="005D7B4A" w:rsidRPr="00966FAB" w:rsidRDefault="005D7B4A" w:rsidP="005D7B4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компоновщик (gof).</w:t>
      </w:r>
    </w:p>
    <w:p w14:paraId="6344B204" w14:textId="77777777" w:rsidR="00B5467A" w:rsidRPr="00966FAB" w:rsidRDefault="00B5467A" w:rsidP="005D7B4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Компоновщик - паттерн, структурирующий объекты таким образом, что появляется возможность унифицировано, одинаково обращаться с каждым из них.</w:t>
      </w:r>
    </w:p>
    <w:p w14:paraId="5D6E2B14" w14:textId="77777777" w:rsidR="00B5467A" w:rsidRPr="00966FAB" w:rsidRDefault="00B5467A" w:rsidP="005D7B4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2731497" wp14:editId="53E9B866">
            <wp:extent cx="5143500" cy="2400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801F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Ключом к паттерну компоновщик является абстрактный класс, который является одновременно и примитивом, и контейнером. В графической системе этот класс может называться Graphic. В нем объявлены операции, специфичные для каждого </w:t>
      </w:r>
      <w:r w:rsidRPr="00966FAB">
        <w:rPr>
          <w:rFonts w:ascii="Times New Roman" w:hAnsi="Times New Roman" w:cs="Times New Roman"/>
          <w:sz w:val="24"/>
        </w:rPr>
        <w:lastRenderedPageBreak/>
        <w:t xml:space="preserve">вида графического объекта (такие как Draw) и общие для всех составных объектов, например операции для доступа и управления потомками. Подклассы Line, Rectangle и Text определяют примитивные графические объекты. В них операция Draw реализована соответственно для рисования прямых, прямоугольников и текста. Поскольку у примитивных объектов нет потомков, то ни один из этих подклассов не реализует операции, относящиеся к управлению потомками(Add, Remove, GetChild). </w:t>
      </w:r>
    </w:p>
    <w:p w14:paraId="117B07A5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Класс Picture агрегирует, состоит из других более примитивных объектов Graphic. Реализованная в нем операция Draw вызывает одноименную функцию отрисовки для каждого потомка, а операции для работы с потомками уже не пусты. Поскольку интерфейс класса Picture соответствует интерфейсу Graphic, то в состав объекта Picture могут входить и другие такие же объекты.</w:t>
      </w:r>
    </w:p>
    <w:p w14:paraId="37E10B60" w14:textId="77777777" w:rsidR="00B1132F" w:rsidRPr="00966FAB" w:rsidRDefault="00B1132F" w:rsidP="00B1132F">
      <w:pPr>
        <w:rPr>
          <w:rFonts w:ascii="Times New Roman" w:hAnsi="Times New Roman" w:cs="Times New Roman"/>
          <w:sz w:val="24"/>
        </w:rPr>
      </w:pPr>
    </w:p>
    <w:p w14:paraId="4F7E31D3" w14:textId="77777777" w:rsidR="00553855" w:rsidRPr="00966FAB" w:rsidRDefault="00553855" w:rsidP="00553855">
      <w:pPr>
        <w:pStyle w:val="a7"/>
        <w:rPr>
          <w:rFonts w:ascii="Times New Roman" w:hAnsi="Times New Roman" w:cs="Times New Roman"/>
          <w:sz w:val="24"/>
        </w:rPr>
      </w:pPr>
    </w:p>
    <w:p w14:paraId="374A3E39" w14:textId="77777777" w:rsidR="002922EF" w:rsidRPr="00966FAB" w:rsidRDefault="002922EF" w:rsidP="002922EF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Провести тестирование и отладку.</w:t>
      </w:r>
    </w:p>
    <w:p w14:paraId="3641F0FE" w14:textId="77777777" w:rsidR="00553855" w:rsidRPr="00966FAB" w:rsidRDefault="00553855" w:rsidP="00553855">
      <w:pPr>
        <w:pStyle w:val="a7"/>
        <w:rPr>
          <w:rFonts w:ascii="Times New Roman" w:hAnsi="Times New Roman" w:cs="Times New Roman"/>
          <w:sz w:val="24"/>
        </w:rPr>
      </w:pPr>
    </w:p>
    <w:p w14:paraId="1AC70369" w14:textId="77777777" w:rsidR="00553855" w:rsidRPr="00966FAB" w:rsidRDefault="00F55BF0" w:rsidP="00553855">
      <w:pPr>
        <w:pStyle w:val="a7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Итерация1 </w:t>
      </w:r>
    </w:p>
    <w:p w14:paraId="5FDAA364" w14:textId="77777777" w:rsidR="00F55BF0" w:rsidRPr="00966FAB" w:rsidRDefault="00F55BF0" w:rsidP="00553855">
      <w:pPr>
        <w:pStyle w:val="a7"/>
        <w:rPr>
          <w:rFonts w:ascii="Times New Roman" w:hAnsi="Times New Roman" w:cs="Times New Roman"/>
          <w:sz w:val="24"/>
        </w:rPr>
      </w:pPr>
    </w:p>
    <w:p w14:paraId="61BB21C5" w14:textId="77777777" w:rsidR="00553855" w:rsidRPr="00966FAB" w:rsidRDefault="00F55BF0" w:rsidP="00553855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Классы: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914"/>
        <w:gridCol w:w="2839"/>
        <w:gridCol w:w="2872"/>
      </w:tblGrid>
      <w:tr w:rsidR="001742A4" w:rsidRPr="00966FAB" w14:paraId="0DFDB648" w14:textId="77777777" w:rsidTr="001742A4">
        <w:tc>
          <w:tcPr>
            <w:tcW w:w="2914" w:type="dxa"/>
          </w:tcPr>
          <w:p w14:paraId="630B78B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839" w:type="dxa"/>
          </w:tcPr>
          <w:p w14:paraId="4A236291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2872" w:type="dxa"/>
          </w:tcPr>
          <w:p w14:paraId="4A893D33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1742A4" w:rsidRPr="00966FAB" w14:paraId="2C882EDF" w14:textId="77777777" w:rsidTr="001742A4">
        <w:trPr>
          <w:trHeight w:val="90"/>
        </w:trPr>
        <w:tc>
          <w:tcPr>
            <w:tcW w:w="2914" w:type="dxa"/>
            <w:vMerge w:val="restart"/>
          </w:tcPr>
          <w:p w14:paraId="59469915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WinHistory</w:t>
            </w:r>
          </w:p>
        </w:tc>
        <w:tc>
          <w:tcPr>
            <w:tcW w:w="2839" w:type="dxa"/>
            <w:vMerge w:val="restart"/>
          </w:tcPr>
          <w:p w14:paraId="79468D85" w14:textId="77777777" w:rsidR="001742A4" w:rsidRDefault="00444489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444489">
              <w:rPr>
                <w:rFonts w:ascii="Times New Roman" w:hAnsi="Times New Roman" w:cs="Times New Roman"/>
                <w:sz w:val="24"/>
              </w:rPr>
              <w:t>WinHistoryDbContext db</w:t>
            </w:r>
          </w:p>
          <w:p w14:paraId="22B01397" w14:textId="77777777" w:rsidR="00444489" w:rsidRDefault="00444489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57EC4D76" w14:textId="77777777" w:rsidR="00444489" w:rsidRDefault="00444489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1F649E42" w14:textId="77777777" w:rsidR="00444489" w:rsidRDefault="00444489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046BABED" w14:textId="4FAC960B" w:rsidR="00444489" w:rsidRPr="00966FAB" w:rsidRDefault="00444489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444489">
              <w:rPr>
                <w:rFonts w:ascii="Times New Roman" w:hAnsi="Times New Roman" w:cs="Times New Roman"/>
                <w:sz w:val="24"/>
              </w:rPr>
              <w:t>ClientInfo Client</w:t>
            </w:r>
          </w:p>
        </w:tc>
        <w:tc>
          <w:tcPr>
            <w:tcW w:w="2872" w:type="dxa"/>
          </w:tcPr>
          <w:p w14:paraId="31AF48C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private WinHistory() </w:t>
            </w:r>
          </w:p>
        </w:tc>
      </w:tr>
      <w:tr w:rsidR="001742A4" w:rsidRPr="00B70733" w14:paraId="41ACF84F" w14:textId="77777777" w:rsidTr="001742A4">
        <w:trPr>
          <w:trHeight w:val="90"/>
        </w:trPr>
        <w:tc>
          <w:tcPr>
            <w:tcW w:w="2914" w:type="dxa"/>
            <w:vMerge/>
          </w:tcPr>
          <w:p w14:paraId="7F7AF168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39" w:type="dxa"/>
            <w:vMerge/>
          </w:tcPr>
          <w:p w14:paraId="2A8C1F2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72" w:type="dxa"/>
          </w:tcPr>
          <w:p w14:paraId="5C9455D0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WinHistory(Guid guid, string name)</w:t>
            </w:r>
          </w:p>
        </w:tc>
      </w:tr>
      <w:tr w:rsidR="001742A4" w:rsidRPr="00B70733" w14:paraId="27B8EAFB" w14:textId="77777777" w:rsidTr="001742A4">
        <w:trPr>
          <w:trHeight w:val="45"/>
        </w:trPr>
        <w:tc>
          <w:tcPr>
            <w:tcW w:w="2914" w:type="dxa"/>
            <w:vMerge/>
          </w:tcPr>
          <w:p w14:paraId="23BED02F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6A455A9C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01B21414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static WinHistory Login(Guid guid, string name)</w:t>
            </w:r>
          </w:p>
        </w:tc>
      </w:tr>
      <w:tr w:rsidR="001742A4" w:rsidRPr="00B70733" w14:paraId="2E2BF930" w14:textId="77777777" w:rsidTr="001742A4">
        <w:trPr>
          <w:trHeight w:val="45"/>
        </w:trPr>
        <w:tc>
          <w:tcPr>
            <w:tcW w:w="2914" w:type="dxa"/>
            <w:vMerge/>
          </w:tcPr>
          <w:p w14:paraId="7C1B5D00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40CBB439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1CDC5D9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void Send(string message, int level)</w:t>
            </w:r>
          </w:p>
        </w:tc>
      </w:tr>
      <w:tr w:rsidR="001742A4" w:rsidRPr="00B70733" w14:paraId="34EC05FC" w14:textId="77777777" w:rsidTr="001742A4">
        <w:trPr>
          <w:trHeight w:val="45"/>
        </w:trPr>
        <w:tc>
          <w:tcPr>
            <w:tcW w:w="2914" w:type="dxa"/>
            <w:vMerge/>
          </w:tcPr>
          <w:p w14:paraId="68037ABB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68883F08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4DE713B6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void Send(string message)</w:t>
            </w:r>
          </w:p>
        </w:tc>
      </w:tr>
      <w:tr w:rsidR="001742A4" w:rsidRPr="00B70733" w14:paraId="46C79FEC" w14:textId="77777777" w:rsidTr="001742A4">
        <w:trPr>
          <w:trHeight w:val="45"/>
        </w:trPr>
        <w:tc>
          <w:tcPr>
            <w:tcW w:w="2914" w:type="dxa"/>
            <w:vMerge/>
          </w:tcPr>
          <w:p w14:paraId="5DAE585B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048083A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5147B3C0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 IEnumerable&lt;Message&gt; Receive(int level)</w:t>
            </w:r>
          </w:p>
        </w:tc>
      </w:tr>
      <w:tr w:rsidR="001742A4" w:rsidRPr="00966FAB" w14:paraId="35CF3123" w14:textId="77777777" w:rsidTr="001742A4">
        <w:trPr>
          <w:trHeight w:val="45"/>
        </w:trPr>
        <w:tc>
          <w:tcPr>
            <w:tcW w:w="2914" w:type="dxa"/>
            <w:vMerge/>
          </w:tcPr>
          <w:p w14:paraId="734EEC09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5C2042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F269280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Receive()</w:t>
            </w:r>
          </w:p>
        </w:tc>
      </w:tr>
      <w:tr w:rsidR="001742A4" w:rsidRPr="00B70733" w14:paraId="27F5ADCA" w14:textId="77777777" w:rsidTr="001742A4">
        <w:trPr>
          <w:trHeight w:val="69"/>
        </w:trPr>
        <w:tc>
          <w:tcPr>
            <w:tcW w:w="2914" w:type="dxa"/>
            <w:vMerge/>
          </w:tcPr>
          <w:p w14:paraId="689CD046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62EEEEFC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0353266C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Receive(Guid guid)</w:t>
            </w:r>
          </w:p>
        </w:tc>
      </w:tr>
      <w:tr w:rsidR="001742A4" w:rsidRPr="00B70733" w14:paraId="57B2FA53" w14:textId="77777777" w:rsidTr="001742A4">
        <w:trPr>
          <w:trHeight w:val="67"/>
        </w:trPr>
        <w:tc>
          <w:tcPr>
            <w:tcW w:w="2914" w:type="dxa"/>
            <w:vMerge/>
          </w:tcPr>
          <w:p w14:paraId="1718ECD7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2429F0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40DC1F8B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Receive(Guid guid, int level)</w:t>
            </w:r>
          </w:p>
        </w:tc>
      </w:tr>
      <w:tr w:rsidR="001742A4" w:rsidRPr="00B70733" w14:paraId="39A9E430" w14:textId="77777777" w:rsidTr="001742A4">
        <w:trPr>
          <w:trHeight w:val="67"/>
        </w:trPr>
        <w:tc>
          <w:tcPr>
            <w:tcW w:w="2914" w:type="dxa"/>
            <w:vMerge/>
          </w:tcPr>
          <w:p w14:paraId="083A3266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BAC2A47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56DEBA9C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Receive(string contains)</w:t>
            </w:r>
          </w:p>
        </w:tc>
      </w:tr>
      <w:tr w:rsidR="001742A4" w:rsidRPr="00966FAB" w14:paraId="4DA6D340" w14:textId="77777777" w:rsidTr="001742A4">
        <w:trPr>
          <w:trHeight w:val="135"/>
        </w:trPr>
        <w:tc>
          <w:tcPr>
            <w:tcW w:w="2914" w:type="dxa"/>
            <w:vMerge/>
          </w:tcPr>
          <w:p w14:paraId="45A3E665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BCA8C2E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470923B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IEnumerable&lt;ClientInfo&gt; ReceiveClients()</w:t>
            </w:r>
          </w:p>
        </w:tc>
      </w:tr>
      <w:tr w:rsidR="001742A4" w:rsidRPr="00B70733" w14:paraId="7F9992EC" w14:textId="77777777" w:rsidTr="001742A4">
        <w:trPr>
          <w:trHeight w:val="135"/>
        </w:trPr>
        <w:tc>
          <w:tcPr>
            <w:tcW w:w="2914" w:type="dxa"/>
            <w:vMerge/>
          </w:tcPr>
          <w:p w14:paraId="140314B8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553EA1D9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5ED3D4D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ClientInfo ReciveClientInfo(Guid guid)</w:t>
            </w:r>
          </w:p>
        </w:tc>
      </w:tr>
    </w:tbl>
    <w:p w14:paraId="41A65EDF" w14:textId="77777777" w:rsidR="00F55BF0" w:rsidRPr="00966FAB" w:rsidRDefault="00F55BF0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269263A9" w14:textId="77777777" w:rsidR="00553855" w:rsidRPr="00966FAB" w:rsidRDefault="00553855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901"/>
        <w:gridCol w:w="2848"/>
      </w:tblGrid>
      <w:tr w:rsidR="0031438D" w:rsidRPr="00966FAB" w14:paraId="42CA7D40" w14:textId="77777777" w:rsidTr="0031438D">
        <w:tc>
          <w:tcPr>
            <w:tcW w:w="2876" w:type="dxa"/>
          </w:tcPr>
          <w:p w14:paraId="59060B48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901" w:type="dxa"/>
          </w:tcPr>
          <w:p w14:paraId="57EBAE88" w14:textId="77777777" w:rsidR="0031438D" w:rsidRPr="00966FAB" w:rsidRDefault="00BC11C7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П</w:t>
            </w:r>
            <w:r w:rsidR="0031438D" w:rsidRPr="00966FAB">
              <w:rPr>
                <w:rFonts w:ascii="Times New Roman" w:hAnsi="Times New Roman" w:cs="Times New Roman"/>
                <w:sz w:val="24"/>
              </w:rPr>
              <w:t>оля</w:t>
            </w:r>
            <w:r w:rsidRPr="00966FAB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848" w:type="dxa"/>
          </w:tcPr>
          <w:p w14:paraId="07938E65" w14:textId="77777777" w:rsidR="0031438D" w:rsidRPr="00966FAB" w:rsidRDefault="00BC11C7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М</w:t>
            </w:r>
            <w:r w:rsidR="0031438D" w:rsidRPr="00966FAB">
              <w:rPr>
                <w:rFonts w:ascii="Times New Roman" w:hAnsi="Times New Roman" w:cs="Times New Roman"/>
                <w:sz w:val="24"/>
              </w:rPr>
              <w:t>етоды</w:t>
            </w:r>
            <w:r w:rsidRPr="00966FAB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</w:tr>
      <w:tr w:rsidR="0031438D" w:rsidRPr="00966FAB" w14:paraId="233E9AE2" w14:textId="77777777" w:rsidTr="0031438D">
        <w:trPr>
          <w:trHeight w:val="185"/>
        </w:trPr>
        <w:tc>
          <w:tcPr>
            <w:tcW w:w="2876" w:type="dxa"/>
            <w:vMerge w:val="restart"/>
          </w:tcPr>
          <w:p w14:paraId="6D33E1CE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ClientInfo</w:t>
            </w:r>
          </w:p>
        </w:tc>
        <w:tc>
          <w:tcPr>
            <w:tcW w:w="2901" w:type="dxa"/>
          </w:tcPr>
          <w:p w14:paraId="7A6A88B4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ClientInfoId</w:t>
            </w:r>
          </w:p>
        </w:tc>
        <w:tc>
          <w:tcPr>
            <w:tcW w:w="2848" w:type="dxa"/>
          </w:tcPr>
          <w:p w14:paraId="640B5EBE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 xml:space="preserve">get; </w:t>
            </w:r>
          </w:p>
        </w:tc>
      </w:tr>
      <w:tr w:rsidR="0031438D" w:rsidRPr="00966FAB" w14:paraId="0C53D7A7" w14:textId="77777777" w:rsidTr="0031438D">
        <w:trPr>
          <w:trHeight w:val="185"/>
        </w:trPr>
        <w:tc>
          <w:tcPr>
            <w:tcW w:w="2876" w:type="dxa"/>
            <w:vMerge/>
          </w:tcPr>
          <w:p w14:paraId="33C88D3E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01" w:type="dxa"/>
          </w:tcPr>
          <w:p w14:paraId="2FDF65C1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string Guid</w:t>
            </w:r>
          </w:p>
        </w:tc>
        <w:tc>
          <w:tcPr>
            <w:tcW w:w="2848" w:type="dxa"/>
            <w:vMerge w:val="restart"/>
          </w:tcPr>
          <w:p w14:paraId="284F7BF9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set;</w:t>
            </w:r>
          </w:p>
        </w:tc>
      </w:tr>
      <w:tr w:rsidR="0031438D" w:rsidRPr="00966FAB" w14:paraId="4AE3C7A0" w14:textId="77777777" w:rsidTr="0031438D">
        <w:trPr>
          <w:trHeight w:val="185"/>
        </w:trPr>
        <w:tc>
          <w:tcPr>
            <w:tcW w:w="2876" w:type="dxa"/>
            <w:vMerge/>
          </w:tcPr>
          <w:p w14:paraId="0784CD21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01" w:type="dxa"/>
          </w:tcPr>
          <w:p w14:paraId="0CBE2BF4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string Name</w:t>
            </w:r>
          </w:p>
        </w:tc>
        <w:tc>
          <w:tcPr>
            <w:tcW w:w="2848" w:type="dxa"/>
            <w:vMerge/>
          </w:tcPr>
          <w:p w14:paraId="76A8F59F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1F6E3080" w14:textId="77777777" w:rsidR="00553855" w:rsidRPr="00966FAB" w:rsidRDefault="00553855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872"/>
        <w:gridCol w:w="2882"/>
        <w:gridCol w:w="2871"/>
      </w:tblGrid>
      <w:tr w:rsidR="00BC11C7" w:rsidRPr="00966FAB" w14:paraId="2915D3B2" w14:textId="77777777" w:rsidTr="00335185">
        <w:tc>
          <w:tcPr>
            <w:tcW w:w="2872" w:type="dxa"/>
          </w:tcPr>
          <w:p w14:paraId="61475D23" w14:textId="77777777" w:rsidR="00BC11C7" w:rsidRPr="00966FAB" w:rsidRDefault="00BC11C7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882" w:type="dxa"/>
          </w:tcPr>
          <w:p w14:paraId="09CD023A" w14:textId="77777777" w:rsidR="00BC11C7" w:rsidRPr="00966FAB" w:rsidRDefault="00BC11C7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2871" w:type="dxa"/>
          </w:tcPr>
          <w:p w14:paraId="18DB1DE0" w14:textId="77777777" w:rsidR="00BC11C7" w:rsidRPr="00966FAB" w:rsidRDefault="00BC11C7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B22A53" w:rsidRPr="00966FAB" w14:paraId="0E35B276" w14:textId="77777777" w:rsidTr="00335185">
        <w:trPr>
          <w:trHeight w:val="69"/>
        </w:trPr>
        <w:tc>
          <w:tcPr>
            <w:tcW w:w="2872" w:type="dxa"/>
            <w:vMerge w:val="restart"/>
          </w:tcPr>
          <w:p w14:paraId="45672BC8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Message</w:t>
            </w:r>
          </w:p>
        </w:tc>
        <w:tc>
          <w:tcPr>
            <w:tcW w:w="2882" w:type="dxa"/>
          </w:tcPr>
          <w:p w14:paraId="22076283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MessageI</w:t>
            </w:r>
          </w:p>
        </w:tc>
        <w:tc>
          <w:tcPr>
            <w:tcW w:w="2871" w:type="dxa"/>
            <w:vMerge w:val="restart"/>
          </w:tcPr>
          <w:p w14:paraId="105B00AD" w14:textId="77777777" w:rsidR="00B22A53" w:rsidRPr="00966FAB" w:rsidRDefault="00B22A53" w:rsidP="00335185">
            <w:pPr>
              <w:rPr>
                <w:rFonts w:ascii="Times New Roman" w:hAnsi="Times New Roman" w:cs="Times New Roman"/>
              </w:rPr>
            </w:pPr>
            <w:r w:rsidRPr="00966FAB">
              <w:rPr>
                <w:rFonts w:ascii="Times New Roman" w:hAnsi="Times New Roman" w:cs="Times New Roman"/>
              </w:rPr>
              <w:t xml:space="preserve">get; </w:t>
            </w:r>
          </w:p>
        </w:tc>
      </w:tr>
      <w:tr w:rsidR="00B22A53" w:rsidRPr="00966FAB" w14:paraId="0D892EC3" w14:textId="77777777" w:rsidTr="00335185">
        <w:trPr>
          <w:trHeight w:val="67"/>
        </w:trPr>
        <w:tc>
          <w:tcPr>
            <w:tcW w:w="2872" w:type="dxa"/>
            <w:vMerge/>
          </w:tcPr>
          <w:p w14:paraId="3D0C0287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10C9CE96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ClientInfo ClientInfo</w:t>
            </w:r>
          </w:p>
        </w:tc>
        <w:tc>
          <w:tcPr>
            <w:tcW w:w="2871" w:type="dxa"/>
            <w:vMerge/>
          </w:tcPr>
          <w:p w14:paraId="2907064B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B22A53" w:rsidRPr="00966FAB" w14:paraId="6EB6DBB2" w14:textId="77777777" w:rsidTr="00335185">
        <w:trPr>
          <w:trHeight w:val="67"/>
        </w:trPr>
        <w:tc>
          <w:tcPr>
            <w:tcW w:w="2872" w:type="dxa"/>
            <w:vMerge/>
          </w:tcPr>
          <w:p w14:paraId="62D39534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6A0FC5BA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public string Text</w:t>
            </w:r>
          </w:p>
        </w:tc>
        <w:tc>
          <w:tcPr>
            <w:tcW w:w="2871" w:type="dxa"/>
            <w:vMerge w:val="restart"/>
          </w:tcPr>
          <w:p w14:paraId="7A21689A" w14:textId="77777777" w:rsidR="00B22A53" w:rsidRPr="00966FAB" w:rsidRDefault="00B22A53" w:rsidP="00335185">
            <w:pPr>
              <w:rPr>
                <w:rFonts w:ascii="Times New Roman" w:hAnsi="Times New Roman" w:cs="Times New Roman"/>
              </w:rPr>
            </w:pPr>
            <w:r w:rsidRPr="00966FAB">
              <w:rPr>
                <w:rFonts w:ascii="Times New Roman" w:hAnsi="Times New Roman" w:cs="Times New Roman"/>
                <w:lang w:val="en-US"/>
              </w:rPr>
              <w:t>s</w:t>
            </w:r>
            <w:r w:rsidRPr="00966FAB">
              <w:rPr>
                <w:rFonts w:ascii="Times New Roman" w:hAnsi="Times New Roman" w:cs="Times New Roman"/>
              </w:rPr>
              <w:t xml:space="preserve">et; </w:t>
            </w:r>
          </w:p>
        </w:tc>
      </w:tr>
      <w:tr w:rsidR="00B22A53" w:rsidRPr="00966FAB" w14:paraId="07C1E17A" w14:textId="77777777" w:rsidTr="00B22A53">
        <w:trPr>
          <w:trHeight w:val="135"/>
        </w:trPr>
        <w:tc>
          <w:tcPr>
            <w:tcW w:w="2872" w:type="dxa"/>
            <w:vMerge/>
          </w:tcPr>
          <w:p w14:paraId="78173053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2CA5D950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DateTime Stamp</w:t>
            </w:r>
          </w:p>
        </w:tc>
        <w:tc>
          <w:tcPr>
            <w:tcW w:w="2871" w:type="dxa"/>
            <w:vMerge/>
          </w:tcPr>
          <w:p w14:paraId="718EA0F6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B22A53" w:rsidRPr="00966FAB" w14:paraId="785E9584" w14:textId="77777777" w:rsidTr="00335185">
        <w:trPr>
          <w:trHeight w:val="135"/>
        </w:trPr>
        <w:tc>
          <w:tcPr>
            <w:tcW w:w="2872" w:type="dxa"/>
            <w:vMerge/>
          </w:tcPr>
          <w:p w14:paraId="33F3AC36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26225183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Level</w:t>
            </w:r>
          </w:p>
        </w:tc>
        <w:tc>
          <w:tcPr>
            <w:tcW w:w="2871" w:type="dxa"/>
            <w:vMerge/>
          </w:tcPr>
          <w:p w14:paraId="0D9DC36B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5F9AEB40" w14:textId="77777777" w:rsidR="00553855" w:rsidRPr="00966FAB" w:rsidRDefault="00553855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974"/>
        <w:gridCol w:w="2645"/>
        <w:gridCol w:w="3006"/>
      </w:tblGrid>
      <w:tr w:rsidR="00B22A53" w:rsidRPr="00966FAB" w14:paraId="377F9EE4" w14:textId="77777777" w:rsidTr="00B22A53">
        <w:tc>
          <w:tcPr>
            <w:tcW w:w="2974" w:type="dxa"/>
          </w:tcPr>
          <w:p w14:paraId="553FF1A8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645" w:type="dxa"/>
          </w:tcPr>
          <w:p w14:paraId="11269A18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006" w:type="dxa"/>
          </w:tcPr>
          <w:p w14:paraId="10F238F4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B22A53" w:rsidRPr="00966FAB" w14:paraId="26513051" w14:textId="77777777" w:rsidTr="00B22A53">
        <w:trPr>
          <w:trHeight w:val="465"/>
        </w:trPr>
        <w:tc>
          <w:tcPr>
            <w:tcW w:w="2974" w:type="dxa"/>
            <w:vMerge w:val="restart"/>
          </w:tcPr>
          <w:p w14:paraId="35FF57C9" w14:textId="77777777" w:rsidR="00B22A53" w:rsidRPr="00966FAB" w:rsidRDefault="00B22A53" w:rsidP="00B22A53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WinHistoryDbContext</w:t>
            </w:r>
          </w:p>
        </w:tc>
        <w:tc>
          <w:tcPr>
            <w:tcW w:w="2645" w:type="dxa"/>
          </w:tcPr>
          <w:p w14:paraId="1FD79463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DbSet&lt;Message&gt; Messages</w:t>
            </w:r>
          </w:p>
        </w:tc>
        <w:tc>
          <w:tcPr>
            <w:tcW w:w="3006" w:type="dxa"/>
          </w:tcPr>
          <w:p w14:paraId="2C644FB1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WinHistoryDbContext()</w:t>
            </w:r>
          </w:p>
          <w:p w14:paraId="1F51F5D8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B22A53" w:rsidRPr="00966FAB" w14:paraId="34ADECEA" w14:textId="77777777" w:rsidTr="00131C9C">
        <w:trPr>
          <w:trHeight w:val="465"/>
        </w:trPr>
        <w:tc>
          <w:tcPr>
            <w:tcW w:w="2974" w:type="dxa"/>
            <w:vMerge/>
          </w:tcPr>
          <w:p w14:paraId="13B76CE5" w14:textId="77777777" w:rsidR="00B22A53" w:rsidRPr="00966FAB" w:rsidRDefault="00B22A53" w:rsidP="00B22A53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45" w:type="dxa"/>
          </w:tcPr>
          <w:p w14:paraId="7ED93C05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DbSet&lt;ClientInfo&gt; Clients</w:t>
            </w:r>
          </w:p>
        </w:tc>
        <w:tc>
          <w:tcPr>
            <w:tcW w:w="3006" w:type="dxa"/>
          </w:tcPr>
          <w:p w14:paraId="6EE079CF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get</w:t>
            </w:r>
          </w:p>
        </w:tc>
      </w:tr>
      <w:tr w:rsidR="00B22A53" w:rsidRPr="00966FAB" w14:paraId="24B20FA6" w14:textId="77777777" w:rsidTr="00131C9C">
        <w:trPr>
          <w:trHeight w:val="465"/>
        </w:trPr>
        <w:tc>
          <w:tcPr>
            <w:tcW w:w="2974" w:type="dxa"/>
            <w:vMerge/>
          </w:tcPr>
          <w:p w14:paraId="0F66AA72" w14:textId="77777777" w:rsidR="00B22A53" w:rsidRPr="00966FAB" w:rsidRDefault="00B22A53" w:rsidP="00B22A53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45" w:type="dxa"/>
          </w:tcPr>
          <w:p w14:paraId="70A59E4B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06" w:type="dxa"/>
          </w:tcPr>
          <w:p w14:paraId="1CB69D02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set</w:t>
            </w:r>
          </w:p>
        </w:tc>
      </w:tr>
    </w:tbl>
    <w:p w14:paraId="5E0F1670" w14:textId="77777777" w:rsidR="00B22A53" w:rsidRPr="00966FAB" w:rsidRDefault="00B22A53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5B62DDA0" w14:textId="77777777" w:rsidR="000D2F9A" w:rsidRPr="000D2F9A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0D2F9A">
        <w:rPr>
          <w:rFonts w:ascii="Times New Roman" w:hAnsi="Times New Roman" w:cs="Times New Roman"/>
          <w:b/>
          <w:sz w:val="24"/>
        </w:rPr>
        <w:t>Метрика 1: Взвешенные методы на класс WMC (WeightedMethodsPerClass)</w:t>
      </w:r>
    </w:p>
    <w:p w14:paraId="7ADD371C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Применим упрощенную версию метрик –WMC будет равняться количеству методов  в  классе.  Подсчитываются только  методы  текущего  класса.  Унаследованные  методы  игнорируются. Метрика    WMC  дает  относительную  меру  сложности  класса. Считаем,  что  все  методы  класса имеют  одинаковую  сложность</w:t>
      </w:r>
      <w:r w:rsidRPr="00966FAB">
        <w:rPr>
          <w:rFonts w:ascii="Times New Roman" w:hAnsi="Times New Roman" w:cs="Times New Roman"/>
          <w:sz w:val="24"/>
          <w:lang w:val="en-US"/>
        </w:rPr>
        <w:t>.</w:t>
      </w:r>
    </w:p>
    <w:p w14:paraId="13983445" w14:textId="12A202D8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>class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>WinHistory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=</w:t>
      </w:r>
      <w:r>
        <w:rPr>
          <w:rFonts w:ascii="Times New Roman" w:hAnsi="Times New Roman" w:cs="Times New Roman"/>
          <w:sz w:val="24"/>
          <w:lang w:val="en-US"/>
        </w:rPr>
        <w:t>11</w:t>
      </w:r>
    </w:p>
    <w:p w14:paraId="511A01B9" w14:textId="681F796D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>class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ClientInfo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>
        <w:rPr>
          <w:rFonts w:ascii="Times New Roman" w:hAnsi="Times New Roman" w:cs="Times New Roman"/>
          <w:sz w:val="24"/>
          <w:lang w:val="en-US"/>
        </w:rPr>
        <w:t>2</w:t>
      </w:r>
    </w:p>
    <w:p w14:paraId="1F6C5B06" w14:textId="2A64BA49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 class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Message </w:t>
      </w:r>
      <w:r w:rsidRPr="00966FAB">
        <w:rPr>
          <w:rFonts w:ascii="Times New Roman" w:hAnsi="Times New Roman" w:cs="Times New Roman"/>
          <w:sz w:val="24"/>
          <w:lang w:val="en-US"/>
        </w:rPr>
        <w:t>=2</w:t>
      </w:r>
    </w:p>
    <w:p w14:paraId="1AECB04D" w14:textId="47C169D5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 class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WinHistoryDbContext </w:t>
      </w:r>
      <w:r w:rsidRPr="00966FAB">
        <w:rPr>
          <w:rFonts w:ascii="Times New Roman" w:hAnsi="Times New Roman" w:cs="Times New Roman"/>
          <w:sz w:val="24"/>
          <w:lang w:val="en-US"/>
        </w:rPr>
        <w:t>=3</w:t>
      </w:r>
    </w:p>
    <w:p w14:paraId="05343984" w14:textId="25145E66" w:rsidR="000D2F9A" w:rsidRPr="000D2F9A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общий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0D2F9A">
        <w:rPr>
          <w:rFonts w:ascii="Times New Roman" w:hAnsi="Times New Roman" w:cs="Times New Roman"/>
          <w:sz w:val="24"/>
          <w:lang w:val="en-US"/>
        </w:rPr>
        <w:t>=</w:t>
      </w:r>
      <w:r>
        <w:rPr>
          <w:rFonts w:ascii="Times New Roman" w:hAnsi="Times New Roman" w:cs="Times New Roman"/>
          <w:sz w:val="24"/>
          <w:lang w:val="en-US"/>
        </w:rPr>
        <w:t>4.5</w:t>
      </w:r>
    </w:p>
    <w:p w14:paraId="3F8F31A1" w14:textId="77777777" w:rsidR="000D2F9A" w:rsidRPr="000D2F9A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0D2F9A">
        <w:rPr>
          <w:rFonts w:ascii="Times New Roman" w:hAnsi="Times New Roman" w:cs="Times New Roman"/>
          <w:b/>
          <w:sz w:val="24"/>
        </w:rPr>
        <w:t xml:space="preserve">Метрика 2: Количество детей </w:t>
      </w:r>
      <w:r w:rsidRPr="000D2F9A">
        <w:rPr>
          <w:rFonts w:ascii="Times New Roman" w:hAnsi="Times New Roman" w:cs="Times New Roman"/>
          <w:b/>
          <w:sz w:val="24"/>
          <w:lang w:val="en-US"/>
        </w:rPr>
        <w:t>NOC</w:t>
      </w:r>
      <w:r w:rsidRPr="000D2F9A">
        <w:rPr>
          <w:rFonts w:ascii="Times New Roman" w:hAnsi="Times New Roman" w:cs="Times New Roman"/>
          <w:b/>
          <w:sz w:val="24"/>
        </w:rPr>
        <w:t xml:space="preserve"> (</w:t>
      </w:r>
      <w:r w:rsidRPr="000D2F9A">
        <w:rPr>
          <w:rFonts w:ascii="Times New Roman" w:hAnsi="Times New Roman" w:cs="Times New Roman"/>
          <w:b/>
          <w:sz w:val="24"/>
          <w:lang w:val="en-US"/>
        </w:rPr>
        <w:t>Number</w:t>
      </w:r>
      <w:r w:rsidRPr="000D2F9A">
        <w:rPr>
          <w:rFonts w:ascii="Times New Roman" w:hAnsi="Times New Roman" w:cs="Times New Roman"/>
          <w:b/>
          <w:sz w:val="24"/>
        </w:rPr>
        <w:t xml:space="preserve"> </w:t>
      </w:r>
      <w:r w:rsidRPr="000D2F9A">
        <w:rPr>
          <w:rFonts w:ascii="Times New Roman" w:hAnsi="Times New Roman" w:cs="Times New Roman"/>
          <w:b/>
          <w:sz w:val="24"/>
          <w:lang w:val="en-US"/>
        </w:rPr>
        <w:t>of</w:t>
      </w:r>
      <w:r w:rsidRPr="000D2F9A">
        <w:rPr>
          <w:rFonts w:ascii="Times New Roman" w:hAnsi="Times New Roman" w:cs="Times New Roman"/>
          <w:b/>
          <w:sz w:val="24"/>
        </w:rPr>
        <w:t xml:space="preserve"> </w:t>
      </w:r>
      <w:r w:rsidRPr="000D2F9A">
        <w:rPr>
          <w:rFonts w:ascii="Times New Roman" w:hAnsi="Times New Roman" w:cs="Times New Roman"/>
          <w:b/>
          <w:sz w:val="24"/>
          <w:lang w:val="en-US"/>
        </w:rPr>
        <w:t>children</w:t>
      </w:r>
      <w:r w:rsidRPr="000D2F9A">
        <w:rPr>
          <w:rFonts w:ascii="Times New Roman" w:hAnsi="Times New Roman" w:cs="Times New Roman"/>
          <w:b/>
          <w:sz w:val="24"/>
        </w:rPr>
        <w:t>)</w:t>
      </w:r>
    </w:p>
    <w:p w14:paraId="736FBB90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>Подклассы, которые непосредственно подчинены суперклассу, называются его детьми. Значение NOC равно количеству детей, то есть количеству непосредственных наследников класса в иерархии классов</w:t>
      </w:r>
    </w:p>
    <w:p w14:paraId="393E2112" w14:textId="5B5CA7C2" w:rsidR="000D2F9A" w:rsidRPr="00887C01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887C01">
        <w:rPr>
          <w:rFonts w:ascii="Times New Roman" w:hAnsi="Times New Roman" w:cs="Times New Roman"/>
          <w:sz w:val="24"/>
          <w:lang w:val="en-US"/>
        </w:rPr>
        <w:t>NOC</w:t>
      </w:r>
      <w:r w:rsidRPr="005116F7">
        <w:rPr>
          <w:rFonts w:ascii="Times New Roman" w:hAnsi="Times New Roman" w:cs="Times New Roman"/>
          <w:sz w:val="24"/>
        </w:rPr>
        <w:t>=</w:t>
      </w:r>
      <w:r w:rsidR="00887C01" w:rsidRPr="00887C01">
        <w:rPr>
          <w:rFonts w:ascii="Times New Roman" w:hAnsi="Times New Roman" w:cs="Times New Roman"/>
          <w:sz w:val="24"/>
        </w:rPr>
        <w:t>0</w:t>
      </w:r>
    </w:p>
    <w:p w14:paraId="1F877048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887C01">
        <w:rPr>
          <w:rFonts w:ascii="Times New Roman" w:hAnsi="Times New Roman" w:cs="Times New Roman"/>
          <w:b/>
          <w:sz w:val="24"/>
        </w:rPr>
        <w:t>Метрика</w:t>
      </w:r>
      <w:r w:rsidRPr="005116F7">
        <w:rPr>
          <w:rFonts w:ascii="Times New Roman" w:hAnsi="Times New Roman" w:cs="Times New Roman"/>
          <w:b/>
          <w:sz w:val="24"/>
        </w:rPr>
        <w:t xml:space="preserve"> 3: </w:t>
      </w:r>
      <w:r w:rsidRPr="00887C01">
        <w:rPr>
          <w:rFonts w:ascii="Times New Roman" w:hAnsi="Times New Roman" w:cs="Times New Roman"/>
          <w:b/>
          <w:sz w:val="24"/>
        </w:rPr>
        <w:t>Сцепление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между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классами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объектов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СВО</w:t>
      </w:r>
      <w:r w:rsidRPr="005116F7">
        <w:rPr>
          <w:rFonts w:ascii="Times New Roman" w:hAnsi="Times New Roman" w:cs="Times New Roman"/>
          <w:b/>
          <w:sz w:val="24"/>
        </w:rPr>
        <w:t xml:space="preserve"> (</w:t>
      </w:r>
      <w:r w:rsidRPr="00887C01">
        <w:rPr>
          <w:rFonts w:ascii="Times New Roman" w:hAnsi="Times New Roman" w:cs="Times New Roman"/>
          <w:b/>
          <w:sz w:val="24"/>
          <w:lang w:val="en-US"/>
        </w:rPr>
        <w:t>Coupling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  <w:lang w:val="en-US"/>
        </w:rPr>
        <w:t>between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  <w:lang w:val="en-US"/>
        </w:rPr>
        <w:t>object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  <w:lang w:val="en-US"/>
        </w:rPr>
        <w:t>classes</w:t>
      </w:r>
      <w:r w:rsidRPr="005116F7">
        <w:rPr>
          <w:rFonts w:ascii="Times New Roman" w:hAnsi="Times New Roman" w:cs="Times New Roman"/>
          <w:b/>
          <w:sz w:val="24"/>
        </w:rPr>
        <w:t xml:space="preserve">) </w:t>
      </w:r>
    </w:p>
    <w:p w14:paraId="29EB2B3C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СВО — это количество сотрудничеств, предусмотренных для класса, то есть количество классов, с которыми он соединен. Соединение означает, что методы данного класса используют методы или экземплярные переменные другого класса. Данная метрика характеризует статическую составляющую внешних связей классов.  С ростом СВО многократность использования класса, вероятно, уменьшается. Очевидно, что чем больше независимость класса, тем легче его повторно использовать в другом приложении. Высокое значение СВО усложняет модификацию и тестирование, которое следует за выполнением модификации. Понятно, что, чем больше количество сцеплений, тем выше чувствительность всего проекта к изменениям в отдельных его частях. Минимизация межобъектных сцеплений улучшает модульность и содействует инкапсуляции проекта. СВО для каждого класса должно иметь разумно низкое значение. Это согласуется с рекомендациями по уменьшению сцепления стандартного программного обеспечения.</w:t>
      </w:r>
    </w:p>
    <w:p w14:paraId="7CB145CE" w14:textId="093C058E" w:rsidR="00887C01" w:rsidRPr="005116F7" w:rsidRDefault="00887C01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WinHistory =</w:t>
      </w:r>
      <w:r w:rsidRPr="005116F7">
        <w:rPr>
          <w:rFonts w:ascii="Times New Roman" w:hAnsi="Times New Roman" w:cs="Times New Roman"/>
          <w:sz w:val="24"/>
          <w:lang w:val="en-US"/>
        </w:rPr>
        <w:t>4</w:t>
      </w:r>
    </w:p>
    <w:p w14:paraId="37CFE03B" w14:textId="5400E7B1" w:rsidR="00887C01" w:rsidRPr="00887C01" w:rsidRDefault="00887C01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ClientInfo =0</w:t>
      </w:r>
    </w:p>
    <w:p w14:paraId="3CD9FC98" w14:textId="49E32A1C" w:rsidR="00887C01" w:rsidRPr="00887C01" w:rsidRDefault="00887C01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Message =1</w:t>
      </w:r>
    </w:p>
    <w:p w14:paraId="11BC1FCC" w14:textId="5776EEB9" w:rsidR="00887C01" w:rsidRPr="00887C01" w:rsidRDefault="00887C01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WinHistoryDbContext =2</w:t>
      </w:r>
    </w:p>
    <w:p w14:paraId="5A59CA01" w14:textId="0F43CE2D" w:rsidR="00887C01" w:rsidRPr="005116F7" w:rsidRDefault="00887C01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887C01">
        <w:rPr>
          <w:rFonts w:ascii="Times New Roman" w:hAnsi="Times New Roman" w:cs="Times New Roman"/>
          <w:sz w:val="24"/>
        </w:rPr>
        <w:t>общий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="00E23E4F" w:rsidRPr="005116F7">
        <w:rPr>
          <w:rFonts w:ascii="Times New Roman" w:hAnsi="Times New Roman" w:cs="Times New Roman"/>
          <w:sz w:val="24"/>
        </w:rPr>
        <w:t xml:space="preserve">СВО </w:t>
      </w:r>
      <w:r w:rsidRPr="005116F7">
        <w:rPr>
          <w:rFonts w:ascii="Times New Roman" w:hAnsi="Times New Roman" w:cs="Times New Roman"/>
          <w:sz w:val="24"/>
        </w:rPr>
        <w:t>=1.75</w:t>
      </w:r>
    </w:p>
    <w:p w14:paraId="4D4138A2" w14:textId="77777777" w:rsidR="00887C01" w:rsidRPr="005116F7" w:rsidRDefault="00887C01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3E5A4C3B" w14:textId="41A76101" w:rsidR="000D2F9A" w:rsidRPr="005116F7" w:rsidRDefault="000D2F9A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Метрика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4: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Отклик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для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класса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RFC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(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Response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For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a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Class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) </w:t>
      </w:r>
    </w:p>
    <w:p w14:paraId="292B4DA6" w14:textId="77777777" w:rsidR="000D2F9A" w:rsidRPr="005116F7" w:rsidRDefault="000D2F9A" w:rsidP="000D2F9A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4EA774" w14:textId="77777777" w:rsidR="000D2F9A" w:rsidRPr="00966FAB" w:rsidRDefault="000D2F9A" w:rsidP="000D2F9A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RFC — это количество методов класса плюс количество методов других классов, вызываемых из данного класса. </w:t>
      </w:r>
    </w:p>
    <w:p w14:paraId="4D7AF84A" w14:textId="77777777" w:rsidR="000D2F9A" w:rsidRPr="00966FAB" w:rsidRDefault="000D2F9A" w:rsidP="000D2F9A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Метрика RFC является мерой потенциального взаимодействия данного класса с другими классами, позволяет судить о динамике поведения соответствующего объекта в системе. Данная метрика характеризует динамическую составляющую внешних связей классов. </w:t>
      </w:r>
    </w:p>
    <w:p w14:paraId="0193FF23" w14:textId="77777777" w:rsidR="000D2F9A" w:rsidRPr="00966FAB" w:rsidRDefault="000D2F9A" w:rsidP="000D2F9A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Если в ответ на сообщение может быть вызвано большое количество методов, то усложняются тестирование и отладка класса, так как от разработчика тестов требуется больший уровень понимания класса, растет длина тестовой последовательности. </w:t>
      </w:r>
    </w:p>
    <w:p w14:paraId="25AF836F" w14:textId="77777777" w:rsidR="000D2F9A" w:rsidRPr="00966FAB" w:rsidRDefault="000D2F9A" w:rsidP="000D2F9A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С ростом RFC увеличивается сложность класса. Наихудшая величина отклика может использоваться при определении времени тестирования </w:t>
      </w:r>
    </w:p>
    <w:p w14:paraId="5952091F" w14:textId="1019C49B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="00E23E4F" w:rsidRPr="00E23E4F">
        <w:rPr>
          <w:rFonts w:ascii="Times New Roman" w:hAnsi="Times New Roman" w:cs="Times New Roman"/>
          <w:sz w:val="24"/>
          <w:lang w:val="en-US"/>
        </w:rPr>
        <w:t xml:space="preserve">class WinHistory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E23E4F" w:rsidRPr="005116F7">
        <w:rPr>
          <w:rFonts w:ascii="Times New Roman" w:hAnsi="Times New Roman" w:cs="Times New Roman"/>
          <w:sz w:val="24"/>
          <w:lang w:val="en-US"/>
        </w:rPr>
        <w:t>11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="00E23E4F" w:rsidRPr="005116F7">
        <w:rPr>
          <w:rFonts w:ascii="Times New Roman" w:hAnsi="Times New Roman" w:cs="Times New Roman"/>
          <w:color w:val="F79646" w:themeColor="accent6"/>
          <w:sz w:val="24"/>
          <w:lang w:val="en-US"/>
        </w:rPr>
        <w:t>1</w:t>
      </w:r>
      <w:r w:rsidRPr="00966FAB">
        <w:rPr>
          <w:rFonts w:ascii="Times New Roman" w:hAnsi="Times New Roman" w:cs="Times New Roman"/>
          <w:sz w:val="24"/>
          <w:lang w:val="en-US"/>
        </w:rPr>
        <w:t>=1</w:t>
      </w:r>
      <w:r w:rsidR="00E23E4F" w:rsidRPr="005116F7">
        <w:rPr>
          <w:rFonts w:ascii="Times New Roman" w:hAnsi="Times New Roman" w:cs="Times New Roman"/>
          <w:sz w:val="24"/>
          <w:lang w:val="en-US"/>
        </w:rPr>
        <w:t>2</w:t>
      </w:r>
    </w:p>
    <w:p w14:paraId="3B34E0C3" w14:textId="1DECA05B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="00E23E4F" w:rsidRPr="00E23E4F">
        <w:rPr>
          <w:rFonts w:ascii="Times New Roman" w:hAnsi="Times New Roman" w:cs="Times New Roman"/>
          <w:sz w:val="24"/>
          <w:lang w:val="en-US"/>
        </w:rPr>
        <w:t xml:space="preserve">class ClientInfo </w:t>
      </w:r>
      <w:r w:rsidRPr="00966FAB">
        <w:rPr>
          <w:rFonts w:ascii="Times New Roman" w:hAnsi="Times New Roman" w:cs="Times New Roman"/>
          <w:sz w:val="24"/>
          <w:lang w:val="en-US"/>
        </w:rPr>
        <w:t>=2+0=2</w:t>
      </w:r>
    </w:p>
    <w:p w14:paraId="769F699C" w14:textId="74C6BF21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="00E23E4F" w:rsidRPr="00E23E4F">
        <w:rPr>
          <w:rFonts w:ascii="Times New Roman" w:hAnsi="Times New Roman" w:cs="Times New Roman"/>
          <w:sz w:val="24"/>
          <w:lang w:val="en-US"/>
        </w:rPr>
        <w:t xml:space="preserve">class Message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E23E4F" w:rsidRPr="005116F7">
        <w:rPr>
          <w:rFonts w:ascii="Times New Roman" w:hAnsi="Times New Roman" w:cs="Times New Roman"/>
          <w:sz w:val="24"/>
          <w:lang w:val="en-US"/>
        </w:rPr>
        <w:t>2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="00E23E4F" w:rsidRPr="005116F7">
        <w:rPr>
          <w:rFonts w:ascii="Times New Roman" w:hAnsi="Times New Roman" w:cs="Times New Roman"/>
          <w:sz w:val="24"/>
          <w:lang w:val="en-US"/>
        </w:rPr>
        <w:t>0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E23E4F" w:rsidRPr="005116F7">
        <w:rPr>
          <w:rFonts w:ascii="Times New Roman" w:hAnsi="Times New Roman" w:cs="Times New Roman"/>
          <w:sz w:val="24"/>
          <w:lang w:val="en-US"/>
        </w:rPr>
        <w:t>2</w:t>
      </w:r>
    </w:p>
    <w:p w14:paraId="5CA37E88" w14:textId="5004F812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lastRenderedPageBreak/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="00E23E4F" w:rsidRPr="00E23E4F">
        <w:rPr>
          <w:rFonts w:ascii="Times New Roman" w:hAnsi="Times New Roman" w:cs="Times New Roman"/>
          <w:sz w:val="24"/>
          <w:lang w:val="en-US"/>
        </w:rPr>
        <w:t xml:space="preserve">class WinHistoryDbContext </w:t>
      </w:r>
      <w:r w:rsidRPr="00966FAB">
        <w:rPr>
          <w:rFonts w:ascii="Times New Roman" w:hAnsi="Times New Roman" w:cs="Times New Roman"/>
          <w:sz w:val="24"/>
          <w:lang w:val="en-US"/>
        </w:rPr>
        <w:t>=3+1=4</w:t>
      </w:r>
    </w:p>
    <w:p w14:paraId="573D6055" w14:textId="31F05238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=</w:t>
      </w:r>
      <w:r w:rsidR="00E23E4F" w:rsidRPr="005116F7">
        <w:rPr>
          <w:rFonts w:ascii="Times New Roman" w:hAnsi="Times New Roman" w:cs="Times New Roman"/>
          <w:sz w:val="24"/>
          <w:lang w:val="en-US"/>
        </w:rPr>
        <w:t>5</w:t>
      </w:r>
    </w:p>
    <w:p w14:paraId="68A58EFE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5: </w:t>
      </w:r>
      <w:r w:rsidRPr="00966FAB">
        <w:rPr>
          <w:rFonts w:ascii="Times New Roman" w:hAnsi="Times New Roman" w:cs="Times New Roman"/>
          <w:b/>
          <w:sz w:val="24"/>
        </w:rPr>
        <w:t>Недостаток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связности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в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методах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L</w:t>
      </w:r>
      <w:r w:rsidRPr="00966FAB">
        <w:rPr>
          <w:rFonts w:ascii="Times New Roman" w:hAnsi="Times New Roman" w:cs="Times New Roman"/>
          <w:b/>
          <w:sz w:val="24"/>
        </w:rPr>
        <w:t>С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OM (Lack of Cohesion in Methods) </w:t>
      </w:r>
    </w:p>
    <w:p w14:paraId="326B989D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Каждый метод внутри класса обращается к одному или нескольким свойствам (экземплярным переменным). Метрика LCOM показывает, насколько методы не связаны друг с другом через свойства (переменные). Если все методы обращаются к одинаковым свойствам, то LCOM = 0. Можно определить метрику по-другому: LCOM — это количество пар методов, не связанных по свойствам класса, минус количество пар методов, имеющих такую связь.</w:t>
      </w:r>
    </w:p>
    <w:p w14:paraId="64CA9FEA" w14:textId="1BBE782A" w:rsidR="000D2F9A" w:rsidRPr="003D000C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="00A718FE" w:rsidRPr="00A718FE">
        <w:rPr>
          <w:rFonts w:ascii="Times New Roman" w:hAnsi="Times New Roman" w:cs="Times New Roman"/>
          <w:sz w:val="24"/>
          <w:lang w:val="en-US"/>
        </w:rPr>
        <w:t xml:space="preserve">class WinHistory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3D000C" w:rsidRPr="003D000C">
        <w:rPr>
          <w:rFonts w:ascii="Times New Roman" w:hAnsi="Times New Roman" w:cs="Times New Roman"/>
          <w:sz w:val="24"/>
          <w:lang w:val="en-US"/>
        </w:rPr>
        <w:t>11-4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3D000C" w:rsidRPr="003D000C">
        <w:rPr>
          <w:rFonts w:ascii="Times New Roman" w:hAnsi="Times New Roman" w:cs="Times New Roman"/>
          <w:sz w:val="24"/>
          <w:lang w:val="en-US"/>
        </w:rPr>
        <w:t>7</w:t>
      </w:r>
    </w:p>
    <w:p w14:paraId="4C65CEE4" w14:textId="3FA8DA71" w:rsidR="000D2F9A" w:rsidRPr="003D000C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="00A718FE" w:rsidRPr="00A718FE">
        <w:rPr>
          <w:rFonts w:ascii="Times New Roman" w:hAnsi="Times New Roman" w:cs="Times New Roman"/>
          <w:sz w:val="24"/>
          <w:lang w:val="en-US"/>
        </w:rPr>
        <w:t xml:space="preserve">class ClientInfo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DD0FE0" w:rsidRPr="00DD0FE0">
        <w:rPr>
          <w:rFonts w:ascii="Times New Roman" w:hAnsi="Times New Roman" w:cs="Times New Roman"/>
          <w:sz w:val="24"/>
          <w:lang w:val="en-US"/>
        </w:rPr>
        <w:t>2</w:t>
      </w:r>
      <w:r w:rsidR="003D000C" w:rsidRPr="003D000C">
        <w:rPr>
          <w:rFonts w:ascii="Times New Roman" w:hAnsi="Times New Roman" w:cs="Times New Roman"/>
          <w:sz w:val="24"/>
          <w:lang w:val="en-US"/>
        </w:rPr>
        <w:t>-0=2</w:t>
      </w:r>
    </w:p>
    <w:p w14:paraId="78BED678" w14:textId="3CBC6CFC" w:rsidR="000D2F9A" w:rsidRPr="00B70733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="00A718FE" w:rsidRPr="00A718FE">
        <w:rPr>
          <w:rFonts w:ascii="Times New Roman" w:hAnsi="Times New Roman" w:cs="Times New Roman"/>
          <w:sz w:val="24"/>
          <w:lang w:val="en-US"/>
        </w:rPr>
        <w:t xml:space="preserve">class Message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DD0FE0" w:rsidRPr="005116F7">
        <w:rPr>
          <w:rFonts w:ascii="Times New Roman" w:hAnsi="Times New Roman" w:cs="Times New Roman"/>
          <w:sz w:val="24"/>
          <w:lang w:val="en-US"/>
        </w:rPr>
        <w:t>2</w:t>
      </w:r>
      <w:r w:rsidR="003D000C" w:rsidRPr="003D000C">
        <w:rPr>
          <w:rFonts w:ascii="Times New Roman" w:hAnsi="Times New Roman" w:cs="Times New Roman"/>
          <w:sz w:val="24"/>
          <w:lang w:val="en-US"/>
        </w:rPr>
        <w:t>-0</w:t>
      </w:r>
      <w:r w:rsidR="003D000C" w:rsidRPr="00B70733">
        <w:rPr>
          <w:rFonts w:ascii="Times New Roman" w:hAnsi="Times New Roman" w:cs="Times New Roman"/>
          <w:sz w:val="24"/>
          <w:lang w:val="en-US"/>
        </w:rPr>
        <w:t>=2</w:t>
      </w:r>
    </w:p>
    <w:p w14:paraId="4C36AB09" w14:textId="4A30D3EC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="00A718FE" w:rsidRPr="00A718FE">
        <w:rPr>
          <w:rFonts w:ascii="Times New Roman" w:hAnsi="Times New Roman" w:cs="Times New Roman"/>
          <w:sz w:val="24"/>
          <w:lang w:val="en-US"/>
        </w:rPr>
        <w:t xml:space="preserve">class WinHistoryDbContext </w:t>
      </w:r>
      <w:r w:rsidRPr="00966FAB">
        <w:rPr>
          <w:rFonts w:ascii="Times New Roman" w:hAnsi="Times New Roman" w:cs="Times New Roman"/>
          <w:sz w:val="24"/>
          <w:lang w:val="en-US"/>
        </w:rPr>
        <w:t>=3-0=3</w:t>
      </w:r>
    </w:p>
    <w:p w14:paraId="53024D53" w14:textId="5F0F216C" w:rsidR="000D2F9A" w:rsidRPr="005116F7" w:rsidRDefault="00A718FE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LCOM</w:t>
      </w:r>
      <w:r w:rsidR="003D000C">
        <w:rPr>
          <w:rFonts w:ascii="Times New Roman" w:hAnsi="Times New Roman" w:cs="Times New Roman"/>
          <w:sz w:val="24"/>
        </w:rPr>
        <w:t xml:space="preserve"> = 3</w:t>
      </w:r>
      <w:r w:rsidRPr="005116F7">
        <w:rPr>
          <w:rFonts w:ascii="Times New Roman" w:hAnsi="Times New Roman" w:cs="Times New Roman"/>
          <w:sz w:val="24"/>
        </w:rPr>
        <w:t>.5</w:t>
      </w:r>
    </w:p>
    <w:p w14:paraId="1A5D586C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0A15F6F6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07AFF909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5116F7">
        <w:rPr>
          <w:rFonts w:ascii="Times New Roman" w:hAnsi="Times New Roman" w:cs="Times New Roman"/>
          <w:b/>
          <w:sz w:val="24"/>
        </w:rPr>
        <w:t xml:space="preserve"> 6: </w:t>
      </w:r>
      <w:r w:rsidRPr="00966FAB">
        <w:rPr>
          <w:rFonts w:ascii="Times New Roman" w:hAnsi="Times New Roman" w:cs="Times New Roman"/>
          <w:b/>
          <w:sz w:val="24"/>
        </w:rPr>
        <w:t>Размер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класса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CS</w:t>
      </w:r>
      <w:r w:rsidRPr="005116F7">
        <w:rPr>
          <w:rFonts w:ascii="Times New Roman" w:hAnsi="Times New Roman" w:cs="Times New Roman"/>
          <w:b/>
          <w:sz w:val="24"/>
        </w:rPr>
        <w:t xml:space="preserve"> (</w:t>
      </w:r>
      <w:r w:rsidRPr="00966FAB">
        <w:rPr>
          <w:rFonts w:ascii="Times New Roman" w:hAnsi="Times New Roman" w:cs="Times New Roman"/>
          <w:b/>
          <w:sz w:val="24"/>
          <w:lang w:val="en-US"/>
        </w:rPr>
        <w:t>Class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Size</w:t>
      </w:r>
      <w:r w:rsidRPr="005116F7">
        <w:rPr>
          <w:rFonts w:ascii="Times New Roman" w:hAnsi="Times New Roman" w:cs="Times New Roman"/>
          <w:b/>
          <w:sz w:val="24"/>
        </w:rPr>
        <w:t xml:space="preserve">) </w:t>
      </w:r>
    </w:p>
    <w:p w14:paraId="04F1948E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Общий размер класса определяется с помощью следующих измерений: </w:t>
      </w:r>
    </w:p>
    <w:p w14:paraId="42DCCD99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общее количество операций (вместе с приватными и наследуемыми экземплярными операциями), которые инкапсулируются внутри класса; </w:t>
      </w:r>
    </w:p>
    <w:p w14:paraId="2BC84166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количество свойств (вместе с приватными и наследуемыми экземплярными свойствами), которые инкапсулируются классом. </w:t>
      </w:r>
    </w:p>
    <w:p w14:paraId="3C819F3A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Могут вычисляться средние количества свойств и операций класса. Чем меньше среднее значение размера, тем больше вероятность повторного использования класса. </w:t>
      </w:r>
    </w:p>
    <w:p w14:paraId="53C63E40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CS ≤ 20 методов.</w:t>
      </w:r>
    </w:p>
    <w:p w14:paraId="7BAAAA7A" w14:textId="52E83546" w:rsidR="00DD0FE0" w:rsidRPr="005116F7" w:rsidRDefault="00DD0FE0" w:rsidP="00DD0FE0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DD0FE0">
        <w:rPr>
          <w:rFonts w:ascii="Times New Roman" w:hAnsi="Times New Roman" w:cs="Times New Roman"/>
          <w:sz w:val="24"/>
          <w:lang w:val="en-US"/>
        </w:rPr>
        <w:t>CS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class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WinHistory</w:t>
      </w:r>
      <w:r w:rsidRPr="005116F7">
        <w:rPr>
          <w:rFonts w:ascii="Times New Roman" w:hAnsi="Times New Roman" w:cs="Times New Roman"/>
          <w:sz w:val="24"/>
        </w:rPr>
        <w:t xml:space="preserve"> =8+2=10</w:t>
      </w:r>
    </w:p>
    <w:p w14:paraId="5D5AFB03" w14:textId="04123C48" w:rsidR="00DD0FE0" w:rsidRPr="00DD0FE0" w:rsidRDefault="00DD0FE0" w:rsidP="00DD0FE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D0FE0">
        <w:rPr>
          <w:rFonts w:ascii="Times New Roman" w:hAnsi="Times New Roman" w:cs="Times New Roman"/>
          <w:sz w:val="24"/>
          <w:lang w:val="en-US"/>
        </w:rPr>
        <w:t xml:space="preserve">CS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DD0FE0">
        <w:rPr>
          <w:rFonts w:ascii="Times New Roman" w:hAnsi="Times New Roman" w:cs="Times New Roman"/>
          <w:sz w:val="24"/>
          <w:lang w:val="en-US"/>
        </w:rPr>
        <w:t>lass ClientInfo =2+0=2</w:t>
      </w:r>
    </w:p>
    <w:p w14:paraId="065C8320" w14:textId="34093EBD" w:rsidR="00DD0FE0" w:rsidRPr="00DD0FE0" w:rsidRDefault="00DD0FE0" w:rsidP="00DD0FE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D0FE0">
        <w:rPr>
          <w:rFonts w:ascii="Times New Roman" w:hAnsi="Times New Roman" w:cs="Times New Roman"/>
          <w:sz w:val="24"/>
          <w:lang w:val="en-US"/>
        </w:rPr>
        <w:t>CS class Message =2+0=2</w:t>
      </w:r>
    </w:p>
    <w:p w14:paraId="261F1EB8" w14:textId="64271762" w:rsidR="00DD0FE0" w:rsidRPr="00DD0FE0" w:rsidRDefault="00DD0FE0" w:rsidP="00DD0FE0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DD0FE0">
        <w:rPr>
          <w:rFonts w:ascii="Times New Roman" w:hAnsi="Times New Roman" w:cs="Times New Roman"/>
          <w:sz w:val="24"/>
          <w:lang w:val="en-US"/>
        </w:rPr>
        <w:t>CS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class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WinHistoryDbContext</w:t>
      </w:r>
      <w:r w:rsidRPr="005116F7">
        <w:rPr>
          <w:rFonts w:ascii="Times New Roman" w:hAnsi="Times New Roman" w:cs="Times New Roman"/>
          <w:sz w:val="24"/>
        </w:rPr>
        <w:t xml:space="preserve"> =3</w:t>
      </w:r>
      <w:r>
        <w:rPr>
          <w:rFonts w:ascii="Times New Roman" w:hAnsi="Times New Roman" w:cs="Times New Roman"/>
          <w:sz w:val="24"/>
        </w:rPr>
        <w:t>+1</w:t>
      </w:r>
      <w:r w:rsidRPr="005116F7">
        <w:rPr>
          <w:rFonts w:ascii="Times New Roman" w:hAnsi="Times New Roman" w:cs="Times New Roman"/>
          <w:sz w:val="24"/>
        </w:rPr>
        <w:t>=</w:t>
      </w:r>
      <w:r>
        <w:rPr>
          <w:rFonts w:ascii="Times New Roman" w:hAnsi="Times New Roman" w:cs="Times New Roman"/>
          <w:sz w:val="24"/>
        </w:rPr>
        <w:t>4</w:t>
      </w:r>
    </w:p>
    <w:p w14:paraId="239A13CC" w14:textId="4A9F4AAE" w:rsidR="000D2F9A" w:rsidRPr="00966FAB" w:rsidRDefault="000D2F9A" w:rsidP="00DD0FE0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CS =4</w:t>
      </w:r>
      <w:r w:rsidR="00DD0FE0">
        <w:rPr>
          <w:rFonts w:ascii="Times New Roman" w:hAnsi="Times New Roman" w:cs="Times New Roman"/>
          <w:sz w:val="24"/>
        </w:rPr>
        <w:t>.5</w:t>
      </w:r>
    </w:p>
    <w:p w14:paraId="68F62B76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46EE2A1B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7: Количество операций, переопределяемых подклассом, NOO </w:t>
      </w:r>
    </w:p>
    <w:p w14:paraId="39D2184A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(Number of Operations Overridden by a Subclass) </w:t>
      </w:r>
    </w:p>
    <w:p w14:paraId="4BFA977D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 xml:space="preserve">Переопределением называют случай, когда подкласс замещает операцию, унаследованную от суперкласса, своей собственной версией. </w:t>
      </w:r>
    </w:p>
    <w:p w14:paraId="6792709F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Большие значения NOO обычно указывают на проблемы проектирования. Ясно, что подкласс должен расширять операции суперкласса. Расширение проявляется в виде новых имен операций. Если же NOО велико, то разработчик нарушает абстракцию суперкласса. Это ослабляет иерархию классов, усложняет тестирование и модификацию программного обеспечения. </w:t>
      </w:r>
    </w:p>
    <w:p w14:paraId="77F77846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NOO ≤ 3 методов.</w:t>
      </w:r>
    </w:p>
    <w:p w14:paraId="6335A79B" w14:textId="3D2DE15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966FAB">
        <w:rPr>
          <w:rFonts w:ascii="Times New Roman" w:hAnsi="Times New Roman" w:cs="Times New Roman"/>
          <w:sz w:val="24"/>
        </w:rPr>
        <w:t>=</w:t>
      </w:r>
      <w:r w:rsidR="000A1099">
        <w:rPr>
          <w:rFonts w:ascii="Times New Roman" w:hAnsi="Times New Roman" w:cs="Times New Roman"/>
          <w:sz w:val="24"/>
        </w:rPr>
        <w:t>0</w:t>
      </w:r>
    </w:p>
    <w:p w14:paraId="1C6BE271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71DAC990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8: Количество операций, добавленных подклассом, NOA </w:t>
      </w:r>
    </w:p>
    <w:p w14:paraId="71738236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(Number of Operations Added by a Subclass) </w:t>
      </w:r>
    </w:p>
    <w:p w14:paraId="775736D8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Подклассы специализируются добавлением приватных операций и свойств. С ростом NOA подкласс удаляется от абстракции суперкласса. Обычно при увеличении высоты иерархии классов (увеличении DIT) должно уменьшаться значение NOA на нижних уровнях иерархии. Для рекомендуемых значений CS = 20 и DIT = 6 рекомендуемое значение NOA ≤ 4 методов (для класса-листа). </w:t>
      </w:r>
    </w:p>
    <w:p w14:paraId="67DFE597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NOA=0</w:t>
      </w:r>
    </w:p>
    <w:p w14:paraId="1377CC11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75DC6577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32D7666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9: Индекс специализации SI (Specialization Index) </w:t>
      </w:r>
    </w:p>
    <w:p w14:paraId="2223FDC0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Обеспечивает грубую оценку степени специализации каждого подкласса. Специализация достигается добавлением, удалением или переопределением операций: </w:t>
      </w:r>
    </w:p>
    <w:p w14:paraId="59CA684B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SI = (NOO * уровень) /Mобщ, </w:t>
      </w:r>
    </w:p>
    <w:p w14:paraId="450FF244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где уровень — номер уровня в иерархии, на котором находится подкласс, Мобщ — общее количество методов класса. </w:t>
      </w:r>
    </w:p>
    <w:p w14:paraId="0FCDFF8F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Чем выше значение SI, тем больше вероятность того, что в иерархии классов есть классы, нарушающие абстракцию суперкласса. </w:t>
      </w:r>
    </w:p>
    <w:p w14:paraId="6CD1D728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SI  ≤ 0,15.</w:t>
      </w:r>
    </w:p>
    <w:p w14:paraId="12188C6C" w14:textId="53779514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SI = </w:t>
      </w:r>
      <w:r w:rsidR="00980DD8">
        <w:rPr>
          <w:rFonts w:ascii="Times New Roman" w:hAnsi="Times New Roman" w:cs="Times New Roman"/>
          <w:sz w:val="24"/>
        </w:rPr>
        <w:t>0</w:t>
      </w:r>
    </w:p>
    <w:p w14:paraId="52CFD8EF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0AC23087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10: Средний размер операции OS</w:t>
      </w:r>
      <w:r w:rsidRPr="00966FAB">
        <w:rPr>
          <w:rFonts w:ascii="Times New Roman" w:hAnsi="Times New Roman" w:cs="Times New Roman"/>
          <w:b/>
          <w:sz w:val="24"/>
          <w:vertAlign w:val="subscript"/>
        </w:rPr>
        <w:t>AVG</w:t>
      </w:r>
      <w:r w:rsidRPr="00966FAB">
        <w:rPr>
          <w:rFonts w:ascii="Times New Roman" w:hAnsi="Times New Roman" w:cs="Times New Roman"/>
          <w:b/>
          <w:sz w:val="24"/>
        </w:rPr>
        <w:t xml:space="preserve"> (Average Operation Size) </w:t>
      </w:r>
    </w:p>
    <w:p w14:paraId="56CC6D81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В качестве индикатора размера может использоваться количество строк программы.</w:t>
      </w:r>
    </w:p>
    <w:p w14:paraId="26112C68" w14:textId="3AE9B0E5" w:rsidR="004F324E" w:rsidRPr="004F324E" w:rsidRDefault="000D2F9A" w:rsidP="004F324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="004F324E" w:rsidRPr="004F324E">
        <w:rPr>
          <w:rFonts w:ascii="Times New Roman" w:hAnsi="Times New Roman" w:cs="Times New Roman"/>
          <w:sz w:val="24"/>
          <w:lang w:val="en-US"/>
        </w:rPr>
        <w:t>CS class WinHistory =57/11=5.1818</w:t>
      </w:r>
    </w:p>
    <w:p w14:paraId="7BE161BA" w14:textId="5B396131" w:rsidR="004F324E" w:rsidRPr="004F324E" w:rsidRDefault="004F324E" w:rsidP="004F324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lastRenderedPageBreak/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4F324E">
        <w:rPr>
          <w:rFonts w:ascii="Times New Roman" w:hAnsi="Times New Roman" w:cs="Times New Roman"/>
          <w:sz w:val="24"/>
          <w:lang w:val="en-US"/>
        </w:rPr>
        <w:t xml:space="preserve"> ClientInfo =15/2=7.5</w:t>
      </w:r>
    </w:p>
    <w:p w14:paraId="106F1582" w14:textId="7417B256" w:rsidR="004F324E" w:rsidRPr="004F324E" w:rsidRDefault="004F324E" w:rsidP="004F324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4F324E">
        <w:rPr>
          <w:rFonts w:ascii="Times New Roman" w:hAnsi="Times New Roman" w:cs="Times New Roman"/>
          <w:sz w:val="24"/>
          <w:lang w:val="en-US"/>
        </w:rPr>
        <w:t xml:space="preserve"> Message =</w:t>
      </w:r>
      <w:r>
        <w:rPr>
          <w:rFonts w:ascii="Times New Roman" w:hAnsi="Times New Roman" w:cs="Times New Roman"/>
          <w:sz w:val="24"/>
          <w:lang w:val="en-US"/>
        </w:rPr>
        <w:t>13/2</w:t>
      </w:r>
      <w:r w:rsidRPr="004F324E">
        <w:rPr>
          <w:rFonts w:ascii="Times New Roman" w:hAnsi="Times New Roman" w:cs="Times New Roman"/>
          <w:sz w:val="24"/>
          <w:lang w:val="en-US"/>
        </w:rPr>
        <w:t>=6.5</w:t>
      </w:r>
    </w:p>
    <w:p w14:paraId="4F89D150" w14:textId="485A5C53" w:rsidR="000D2F9A" w:rsidRPr="005116F7" w:rsidRDefault="004F324E" w:rsidP="004F324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4F324E">
        <w:rPr>
          <w:rFonts w:ascii="Times New Roman" w:hAnsi="Times New Roman" w:cs="Times New Roman"/>
          <w:sz w:val="24"/>
          <w:lang w:val="en-US"/>
        </w:rPr>
        <w:t xml:space="preserve"> class WinHistoryDbContext =17/</w:t>
      </w:r>
      <w:r w:rsidRPr="005116F7">
        <w:rPr>
          <w:rFonts w:ascii="Times New Roman" w:hAnsi="Times New Roman" w:cs="Times New Roman"/>
          <w:sz w:val="24"/>
          <w:lang w:val="en-US"/>
        </w:rPr>
        <w:t>3</w:t>
      </w:r>
      <w:r w:rsidRPr="004F324E">
        <w:rPr>
          <w:rFonts w:ascii="Times New Roman" w:hAnsi="Times New Roman" w:cs="Times New Roman"/>
          <w:sz w:val="24"/>
          <w:lang w:val="en-US"/>
        </w:rPr>
        <w:t>=</w:t>
      </w:r>
      <w:r w:rsidRPr="005116F7">
        <w:rPr>
          <w:rFonts w:ascii="Times New Roman" w:hAnsi="Times New Roman" w:cs="Times New Roman"/>
          <w:sz w:val="24"/>
          <w:lang w:val="en-US"/>
        </w:rPr>
        <w:t>5.666</w:t>
      </w:r>
    </w:p>
    <w:p w14:paraId="752FC266" w14:textId="5F164BEC" w:rsidR="000D2F9A" w:rsidRPr="004F324E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5116F7">
        <w:rPr>
          <w:rFonts w:ascii="Times New Roman" w:hAnsi="Times New Roman" w:cs="Times New Roman"/>
          <w:sz w:val="24"/>
        </w:rPr>
        <w:t>=</w:t>
      </w:r>
      <w:r w:rsidR="004F324E">
        <w:rPr>
          <w:rFonts w:ascii="Times New Roman" w:hAnsi="Times New Roman" w:cs="Times New Roman"/>
          <w:sz w:val="24"/>
        </w:rPr>
        <w:t>6.2</w:t>
      </w:r>
    </w:p>
    <w:p w14:paraId="4441C92D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ACFA295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5116F7">
        <w:rPr>
          <w:rFonts w:ascii="Times New Roman" w:hAnsi="Times New Roman" w:cs="Times New Roman"/>
          <w:b/>
          <w:sz w:val="24"/>
        </w:rPr>
        <w:t xml:space="preserve"> 11: </w:t>
      </w:r>
      <w:r w:rsidRPr="00966FAB">
        <w:rPr>
          <w:rFonts w:ascii="Times New Roman" w:hAnsi="Times New Roman" w:cs="Times New Roman"/>
          <w:b/>
          <w:sz w:val="24"/>
        </w:rPr>
        <w:t>Среднее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количество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параметров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на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операцию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4F324E">
        <w:rPr>
          <w:rFonts w:ascii="Times New Roman" w:hAnsi="Times New Roman" w:cs="Times New Roman"/>
          <w:b/>
          <w:sz w:val="24"/>
          <w:lang w:val="en-US"/>
        </w:rPr>
        <w:t>NP</w:t>
      </w:r>
      <w:r w:rsidRPr="004F324E">
        <w:rPr>
          <w:rFonts w:ascii="Times New Roman" w:hAnsi="Times New Roman" w:cs="Times New Roman"/>
          <w:b/>
          <w:sz w:val="24"/>
          <w:vertAlign w:val="subscript"/>
          <w:lang w:val="en-US"/>
        </w:rPr>
        <w:t>AVG</w:t>
      </w:r>
    </w:p>
    <w:p w14:paraId="7A9D02CB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5116F7">
        <w:rPr>
          <w:rFonts w:ascii="Times New Roman" w:hAnsi="Times New Roman" w:cs="Times New Roman"/>
          <w:b/>
          <w:sz w:val="24"/>
        </w:rPr>
        <w:t>(</w:t>
      </w:r>
      <w:r w:rsidRPr="004F324E">
        <w:rPr>
          <w:rFonts w:ascii="Times New Roman" w:hAnsi="Times New Roman" w:cs="Times New Roman"/>
          <w:b/>
          <w:sz w:val="24"/>
          <w:lang w:val="en-US"/>
        </w:rPr>
        <w:t>AverageNumbero</w:t>
      </w:r>
      <w:r w:rsidRPr="00966FAB">
        <w:rPr>
          <w:rFonts w:ascii="Times New Roman" w:hAnsi="Times New Roman" w:cs="Times New Roman"/>
          <w:b/>
          <w:sz w:val="24"/>
        </w:rPr>
        <w:t xml:space="preserve">fParametersperoperation) </w:t>
      </w:r>
    </w:p>
    <w:p w14:paraId="74812FB0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Чем больше параметров у операции, тем сложнее сотрудничество между объектами. Поэтому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 xml:space="preserve">должно быть как можно меньшим. </w:t>
      </w:r>
    </w:p>
    <w:p w14:paraId="1B0F5C37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>= 0,7.</w:t>
      </w:r>
    </w:p>
    <w:p w14:paraId="5CC6CF4B" w14:textId="6E1ED6EB" w:rsidR="00727926" w:rsidRPr="005116F7" w:rsidRDefault="00727926" w:rsidP="00727926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WinHistory =</w:t>
      </w:r>
      <w:r w:rsidR="00444489" w:rsidRPr="005116F7">
        <w:rPr>
          <w:rFonts w:ascii="Times New Roman" w:hAnsi="Times New Roman" w:cs="Times New Roman"/>
          <w:sz w:val="24"/>
          <w:lang w:val="en-US"/>
        </w:rPr>
        <w:t>2/</w:t>
      </w:r>
      <w:r w:rsidRPr="00727926">
        <w:rPr>
          <w:rFonts w:ascii="Times New Roman" w:hAnsi="Times New Roman" w:cs="Times New Roman"/>
          <w:sz w:val="24"/>
          <w:lang w:val="en-US"/>
        </w:rPr>
        <w:t>8=</w:t>
      </w:r>
      <w:r w:rsidR="00444489" w:rsidRPr="005116F7">
        <w:rPr>
          <w:rFonts w:ascii="Times New Roman" w:hAnsi="Times New Roman" w:cs="Times New Roman"/>
          <w:sz w:val="24"/>
          <w:lang w:val="en-US"/>
        </w:rPr>
        <w:t>0,25</w:t>
      </w:r>
    </w:p>
    <w:p w14:paraId="520B6A9A" w14:textId="18E85B84" w:rsidR="00727926" w:rsidRPr="005116F7" w:rsidRDefault="00727926" w:rsidP="00727926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ClientInfo =</w:t>
      </w:r>
      <w:r w:rsidR="00444489" w:rsidRPr="005116F7">
        <w:rPr>
          <w:rFonts w:ascii="Times New Roman" w:hAnsi="Times New Roman" w:cs="Times New Roman"/>
          <w:sz w:val="24"/>
          <w:lang w:val="en-US"/>
        </w:rPr>
        <w:t>3</w:t>
      </w:r>
      <w:r w:rsidR="00444489">
        <w:rPr>
          <w:rFonts w:ascii="Times New Roman" w:hAnsi="Times New Roman" w:cs="Times New Roman"/>
          <w:sz w:val="24"/>
          <w:lang w:val="en-US"/>
        </w:rPr>
        <w:t>/2</w:t>
      </w:r>
      <w:r w:rsidRPr="00727926">
        <w:rPr>
          <w:rFonts w:ascii="Times New Roman" w:hAnsi="Times New Roman" w:cs="Times New Roman"/>
          <w:sz w:val="24"/>
          <w:lang w:val="en-US"/>
        </w:rPr>
        <w:t>=</w:t>
      </w:r>
      <w:r w:rsidR="00444489" w:rsidRPr="005116F7">
        <w:rPr>
          <w:rFonts w:ascii="Times New Roman" w:hAnsi="Times New Roman" w:cs="Times New Roman"/>
          <w:sz w:val="24"/>
          <w:lang w:val="en-US"/>
        </w:rPr>
        <w:t>1.5</w:t>
      </w:r>
    </w:p>
    <w:p w14:paraId="1B05878A" w14:textId="2E256770" w:rsidR="00727926" w:rsidRPr="00444489" w:rsidRDefault="00727926" w:rsidP="00727926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Message =</w:t>
      </w:r>
      <w:r w:rsidR="00444489">
        <w:rPr>
          <w:rFonts w:ascii="Times New Roman" w:hAnsi="Times New Roman" w:cs="Times New Roman"/>
          <w:sz w:val="24"/>
          <w:lang w:val="en-US"/>
        </w:rPr>
        <w:t>5/2</w:t>
      </w:r>
      <w:r w:rsidRPr="00727926">
        <w:rPr>
          <w:rFonts w:ascii="Times New Roman" w:hAnsi="Times New Roman" w:cs="Times New Roman"/>
          <w:sz w:val="24"/>
          <w:lang w:val="en-US"/>
        </w:rPr>
        <w:t>=2</w:t>
      </w:r>
      <w:r w:rsidR="00444489" w:rsidRPr="00444489">
        <w:rPr>
          <w:rFonts w:ascii="Times New Roman" w:hAnsi="Times New Roman" w:cs="Times New Roman"/>
          <w:sz w:val="24"/>
          <w:lang w:val="en-US"/>
        </w:rPr>
        <w:t>.5</w:t>
      </w:r>
    </w:p>
    <w:p w14:paraId="3E2D7AB2" w14:textId="47FA3363" w:rsidR="00727926" w:rsidRPr="005116F7" w:rsidRDefault="00727926" w:rsidP="00727926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WinHistoryDbContext =</w:t>
      </w:r>
      <w:r w:rsidR="00444489" w:rsidRPr="005116F7">
        <w:rPr>
          <w:rFonts w:ascii="Times New Roman" w:hAnsi="Times New Roman" w:cs="Times New Roman"/>
          <w:sz w:val="24"/>
          <w:lang w:val="en-US"/>
        </w:rPr>
        <w:t>2/</w:t>
      </w:r>
      <w:r w:rsidRPr="00727926">
        <w:rPr>
          <w:rFonts w:ascii="Times New Roman" w:hAnsi="Times New Roman" w:cs="Times New Roman"/>
          <w:sz w:val="24"/>
          <w:lang w:val="en-US"/>
        </w:rPr>
        <w:t>3=</w:t>
      </w:r>
      <w:r w:rsidR="00444489" w:rsidRPr="005116F7">
        <w:rPr>
          <w:rFonts w:ascii="Times New Roman" w:hAnsi="Times New Roman" w:cs="Times New Roman"/>
          <w:sz w:val="24"/>
          <w:lang w:val="en-US"/>
        </w:rPr>
        <w:t>0,6</w:t>
      </w:r>
    </w:p>
    <w:p w14:paraId="092F3169" w14:textId="593BE3C6" w:rsidR="000D2F9A" w:rsidRPr="005116F7" w:rsidRDefault="000D2F9A" w:rsidP="00727926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5116F7">
        <w:rPr>
          <w:rFonts w:ascii="Times New Roman" w:hAnsi="Times New Roman" w:cs="Times New Roman"/>
          <w:sz w:val="24"/>
        </w:rPr>
        <w:t xml:space="preserve"> =</w:t>
      </w:r>
      <w:r w:rsidR="00444489">
        <w:rPr>
          <w:rFonts w:ascii="Times New Roman" w:hAnsi="Times New Roman" w:cs="Times New Roman"/>
          <w:sz w:val="24"/>
        </w:rPr>
        <w:t>1</w:t>
      </w:r>
      <w:r w:rsidRPr="005116F7">
        <w:rPr>
          <w:rFonts w:ascii="Times New Roman" w:hAnsi="Times New Roman" w:cs="Times New Roman"/>
          <w:sz w:val="24"/>
        </w:rPr>
        <w:t>.2666</w:t>
      </w:r>
    </w:p>
    <w:p w14:paraId="72874157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49E28949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5116F7">
        <w:rPr>
          <w:rFonts w:ascii="Times New Roman" w:hAnsi="Times New Roman" w:cs="Times New Roman"/>
          <w:b/>
          <w:sz w:val="24"/>
        </w:rPr>
        <w:t xml:space="preserve"> 12: </w:t>
      </w:r>
      <w:r w:rsidRPr="00966FAB">
        <w:rPr>
          <w:rFonts w:ascii="Times New Roman" w:hAnsi="Times New Roman" w:cs="Times New Roman"/>
          <w:b/>
          <w:sz w:val="24"/>
        </w:rPr>
        <w:t>Высота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дерева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наследования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DIT</w:t>
      </w:r>
      <w:r w:rsidRPr="005116F7">
        <w:rPr>
          <w:rFonts w:ascii="Times New Roman" w:hAnsi="Times New Roman" w:cs="Times New Roman"/>
          <w:b/>
          <w:sz w:val="24"/>
        </w:rPr>
        <w:t xml:space="preserve"> (</w:t>
      </w:r>
      <w:r w:rsidRPr="00966FAB">
        <w:rPr>
          <w:rFonts w:ascii="Times New Roman" w:hAnsi="Times New Roman" w:cs="Times New Roman"/>
          <w:b/>
          <w:sz w:val="24"/>
          <w:lang w:val="en-US"/>
        </w:rPr>
        <w:t>Depth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of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Inheritance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Tree</w:t>
      </w:r>
      <w:r w:rsidRPr="005116F7">
        <w:rPr>
          <w:rFonts w:ascii="Times New Roman" w:hAnsi="Times New Roman" w:cs="Times New Roman"/>
          <w:b/>
          <w:sz w:val="24"/>
        </w:rPr>
        <w:t>)</w:t>
      </w:r>
    </w:p>
    <w:p w14:paraId="12B997E7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444489">
        <w:rPr>
          <w:rFonts w:ascii="Times New Roman" w:hAnsi="Times New Roman" w:cs="Times New Roman"/>
          <w:sz w:val="24"/>
          <w:lang w:val="en-US"/>
        </w:rPr>
        <w:t>DI</w:t>
      </w:r>
      <w:r w:rsidRPr="00966FAB">
        <w:rPr>
          <w:rFonts w:ascii="Times New Roman" w:hAnsi="Times New Roman" w:cs="Times New Roman"/>
          <w:sz w:val="24"/>
        </w:rPr>
        <w:t>T определяется как максимальная длина пути от листа до корня дерева наследования классов.</w:t>
      </w:r>
    </w:p>
    <w:p w14:paraId="75053F59" w14:textId="60E7F36C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DIT = </w:t>
      </w:r>
      <w:r w:rsidR="00225367">
        <w:rPr>
          <w:rFonts w:ascii="Times New Roman" w:hAnsi="Times New Roman" w:cs="Times New Roman"/>
          <w:sz w:val="24"/>
        </w:rPr>
        <w:t>0</w:t>
      </w:r>
    </w:p>
    <w:p w14:paraId="655C2FA4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1C9C9F97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13: Суммарное количество методов, определенных во всех классах системыNOM (Numberofmethods)</w:t>
      </w:r>
    </w:p>
    <w:p w14:paraId="3FA324BE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количеству методов во всех классах системы.</w:t>
      </w:r>
    </w:p>
    <w:p w14:paraId="70C57266" w14:textId="3D72666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NOM = 1</w:t>
      </w:r>
      <w:r w:rsidR="00287C51">
        <w:rPr>
          <w:rFonts w:ascii="Times New Roman" w:hAnsi="Times New Roman" w:cs="Times New Roman"/>
          <w:sz w:val="24"/>
        </w:rPr>
        <w:t>8</w:t>
      </w:r>
    </w:p>
    <w:p w14:paraId="61C2AA0A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04022C8F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14: Общее количество классов в системе – NC (Numberofclasses)</w:t>
      </w:r>
    </w:p>
    <w:p w14:paraId="62742524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количеству классов в системе.</w:t>
      </w:r>
    </w:p>
    <w:p w14:paraId="1CC1C2F4" w14:textId="12760066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NC = </w:t>
      </w:r>
      <w:r w:rsidR="00287C51">
        <w:rPr>
          <w:rFonts w:ascii="Times New Roman" w:hAnsi="Times New Roman" w:cs="Times New Roman"/>
          <w:sz w:val="24"/>
        </w:rPr>
        <w:t>4</w:t>
      </w:r>
    </w:p>
    <w:p w14:paraId="5060BB32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9FA3B9E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15: Общее число строк кода – LOCsum (LinesOfCode)</w:t>
      </w:r>
    </w:p>
    <w:p w14:paraId="7FCDD6B0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числу строк кода системы.</w:t>
      </w:r>
    </w:p>
    <w:p w14:paraId="16B22A48" w14:textId="39F7AC75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LOCsumАИС =</w:t>
      </w:r>
      <w:r w:rsidR="00287C51">
        <w:rPr>
          <w:rFonts w:ascii="Times New Roman" w:hAnsi="Times New Roman" w:cs="Times New Roman"/>
          <w:sz w:val="24"/>
        </w:rPr>
        <w:t>102</w:t>
      </w:r>
    </w:p>
    <w:p w14:paraId="03DCBD4E" w14:textId="77777777" w:rsidR="00553855" w:rsidRPr="00966FAB" w:rsidRDefault="00553855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7FB21FEB" w14:textId="77777777" w:rsidR="001E797A" w:rsidRPr="00966FAB" w:rsidRDefault="001E797A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3399EB6D" w14:textId="77777777" w:rsidR="001E797A" w:rsidRPr="00966FAB" w:rsidRDefault="001E797A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32E97E2E" w14:textId="53F60FAA" w:rsidR="001E797A" w:rsidRDefault="001E797A" w:rsidP="00553855">
      <w:pPr>
        <w:pStyle w:val="a7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Итерация2</w:t>
      </w:r>
    </w:p>
    <w:p w14:paraId="4376FFCF" w14:textId="77777777" w:rsidR="00AC335A" w:rsidRDefault="00AC335A" w:rsidP="00553855">
      <w:pPr>
        <w:pStyle w:val="a7"/>
        <w:rPr>
          <w:rFonts w:ascii="Times New Roman" w:hAnsi="Times New Roman" w:cs="Times New Roman"/>
          <w:b/>
          <w:sz w:val="24"/>
        </w:rPr>
      </w:pPr>
    </w:p>
    <w:p w14:paraId="4740821D" w14:textId="77777777" w:rsidR="00AC335A" w:rsidRDefault="00AC335A" w:rsidP="00553855">
      <w:pPr>
        <w:pStyle w:val="a7"/>
        <w:rPr>
          <w:rFonts w:ascii="Times New Roman" w:hAnsi="Times New Roman" w:cs="Times New Roman"/>
          <w:b/>
          <w:sz w:val="24"/>
        </w:rPr>
      </w:pPr>
    </w:p>
    <w:p w14:paraId="10CC6B2E" w14:textId="647D2C28" w:rsidR="00AC335A" w:rsidRDefault="00AC335A" w:rsidP="00553855">
      <w:pPr>
        <w:pStyle w:val="a7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113F84D" wp14:editId="66296435">
            <wp:extent cx="3857625" cy="64770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B07A0" w14:textId="55D858A7" w:rsidR="00AC335A" w:rsidRPr="00AC335A" w:rsidRDefault="00AC335A" w:rsidP="00AC335A">
      <w:pPr>
        <w:pStyle w:val="a7"/>
        <w:jc w:val="center"/>
        <w:rPr>
          <w:rFonts w:ascii="Times New Roman" w:hAnsi="Times New Roman" w:cs="Times New Roman"/>
          <w:sz w:val="24"/>
        </w:rPr>
      </w:pPr>
      <w:r w:rsidRPr="00AC335A">
        <w:rPr>
          <w:rFonts w:ascii="Times New Roman" w:hAnsi="Times New Roman" w:cs="Times New Roman"/>
          <w:sz w:val="24"/>
        </w:rPr>
        <w:t>рисунок</w:t>
      </w:r>
    </w:p>
    <w:p w14:paraId="6949F8BD" w14:textId="77777777" w:rsidR="00AC335A" w:rsidRPr="00966FAB" w:rsidRDefault="00AC335A" w:rsidP="00553855">
      <w:pPr>
        <w:pStyle w:val="a7"/>
        <w:rPr>
          <w:rFonts w:ascii="Times New Roman" w:hAnsi="Times New Roman" w:cs="Times New Roman"/>
          <w:b/>
          <w:sz w:val="24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914"/>
        <w:gridCol w:w="2839"/>
        <w:gridCol w:w="2872"/>
      </w:tblGrid>
      <w:tr w:rsidR="00EA291C" w:rsidRPr="00966FAB" w14:paraId="68913764" w14:textId="77777777" w:rsidTr="007A712D">
        <w:tc>
          <w:tcPr>
            <w:tcW w:w="2914" w:type="dxa"/>
          </w:tcPr>
          <w:p w14:paraId="197C26F9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839" w:type="dxa"/>
          </w:tcPr>
          <w:p w14:paraId="4AEFDF0B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2872" w:type="dxa"/>
          </w:tcPr>
          <w:p w14:paraId="6F4C98DD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EA291C" w:rsidRPr="00966FAB" w14:paraId="002B13B2" w14:textId="77777777" w:rsidTr="007A712D">
        <w:trPr>
          <w:trHeight w:val="90"/>
        </w:trPr>
        <w:tc>
          <w:tcPr>
            <w:tcW w:w="2914" w:type="dxa"/>
            <w:vMerge w:val="restart"/>
          </w:tcPr>
          <w:p w14:paraId="2606E0C1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WinHistory</w:t>
            </w:r>
          </w:p>
        </w:tc>
        <w:tc>
          <w:tcPr>
            <w:tcW w:w="2839" w:type="dxa"/>
            <w:vMerge w:val="restart"/>
          </w:tcPr>
          <w:p w14:paraId="70E91564" w14:textId="4DA1928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private static WinHistoryDbContext db</w:t>
            </w:r>
          </w:p>
        </w:tc>
        <w:tc>
          <w:tcPr>
            <w:tcW w:w="2872" w:type="dxa"/>
          </w:tcPr>
          <w:p w14:paraId="38E68FE5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private WinHistory() </w:t>
            </w:r>
          </w:p>
        </w:tc>
      </w:tr>
      <w:tr w:rsidR="00EA291C" w:rsidRPr="00B70733" w14:paraId="1110219B" w14:textId="77777777" w:rsidTr="007A712D">
        <w:trPr>
          <w:trHeight w:val="90"/>
        </w:trPr>
        <w:tc>
          <w:tcPr>
            <w:tcW w:w="2914" w:type="dxa"/>
            <w:vMerge/>
          </w:tcPr>
          <w:p w14:paraId="0F9F3C6E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39" w:type="dxa"/>
            <w:vMerge/>
          </w:tcPr>
          <w:p w14:paraId="6ADDF43E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72" w:type="dxa"/>
          </w:tcPr>
          <w:p w14:paraId="5FEFE424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WinHistory(Guid guid, string name)</w:t>
            </w:r>
          </w:p>
        </w:tc>
      </w:tr>
      <w:tr w:rsidR="00EA291C" w:rsidRPr="00B70733" w14:paraId="741531E0" w14:textId="77777777" w:rsidTr="007A712D">
        <w:trPr>
          <w:trHeight w:val="45"/>
        </w:trPr>
        <w:tc>
          <w:tcPr>
            <w:tcW w:w="2914" w:type="dxa"/>
            <w:vMerge/>
          </w:tcPr>
          <w:p w14:paraId="32E5F9B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BA8F8F5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5C6399EE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static WinHistory Login(Guid guid, string name)</w:t>
            </w:r>
          </w:p>
        </w:tc>
      </w:tr>
      <w:tr w:rsidR="00EA291C" w:rsidRPr="00B70733" w14:paraId="457F963E" w14:textId="77777777" w:rsidTr="007A712D">
        <w:trPr>
          <w:trHeight w:val="45"/>
        </w:trPr>
        <w:tc>
          <w:tcPr>
            <w:tcW w:w="2914" w:type="dxa"/>
            <w:vMerge/>
          </w:tcPr>
          <w:p w14:paraId="6C274639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9BDEF9E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469E646D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void Send(string message, int level)</w:t>
            </w:r>
          </w:p>
        </w:tc>
      </w:tr>
      <w:tr w:rsidR="00EA291C" w:rsidRPr="00B70733" w14:paraId="5103D6C1" w14:textId="77777777" w:rsidTr="007A712D">
        <w:trPr>
          <w:trHeight w:val="45"/>
        </w:trPr>
        <w:tc>
          <w:tcPr>
            <w:tcW w:w="2914" w:type="dxa"/>
            <w:vMerge/>
          </w:tcPr>
          <w:p w14:paraId="4AB3B0E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 w:val="restart"/>
          </w:tcPr>
          <w:p w14:paraId="6A96425E" w14:textId="5CF2C04D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readonly ClientInfo Client;</w:t>
            </w:r>
          </w:p>
        </w:tc>
        <w:tc>
          <w:tcPr>
            <w:tcW w:w="2872" w:type="dxa"/>
          </w:tcPr>
          <w:p w14:paraId="217CEFAF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void Send(string message)</w:t>
            </w:r>
          </w:p>
        </w:tc>
      </w:tr>
      <w:tr w:rsidR="00EA291C" w:rsidRPr="00B70733" w14:paraId="5F283D1D" w14:textId="77777777" w:rsidTr="007A712D">
        <w:trPr>
          <w:trHeight w:val="45"/>
        </w:trPr>
        <w:tc>
          <w:tcPr>
            <w:tcW w:w="2914" w:type="dxa"/>
            <w:vMerge/>
          </w:tcPr>
          <w:p w14:paraId="1B527D3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469A44F4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2754114B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 IEnumerable&lt;Message&gt; Receive(int level)</w:t>
            </w:r>
          </w:p>
        </w:tc>
      </w:tr>
      <w:tr w:rsidR="00EA291C" w:rsidRPr="00966FAB" w14:paraId="38EA816B" w14:textId="77777777" w:rsidTr="007A712D">
        <w:trPr>
          <w:trHeight w:val="45"/>
        </w:trPr>
        <w:tc>
          <w:tcPr>
            <w:tcW w:w="2914" w:type="dxa"/>
            <w:vMerge/>
          </w:tcPr>
          <w:p w14:paraId="25BD7DB1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718BC85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1A909D2D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Receive()</w:t>
            </w:r>
          </w:p>
        </w:tc>
      </w:tr>
      <w:tr w:rsidR="00EA291C" w:rsidRPr="00B70733" w14:paraId="4257826E" w14:textId="77777777" w:rsidTr="007A712D">
        <w:trPr>
          <w:trHeight w:val="69"/>
        </w:trPr>
        <w:tc>
          <w:tcPr>
            <w:tcW w:w="2914" w:type="dxa"/>
            <w:vMerge/>
          </w:tcPr>
          <w:p w14:paraId="1773B6F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4D3E29EB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4DB0B9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Receive(Guid guid)</w:t>
            </w:r>
          </w:p>
        </w:tc>
      </w:tr>
      <w:tr w:rsidR="00EA291C" w:rsidRPr="00B70733" w14:paraId="316E0956" w14:textId="77777777" w:rsidTr="007A712D">
        <w:trPr>
          <w:trHeight w:val="67"/>
        </w:trPr>
        <w:tc>
          <w:tcPr>
            <w:tcW w:w="2914" w:type="dxa"/>
            <w:vMerge/>
          </w:tcPr>
          <w:p w14:paraId="32339E1D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 w:val="restart"/>
          </w:tcPr>
          <w:p w14:paraId="01458473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2F6CEF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Receive(Guid guid, int level)</w:t>
            </w:r>
          </w:p>
        </w:tc>
      </w:tr>
      <w:tr w:rsidR="00EA291C" w:rsidRPr="00B70733" w14:paraId="16592F90" w14:textId="77777777" w:rsidTr="007A712D">
        <w:trPr>
          <w:trHeight w:val="67"/>
        </w:trPr>
        <w:tc>
          <w:tcPr>
            <w:tcW w:w="2914" w:type="dxa"/>
            <w:vMerge/>
          </w:tcPr>
          <w:p w14:paraId="6568EB0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050C5923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45C44A0A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Receive(string contains)</w:t>
            </w:r>
          </w:p>
        </w:tc>
      </w:tr>
      <w:tr w:rsidR="00EA291C" w:rsidRPr="00966FAB" w14:paraId="2BDB878F" w14:textId="77777777" w:rsidTr="007A712D">
        <w:trPr>
          <w:trHeight w:val="135"/>
        </w:trPr>
        <w:tc>
          <w:tcPr>
            <w:tcW w:w="2914" w:type="dxa"/>
            <w:vMerge/>
          </w:tcPr>
          <w:p w14:paraId="7682573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0157CF44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20B71CE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IEnumerable&lt;ClientInfo&gt; ReceiveClients()</w:t>
            </w:r>
          </w:p>
        </w:tc>
      </w:tr>
      <w:tr w:rsidR="00EA291C" w:rsidRPr="00B70733" w14:paraId="43C426A4" w14:textId="77777777" w:rsidTr="007A712D">
        <w:trPr>
          <w:trHeight w:val="135"/>
        </w:trPr>
        <w:tc>
          <w:tcPr>
            <w:tcW w:w="2914" w:type="dxa"/>
            <w:vMerge/>
          </w:tcPr>
          <w:p w14:paraId="1FEC312F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4327AB0F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3DA2B83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ClientInfo ReciveClientInfo(Guid guid)</w:t>
            </w:r>
          </w:p>
        </w:tc>
      </w:tr>
    </w:tbl>
    <w:p w14:paraId="570B4A8D" w14:textId="77777777" w:rsidR="00EA291C" w:rsidRPr="00966FAB" w:rsidRDefault="00EA291C" w:rsidP="00EA291C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6737EF6B" w14:textId="77777777" w:rsidR="00EA291C" w:rsidRPr="00966FAB" w:rsidRDefault="00EA291C" w:rsidP="00EA291C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901"/>
        <w:gridCol w:w="2848"/>
      </w:tblGrid>
      <w:tr w:rsidR="00EA291C" w:rsidRPr="00966FAB" w14:paraId="60CF562A" w14:textId="77777777" w:rsidTr="007A712D">
        <w:tc>
          <w:tcPr>
            <w:tcW w:w="2876" w:type="dxa"/>
          </w:tcPr>
          <w:p w14:paraId="67E8C0CC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901" w:type="dxa"/>
          </w:tcPr>
          <w:p w14:paraId="673945A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2848" w:type="dxa"/>
          </w:tcPr>
          <w:p w14:paraId="1B31CE98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EA291C" w:rsidRPr="00966FAB" w14:paraId="162A37F5" w14:textId="77777777" w:rsidTr="007A712D">
        <w:trPr>
          <w:trHeight w:val="185"/>
        </w:trPr>
        <w:tc>
          <w:tcPr>
            <w:tcW w:w="2876" w:type="dxa"/>
            <w:vMerge w:val="restart"/>
          </w:tcPr>
          <w:p w14:paraId="0D2964E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ClientInfo</w:t>
            </w:r>
          </w:p>
        </w:tc>
        <w:tc>
          <w:tcPr>
            <w:tcW w:w="2901" w:type="dxa"/>
          </w:tcPr>
          <w:p w14:paraId="081084A7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ClientInfoId</w:t>
            </w:r>
          </w:p>
        </w:tc>
        <w:tc>
          <w:tcPr>
            <w:tcW w:w="2848" w:type="dxa"/>
          </w:tcPr>
          <w:p w14:paraId="7CBDBDE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 xml:space="preserve">get; </w:t>
            </w:r>
          </w:p>
        </w:tc>
      </w:tr>
      <w:tr w:rsidR="00EA291C" w:rsidRPr="00966FAB" w14:paraId="4AE7FB6D" w14:textId="77777777" w:rsidTr="007A712D">
        <w:trPr>
          <w:trHeight w:val="185"/>
        </w:trPr>
        <w:tc>
          <w:tcPr>
            <w:tcW w:w="2876" w:type="dxa"/>
            <w:vMerge/>
          </w:tcPr>
          <w:p w14:paraId="6CB175F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01" w:type="dxa"/>
          </w:tcPr>
          <w:p w14:paraId="6F0754E7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string Guid</w:t>
            </w:r>
          </w:p>
        </w:tc>
        <w:tc>
          <w:tcPr>
            <w:tcW w:w="2848" w:type="dxa"/>
            <w:vMerge w:val="restart"/>
          </w:tcPr>
          <w:p w14:paraId="0751098C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set;</w:t>
            </w:r>
          </w:p>
        </w:tc>
      </w:tr>
      <w:tr w:rsidR="00EA291C" w:rsidRPr="00966FAB" w14:paraId="0C346DC4" w14:textId="77777777" w:rsidTr="007A712D">
        <w:trPr>
          <w:trHeight w:val="185"/>
        </w:trPr>
        <w:tc>
          <w:tcPr>
            <w:tcW w:w="2876" w:type="dxa"/>
            <w:vMerge/>
          </w:tcPr>
          <w:p w14:paraId="40A56DF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01" w:type="dxa"/>
          </w:tcPr>
          <w:p w14:paraId="2577C597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string Name</w:t>
            </w:r>
          </w:p>
        </w:tc>
        <w:tc>
          <w:tcPr>
            <w:tcW w:w="2848" w:type="dxa"/>
            <w:vMerge/>
          </w:tcPr>
          <w:p w14:paraId="7EE4022D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52639D97" w14:textId="77777777" w:rsidR="00EA291C" w:rsidRPr="00966FAB" w:rsidRDefault="00EA291C" w:rsidP="00EA291C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872"/>
        <w:gridCol w:w="2882"/>
        <w:gridCol w:w="2871"/>
      </w:tblGrid>
      <w:tr w:rsidR="00EA291C" w:rsidRPr="00966FAB" w14:paraId="3C685062" w14:textId="77777777" w:rsidTr="007A712D">
        <w:tc>
          <w:tcPr>
            <w:tcW w:w="2872" w:type="dxa"/>
          </w:tcPr>
          <w:p w14:paraId="52A19C3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882" w:type="dxa"/>
          </w:tcPr>
          <w:p w14:paraId="1CF20B0C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2871" w:type="dxa"/>
          </w:tcPr>
          <w:p w14:paraId="0C9E9FE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EA291C" w:rsidRPr="00966FAB" w14:paraId="34D9CADD" w14:textId="77777777" w:rsidTr="007A712D">
        <w:trPr>
          <w:trHeight w:val="69"/>
        </w:trPr>
        <w:tc>
          <w:tcPr>
            <w:tcW w:w="2872" w:type="dxa"/>
            <w:vMerge w:val="restart"/>
          </w:tcPr>
          <w:p w14:paraId="08E08AAF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Message</w:t>
            </w:r>
          </w:p>
        </w:tc>
        <w:tc>
          <w:tcPr>
            <w:tcW w:w="2882" w:type="dxa"/>
          </w:tcPr>
          <w:p w14:paraId="29350F34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MessageI</w:t>
            </w:r>
          </w:p>
        </w:tc>
        <w:tc>
          <w:tcPr>
            <w:tcW w:w="2871" w:type="dxa"/>
            <w:vMerge w:val="restart"/>
          </w:tcPr>
          <w:p w14:paraId="7394F722" w14:textId="77777777" w:rsidR="00EA291C" w:rsidRPr="00966FAB" w:rsidRDefault="00EA291C" w:rsidP="007A712D">
            <w:pPr>
              <w:rPr>
                <w:rFonts w:ascii="Times New Roman" w:hAnsi="Times New Roman" w:cs="Times New Roman"/>
              </w:rPr>
            </w:pPr>
            <w:r w:rsidRPr="00966FAB">
              <w:rPr>
                <w:rFonts w:ascii="Times New Roman" w:hAnsi="Times New Roman" w:cs="Times New Roman"/>
              </w:rPr>
              <w:t xml:space="preserve">get; </w:t>
            </w:r>
          </w:p>
        </w:tc>
      </w:tr>
      <w:tr w:rsidR="00EA291C" w:rsidRPr="00966FAB" w14:paraId="7572E106" w14:textId="77777777" w:rsidTr="007A712D">
        <w:trPr>
          <w:trHeight w:val="67"/>
        </w:trPr>
        <w:tc>
          <w:tcPr>
            <w:tcW w:w="2872" w:type="dxa"/>
            <w:vMerge/>
          </w:tcPr>
          <w:p w14:paraId="22484F5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4B1861EB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ClientInfo ClientInfo</w:t>
            </w:r>
          </w:p>
        </w:tc>
        <w:tc>
          <w:tcPr>
            <w:tcW w:w="2871" w:type="dxa"/>
            <w:vMerge/>
          </w:tcPr>
          <w:p w14:paraId="01715FBF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A291C" w:rsidRPr="00966FAB" w14:paraId="39804A28" w14:textId="77777777" w:rsidTr="007A712D">
        <w:trPr>
          <w:trHeight w:val="67"/>
        </w:trPr>
        <w:tc>
          <w:tcPr>
            <w:tcW w:w="2872" w:type="dxa"/>
            <w:vMerge/>
          </w:tcPr>
          <w:p w14:paraId="532F9DB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64C14DB7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public string Text</w:t>
            </w:r>
          </w:p>
        </w:tc>
        <w:tc>
          <w:tcPr>
            <w:tcW w:w="2871" w:type="dxa"/>
            <w:vMerge w:val="restart"/>
          </w:tcPr>
          <w:p w14:paraId="66CF4B15" w14:textId="77777777" w:rsidR="00EA291C" w:rsidRPr="00966FAB" w:rsidRDefault="00EA291C" w:rsidP="007A712D">
            <w:pPr>
              <w:rPr>
                <w:rFonts w:ascii="Times New Roman" w:hAnsi="Times New Roman" w:cs="Times New Roman"/>
              </w:rPr>
            </w:pPr>
            <w:r w:rsidRPr="00966FAB">
              <w:rPr>
                <w:rFonts w:ascii="Times New Roman" w:hAnsi="Times New Roman" w:cs="Times New Roman"/>
                <w:lang w:val="en-US"/>
              </w:rPr>
              <w:t>s</w:t>
            </w:r>
            <w:r w:rsidRPr="00966FAB">
              <w:rPr>
                <w:rFonts w:ascii="Times New Roman" w:hAnsi="Times New Roman" w:cs="Times New Roman"/>
              </w:rPr>
              <w:t xml:space="preserve">et; </w:t>
            </w:r>
          </w:p>
        </w:tc>
      </w:tr>
      <w:tr w:rsidR="00EA291C" w:rsidRPr="00966FAB" w14:paraId="002CD43C" w14:textId="77777777" w:rsidTr="007A712D">
        <w:trPr>
          <w:trHeight w:val="135"/>
        </w:trPr>
        <w:tc>
          <w:tcPr>
            <w:tcW w:w="2872" w:type="dxa"/>
            <w:vMerge/>
          </w:tcPr>
          <w:p w14:paraId="09A9BF18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5014B809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DateTime Stamp</w:t>
            </w:r>
          </w:p>
        </w:tc>
        <w:tc>
          <w:tcPr>
            <w:tcW w:w="2871" w:type="dxa"/>
            <w:vMerge/>
          </w:tcPr>
          <w:p w14:paraId="45E51393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A291C" w:rsidRPr="00966FAB" w14:paraId="66E33D86" w14:textId="77777777" w:rsidTr="007A712D">
        <w:trPr>
          <w:trHeight w:val="135"/>
        </w:trPr>
        <w:tc>
          <w:tcPr>
            <w:tcW w:w="2872" w:type="dxa"/>
            <w:vMerge/>
          </w:tcPr>
          <w:p w14:paraId="52D6AF81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1117BA1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Level</w:t>
            </w:r>
          </w:p>
        </w:tc>
        <w:tc>
          <w:tcPr>
            <w:tcW w:w="2871" w:type="dxa"/>
            <w:vMerge/>
          </w:tcPr>
          <w:p w14:paraId="5649C3A4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36BC1A71" w14:textId="77777777" w:rsidR="00EA291C" w:rsidRPr="00966FAB" w:rsidRDefault="00EA291C" w:rsidP="00EA291C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974"/>
        <w:gridCol w:w="2645"/>
        <w:gridCol w:w="3006"/>
      </w:tblGrid>
      <w:tr w:rsidR="00EA291C" w:rsidRPr="00966FAB" w14:paraId="2AFAD4AC" w14:textId="77777777" w:rsidTr="007A712D">
        <w:tc>
          <w:tcPr>
            <w:tcW w:w="2974" w:type="dxa"/>
          </w:tcPr>
          <w:p w14:paraId="694F35F1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645" w:type="dxa"/>
          </w:tcPr>
          <w:p w14:paraId="1ED5570A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006" w:type="dxa"/>
          </w:tcPr>
          <w:p w14:paraId="7978D11A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EA291C" w:rsidRPr="00966FAB" w14:paraId="39AE71AE" w14:textId="77777777" w:rsidTr="007A712D">
        <w:trPr>
          <w:trHeight w:val="465"/>
        </w:trPr>
        <w:tc>
          <w:tcPr>
            <w:tcW w:w="2974" w:type="dxa"/>
            <w:vMerge w:val="restart"/>
          </w:tcPr>
          <w:p w14:paraId="73BD98A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WinHistoryDbContext</w:t>
            </w:r>
          </w:p>
        </w:tc>
        <w:tc>
          <w:tcPr>
            <w:tcW w:w="2645" w:type="dxa"/>
          </w:tcPr>
          <w:p w14:paraId="4B956A0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DbSet&lt;Message&gt; Messages</w:t>
            </w:r>
          </w:p>
        </w:tc>
        <w:tc>
          <w:tcPr>
            <w:tcW w:w="3006" w:type="dxa"/>
          </w:tcPr>
          <w:p w14:paraId="3E10524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WinHistoryDbContext()</w:t>
            </w:r>
          </w:p>
          <w:p w14:paraId="1330295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A291C" w:rsidRPr="00966FAB" w14:paraId="06607C58" w14:textId="77777777" w:rsidTr="007A712D">
        <w:trPr>
          <w:trHeight w:val="465"/>
        </w:trPr>
        <w:tc>
          <w:tcPr>
            <w:tcW w:w="2974" w:type="dxa"/>
            <w:vMerge/>
          </w:tcPr>
          <w:p w14:paraId="744BE4D8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45" w:type="dxa"/>
          </w:tcPr>
          <w:p w14:paraId="1E971AFF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DbSet&lt;ClientInfo&gt; Clients</w:t>
            </w:r>
          </w:p>
        </w:tc>
        <w:tc>
          <w:tcPr>
            <w:tcW w:w="3006" w:type="dxa"/>
          </w:tcPr>
          <w:p w14:paraId="25F36B1A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get</w:t>
            </w:r>
          </w:p>
        </w:tc>
      </w:tr>
      <w:tr w:rsidR="00EA291C" w:rsidRPr="00966FAB" w14:paraId="3FE7CD24" w14:textId="77777777" w:rsidTr="007A712D">
        <w:trPr>
          <w:trHeight w:val="465"/>
        </w:trPr>
        <w:tc>
          <w:tcPr>
            <w:tcW w:w="2974" w:type="dxa"/>
            <w:vMerge/>
          </w:tcPr>
          <w:p w14:paraId="3E8F02C7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45" w:type="dxa"/>
          </w:tcPr>
          <w:p w14:paraId="0F6A58B9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06" w:type="dxa"/>
          </w:tcPr>
          <w:p w14:paraId="7DDA6F2B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set</w:t>
            </w:r>
          </w:p>
        </w:tc>
      </w:tr>
    </w:tbl>
    <w:p w14:paraId="15A296B4" w14:textId="77777777" w:rsidR="00EA291C" w:rsidRDefault="00EA291C" w:rsidP="00553855">
      <w:pPr>
        <w:pStyle w:val="a7"/>
        <w:rPr>
          <w:rFonts w:ascii="Times New Roman" w:hAnsi="Times New Roman" w:cs="Times New Roman"/>
          <w:b/>
          <w:sz w:val="24"/>
        </w:rPr>
      </w:pPr>
    </w:p>
    <w:p w14:paraId="784F988D" w14:textId="77777777" w:rsidR="00086691" w:rsidRDefault="00086691" w:rsidP="00553855">
      <w:pPr>
        <w:pStyle w:val="a7"/>
        <w:rPr>
          <w:rFonts w:ascii="Times New Roman" w:hAnsi="Times New Roman" w:cs="Times New Roman"/>
          <w:b/>
          <w:sz w:val="24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1992"/>
        <w:gridCol w:w="2554"/>
        <w:gridCol w:w="4079"/>
      </w:tblGrid>
      <w:tr w:rsidR="00086691" w14:paraId="13024EF0" w14:textId="77777777" w:rsidTr="00086691">
        <w:tc>
          <w:tcPr>
            <w:tcW w:w="2884" w:type="dxa"/>
          </w:tcPr>
          <w:p w14:paraId="0494F284" w14:textId="39DDAF23" w:rsidR="00086691" w:rsidRPr="00086691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Класс</w:t>
            </w:r>
          </w:p>
        </w:tc>
        <w:tc>
          <w:tcPr>
            <w:tcW w:w="2999" w:type="dxa"/>
          </w:tcPr>
          <w:p w14:paraId="61286FEB" w14:textId="34048470" w:rsidR="00086691" w:rsidRPr="00086691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2742" w:type="dxa"/>
          </w:tcPr>
          <w:p w14:paraId="675A6C86" w14:textId="3AA92E51" w:rsidR="00086691" w:rsidRPr="00086691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086691" w14:paraId="24AD659D" w14:textId="77777777" w:rsidTr="00086691">
        <w:trPr>
          <w:trHeight w:val="275"/>
        </w:trPr>
        <w:tc>
          <w:tcPr>
            <w:tcW w:w="2884" w:type="dxa"/>
            <w:vMerge w:val="restart"/>
          </w:tcPr>
          <w:p w14:paraId="5A9B0322" w14:textId="4318428E" w:rsidR="00086691" w:rsidRPr="00086691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abstract class SearchParametrs</w:t>
            </w:r>
          </w:p>
        </w:tc>
        <w:tc>
          <w:tcPr>
            <w:tcW w:w="2999" w:type="dxa"/>
            <w:vMerge w:val="restart"/>
          </w:tcPr>
          <w:p w14:paraId="07D4272A" w14:textId="11B1F730" w:rsidR="00086691" w:rsidRPr="00086691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public List&lt;SearchParametrs&gt; Children</w:t>
            </w:r>
          </w:p>
        </w:tc>
        <w:tc>
          <w:tcPr>
            <w:tcW w:w="2742" w:type="dxa"/>
          </w:tcPr>
          <w:p w14:paraId="70EF3ABD" w14:textId="587EA0AE" w:rsidR="00086691" w:rsidRPr="00086691" w:rsidRDefault="000D1B40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public SearchParametrs()</w:t>
            </w:r>
          </w:p>
        </w:tc>
      </w:tr>
      <w:tr w:rsidR="00086691" w:rsidRPr="00B70733" w14:paraId="08981B9A" w14:textId="77777777" w:rsidTr="00086691">
        <w:trPr>
          <w:trHeight w:val="275"/>
        </w:trPr>
        <w:tc>
          <w:tcPr>
            <w:tcW w:w="2884" w:type="dxa"/>
            <w:vMerge/>
          </w:tcPr>
          <w:p w14:paraId="78136364" w14:textId="77777777" w:rsidR="00086691" w:rsidRPr="00086691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999" w:type="dxa"/>
            <w:vMerge/>
          </w:tcPr>
          <w:p w14:paraId="1AD8DE54" w14:textId="77777777" w:rsidR="00086691" w:rsidRPr="00086691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742" w:type="dxa"/>
          </w:tcPr>
          <w:p w14:paraId="0CD5FEAE" w14:textId="2A9AAE2C" w:rsidR="00086691" w:rsidRPr="000D1B40" w:rsidRDefault="000D1B40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0D1B40">
              <w:rPr>
                <w:rFonts w:ascii="Times New Roman" w:hAnsi="Times New Roman" w:cs="Times New Roman"/>
                <w:sz w:val="24"/>
                <w:lang w:val="en-US"/>
              </w:rPr>
              <w:t>public void AddChild(SearchParametrs child)</w:t>
            </w:r>
          </w:p>
        </w:tc>
      </w:tr>
      <w:tr w:rsidR="00086691" w:rsidRPr="00B70733" w14:paraId="6698E4E3" w14:textId="77777777" w:rsidTr="00086691">
        <w:trPr>
          <w:trHeight w:val="275"/>
        </w:trPr>
        <w:tc>
          <w:tcPr>
            <w:tcW w:w="2884" w:type="dxa"/>
            <w:vMerge/>
          </w:tcPr>
          <w:p w14:paraId="4E6793DF" w14:textId="77777777" w:rsidR="00086691" w:rsidRPr="000D1B40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99" w:type="dxa"/>
            <w:vMerge/>
          </w:tcPr>
          <w:p w14:paraId="76A0C34D" w14:textId="77777777" w:rsidR="00086691" w:rsidRPr="000D1B40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742" w:type="dxa"/>
          </w:tcPr>
          <w:p w14:paraId="10715364" w14:textId="529853B4" w:rsidR="00086691" w:rsidRPr="000D1B40" w:rsidRDefault="000D1B40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0D1B40">
              <w:rPr>
                <w:rFonts w:ascii="Times New Roman" w:hAnsi="Times New Roman" w:cs="Times New Roman"/>
                <w:sz w:val="24"/>
                <w:lang w:val="en-US"/>
              </w:rPr>
              <w:t>public abstract IEnumerable&lt;Models.Message&gt; Search(IEnumerable&lt;Models.Message&gt; raw_msgs);</w:t>
            </w:r>
          </w:p>
        </w:tc>
      </w:tr>
    </w:tbl>
    <w:p w14:paraId="320ABD24" w14:textId="77777777" w:rsidR="00086691" w:rsidRPr="000D1B40" w:rsidRDefault="00086691" w:rsidP="00553855">
      <w:pPr>
        <w:pStyle w:val="a7"/>
        <w:rPr>
          <w:rFonts w:ascii="Times New Roman" w:hAnsi="Times New Roman" w:cs="Times New Roman"/>
          <w:b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371"/>
        <w:gridCol w:w="2175"/>
        <w:gridCol w:w="4079"/>
      </w:tblGrid>
      <w:tr w:rsidR="000D1B40" w:rsidRPr="00086691" w14:paraId="1E73F8E2" w14:textId="77777777" w:rsidTr="00E23F58">
        <w:tc>
          <w:tcPr>
            <w:tcW w:w="2884" w:type="dxa"/>
          </w:tcPr>
          <w:p w14:paraId="202C41DB" w14:textId="77777777" w:rsidR="000D1B40" w:rsidRPr="00086691" w:rsidRDefault="000D1B40" w:rsidP="00E23F5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Класс</w:t>
            </w:r>
          </w:p>
        </w:tc>
        <w:tc>
          <w:tcPr>
            <w:tcW w:w="2999" w:type="dxa"/>
          </w:tcPr>
          <w:p w14:paraId="5CE728ED" w14:textId="77777777" w:rsidR="000D1B40" w:rsidRPr="00086691" w:rsidRDefault="000D1B40" w:rsidP="00E23F5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2742" w:type="dxa"/>
          </w:tcPr>
          <w:p w14:paraId="2B19F90C" w14:textId="77777777" w:rsidR="000D1B40" w:rsidRPr="00086691" w:rsidRDefault="000D1B40" w:rsidP="00E23F5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0D1B40" w:rsidRPr="00086691" w14:paraId="202EB97D" w14:textId="77777777" w:rsidTr="00E23F58">
        <w:trPr>
          <w:trHeight w:val="275"/>
        </w:trPr>
        <w:tc>
          <w:tcPr>
            <w:tcW w:w="2884" w:type="dxa"/>
            <w:vMerge w:val="restart"/>
          </w:tcPr>
          <w:p w14:paraId="621FC06E" w14:textId="7F72170A" w:rsidR="000D1B40" w:rsidRPr="00086691" w:rsidRDefault="000D1B40" w:rsidP="00E23F5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HasGuidParam</w:t>
            </w:r>
          </w:p>
        </w:tc>
        <w:tc>
          <w:tcPr>
            <w:tcW w:w="2999" w:type="dxa"/>
            <w:vMerge w:val="restart"/>
          </w:tcPr>
          <w:p w14:paraId="77261CFD" w14:textId="7423C7DA" w:rsidR="000D1B40" w:rsidRPr="00086691" w:rsidRDefault="000D1B40" w:rsidP="00E23F5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public Guid? HasGuid</w:t>
            </w:r>
          </w:p>
        </w:tc>
        <w:tc>
          <w:tcPr>
            <w:tcW w:w="2742" w:type="dxa"/>
          </w:tcPr>
          <w:p w14:paraId="0C331EBC" w14:textId="5420D082" w:rsidR="000D1B40" w:rsidRPr="00086691" w:rsidRDefault="000D1B40" w:rsidP="00E23F5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public HasGuidParam(Guid guid)</w:t>
            </w:r>
          </w:p>
        </w:tc>
      </w:tr>
      <w:tr w:rsidR="000D1B40" w:rsidRPr="00B70733" w14:paraId="24CC76D5" w14:textId="77777777" w:rsidTr="00E23F58">
        <w:trPr>
          <w:trHeight w:val="562"/>
        </w:trPr>
        <w:tc>
          <w:tcPr>
            <w:tcW w:w="2884" w:type="dxa"/>
            <w:vMerge/>
          </w:tcPr>
          <w:p w14:paraId="3B8EA3D0" w14:textId="77777777" w:rsidR="000D1B40" w:rsidRPr="00086691" w:rsidRDefault="000D1B40" w:rsidP="00E23F5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999" w:type="dxa"/>
            <w:vMerge/>
          </w:tcPr>
          <w:p w14:paraId="6A2F2D44" w14:textId="77777777" w:rsidR="000D1B40" w:rsidRPr="00086691" w:rsidRDefault="000D1B40" w:rsidP="00E23F5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742" w:type="dxa"/>
          </w:tcPr>
          <w:p w14:paraId="2EE86737" w14:textId="72AA7F84" w:rsidR="000D1B40" w:rsidRPr="000D1B40" w:rsidRDefault="000D1B40" w:rsidP="00E23F5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0D1B40">
              <w:rPr>
                <w:rFonts w:ascii="Times New Roman" w:hAnsi="Times New Roman" w:cs="Times New Roman"/>
                <w:sz w:val="24"/>
                <w:lang w:val="en-US"/>
              </w:rPr>
              <w:t>public override IEnumerable&lt;Models.Message&gt; Search(IEnumerable&lt;Models.Message&gt; raw_msgs)</w:t>
            </w:r>
          </w:p>
        </w:tc>
      </w:tr>
    </w:tbl>
    <w:p w14:paraId="6106E3B8" w14:textId="77777777" w:rsidR="00086691" w:rsidRDefault="00086691" w:rsidP="00553855">
      <w:pPr>
        <w:pStyle w:val="a7"/>
        <w:rPr>
          <w:rFonts w:ascii="Times New Roman" w:hAnsi="Times New Roman" w:cs="Times New Roman"/>
          <w:b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773"/>
        <w:gridCol w:w="1773"/>
        <w:gridCol w:w="4079"/>
      </w:tblGrid>
      <w:tr w:rsidR="000D1B40" w:rsidRPr="00086691" w14:paraId="0C652148" w14:textId="77777777" w:rsidTr="00E23F58">
        <w:tc>
          <w:tcPr>
            <w:tcW w:w="2884" w:type="dxa"/>
          </w:tcPr>
          <w:p w14:paraId="7FCF75AC" w14:textId="77777777" w:rsidR="000D1B40" w:rsidRPr="00086691" w:rsidRDefault="000D1B40" w:rsidP="00E23F5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Класс</w:t>
            </w:r>
          </w:p>
        </w:tc>
        <w:tc>
          <w:tcPr>
            <w:tcW w:w="2999" w:type="dxa"/>
          </w:tcPr>
          <w:p w14:paraId="54E24823" w14:textId="77777777" w:rsidR="000D1B40" w:rsidRPr="00086691" w:rsidRDefault="000D1B40" w:rsidP="00E23F5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2742" w:type="dxa"/>
          </w:tcPr>
          <w:p w14:paraId="07F63BE9" w14:textId="77777777" w:rsidR="000D1B40" w:rsidRPr="00086691" w:rsidRDefault="000D1B40" w:rsidP="00E23F5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0D1B40" w:rsidRPr="00B70733" w14:paraId="797DCC57" w14:textId="77777777" w:rsidTr="00E23F58">
        <w:trPr>
          <w:trHeight w:val="275"/>
        </w:trPr>
        <w:tc>
          <w:tcPr>
            <w:tcW w:w="2884" w:type="dxa"/>
            <w:vMerge w:val="restart"/>
          </w:tcPr>
          <w:p w14:paraId="1EBA6D26" w14:textId="3F34973F" w:rsidR="000D1B40" w:rsidRPr="00086691" w:rsidRDefault="000D1B40" w:rsidP="00E23F5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HasMinimumLevelParam</w:t>
            </w:r>
          </w:p>
        </w:tc>
        <w:tc>
          <w:tcPr>
            <w:tcW w:w="2999" w:type="dxa"/>
            <w:vMerge w:val="restart"/>
          </w:tcPr>
          <w:p w14:paraId="70FA01CD" w14:textId="77777777" w:rsidR="000D1B40" w:rsidRPr="00086691" w:rsidRDefault="000D1B40" w:rsidP="00E23F5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public Guid? HasGuid</w:t>
            </w:r>
          </w:p>
        </w:tc>
        <w:tc>
          <w:tcPr>
            <w:tcW w:w="2742" w:type="dxa"/>
          </w:tcPr>
          <w:p w14:paraId="4223FBC0" w14:textId="497DB27F" w:rsidR="000D1B40" w:rsidRPr="000D1B40" w:rsidRDefault="000D1B40" w:rsidP="00E23F5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0D1B40">
              <w:rPr>
                <w:rFonts w:ascii="Times New Roman" w:hAnsi="Times New Roman" w:cs="Times New Roman"/>
                <w:sz w:val="24"/>
                <w:lang w:val="en-US"/>
              </w:rPr>
              <w:t>public override IEnumerable&lt;Models.Message&gt; Search(IEnumerable&lt;Models.Message&gt; raw_msgs)</w:t>
            </w:r>
          </w:p>
        </w:tc>
      </w:tr>
      <w:tr w:rsidR="000D1B40" w:rsidRPr="000D1B40" w14:paraId="6DAF7BE7" w14:textId="77777777" w:rsidTr="00E23F58">
        <w:trPr>
          <w:trHeight w:val="562"/>
        </w:trPr>
        <w:tc>
          <w:tcPr>
            <w:tcW w:w="2884" w:type="dxa"/>
            <w:vMerge/>
          </w:tcPr>
          <w:p w14:paraId="6A150C68" w14:textId="77777777" w:rsidR="000D1B40" w:rsidRPr="000D1B40" w:rsidRDefault="000D1B40" w:rsidP="00E23F5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99" w:type="dxa"/>
            <w:vMerge/>
          </w:tcPr>
          <w:p w14:paraId="4489D3B6" w14:textId="77777777" w:rsidR="000D1B40" w:rsidRPr="000D1B40" w:rsidRDefault="000D1B40" w:rsidP="00E23F5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742" w:type="dxa"/>
          </w:tcPr>
          <w:p w14:paraId="768BD677" w14:textId="5D8F35A7" w:rsidR="000D1B40" w:rsidRPr="000D1B40" w:rsidRDefault="000D1B40" w:rsidP="00E23F5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  <w:lang w:val="en-US"/>
              </w:rPr>
              <w:t>public HasMinimumLevelParam(int level)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</w:tr>
    </w:tbl>
    <w:p w14:paraId="38D00EFC" w14:textId="77777777" w:rsidR="000D1B40" w:rsidRDefault="000D1B40" w:rsidP="00553855">
      <w:pPr>
        <w:pStyle w:val="a7"/>
        <w:rPr>
          <w:rFonts w:ascii="Times New Roman" w:hAnsi="Times New Roman" w:cs="Times New Roman"/>
          <w:b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298"/>
        <w:gridCol w:w="2248"/>
        <w:gridCol w:w="4079"/>
      </w:tblGrid>
      <w:tr w:rsidR="000D1B40" w:rsidRPr="00086691" w14:paraId="34D4129B" w14:textId="77777777" w:rsidTr="000D1B40">
        <w:tc>
          <w:tcPr>
            <w:tcW w:w="2298" w:type="dxa"/>
          </w:tcPr>
          <w:p w14:paraId="18C62C97" w14:textId="77777777" w:rsidR="000D1B40" w:rsidRPr="00086691" w:rsidRDefault="000D1B40" w:rsidP="00E23F5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Класс</w:t>
            </w:r>
          </w:p>
        </w:tc>
        <w:tc>
          <w:tcPr>
            <w:tcW w:w="2248" w:type="dxa"/>
          </w:tcPr>
          <w:p w14:paraId="05A95E0C" w14:textId="77777777" w:rsidR="000D1B40" w:rsidRPr="00086691" w:rsidRDefault="000D1B40" w:rsidP="00E23F5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4079" w:type="dxa"/>
          </w:tcPr>
          <w:p w14:paraId="4D89A6E2" w14:textId="77777777" w:rsidR="000D1B40" w:rsidRPr="00086691" w:rsidRDefault="000D1B40" w:rsidP="00E23F5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0D1B40" w:rsidRPr="00B70733" w14:paraId="3E9F4CD0" w14:textId="77777777" w:rsidTr="00E23F58">
        <w:trPr>
          <w:trHeight w:val="1676"/>
        </w:trPr>
        <w:tc>
          <w:tcPr>
            <w:tcW w:w="2884" w:type="dxa"/>
          </w:tcPr>
          <w:p w14:paraId="46DA8A5E" w14:textId="147C61F6" w:rsidR="000D1B40" w:rsidRPr="00086691" w:rsidRDefault="000D1B40" w:rsidP="00E23F5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NoParam</w:t>
            </w:r>
          </w:p>
        </w:tc>
        <w:tc>
          <w:tcPr>
            <w:tcW w:w="2999" w:type="dxa"/>
          </w:tcPr>
          <w:p w14:paraId="48FB0B9E" w14:textId="02C6DA5C" w:rsidR="000D1B40" w:rsidRPr="00086691" w:rsidRDefault="000D1B40" w:rsidP="00E23F5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742" w:type="dxa"/>
          </w:tcPr>
          <w:p w14:paraId="61F99393" w14:textId="6C1D2FD9" w:rsidR="000D1B40" w:rsidRPr="000D1B40" w:rsidRDefault="000D1B40" w:rsidP="00E23F5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0D1B40">
              <w:rPr>
                <w:rFonts w:ascii="Times New Roman" w:hAnsi="Times New Roman" w:cs="Times New Roman"/>
                <w:sz w:val="24"/>
                <w:lang w:val="en-US"/>
              </w:rPr>
              <w:t>public override IEnumerable&lt;Models.Message&gt; Search(IEnumerable&lt;Models.Message&gt; raw_msgs)</w:t>
            </w:r>
          </w:p>
        </w:tc>
      </w:tr>
    </w:tbl>
    <w:p w14:paraId="1180E462" w14:textId="77777777" w:rsidR="000D1B40" w:rsidRDefault="000D1B40" w:rsidP="00553855">
      <w:pPr>
        <w:pStyle w:val="a7"/>
        <w:rPr>
          <w:rFonts w:ascii="Times New Roman" w:hAnsi="Times New Roman" w:cs="Times New Roman"/>
          <w:b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371"/>
        <w:gridCol w:w="2175"/>
        <w:gridCol w:w="4079"/>
      </w:tblGrid>
      <w:tr w:rsidR="000D1B40" w:rsidRPr="00086691" w14:paraId="7A1AA4EC" w14:textId="77777777" w:rsidTr="00E23F58">
        <w:tc>
          <w:tcPr>
            <w:tcW w:w="2884" w:type="dxa"/>
          </w:tcPr>
          <w:p w14:paraId="120C4E92" w14:textId="77777777" w:rsidR="000D1B40" w:rsidRPr="00086691" w:rsidRDefault="000D1B40" w:rsidP="00E23F5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Класс</w:t>
            </w:r>
          </w:p>
        </w:tc>
        <w:tc>
          <w:tcPr>
            <w:tcW w:w="2999" w:type="dxa"/>
          </w:tcPr>
          <w:p w14:paraId="7D2EFEE4" w14:textId="77777777" w:rsidR="000D1B40" w:rsidRPr="00086691" w:rsidRDefault="000D1B40" w:rsidP="00E23F5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2742" w:type="dxa"/>
          </w:tcPr>
          <w:p w14:paraId="0EF57874" w14:textId="77777777" w:rsidR="000D1B40" w:rsidRPr="00086691" w:rsidRDefault="000D1B40" w:rsidP="00E23F5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0D1B40" w:rsidRPr="000D1B40" w14:paraId="3A64BB8A" w14:textId="77777777" w:rsidTr="00E23F58">
        <w:trPr>
          <w:trHeight w:val="275"/>
        </w:trPr>
        <w:tc>
          <w:tcPr>
            <w:tcW w:w="2884" w:type="dxa"/>
            <w:vMerge w:val="restart"/>
          </w:tcPr>
          <w:p w14:paraId="6B35E712" w14:textId="3837E3E6" w:rsidR="000D1B40" w:rsidRPr="00086691" w:rsidRDefault="000D1B40" w:rsidP="00E23F5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ContainsParam</w:t>
            </w:r>
          </w:p>
        </w:tc>
        <w:tc>
          <w:tcPr>
            <w:tcW w:w="2999" w:type="dxa"/>
            <w:vMerge w:val="restart"/>
          </w:tcPr>
          <w:p w14:paraId="0DEE88C4" w14:textId="719A2273" w:rsidR="000D1B40" w:rsidRPr="00086691" w:rsidRDefault="000D1B40" w:rsidP="00E23F5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string Contains</w:t>
            </w:r>
          </w:p>
        </w:tc>
        <w:tc>
          <w:tcPr>
            <w:tcW w:w="2742" w:type="dxa"/>
          </w:tcPr>
          <w:p w14:paraId="130177FC" w14:textId="7D420F33" w:rsidR="000D1B40" w:rsidRPr="000D1B40" w:rsidRDefault="000D1B40" w:rsidP="00E23F5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0D1B40">
              <w:rPr>
                <w:rFonts w:ascii="Times New Roman" w:hAnsi="Times New Roman" w:cs="Times New Roman"/>
                <w:sz w:val="24"/>
                <w:lang w:val="en-US"/>
              </w:rPr>
              <w:t>public ContainsParam(string str)</w:t>
            </w:r>
          </w:p>
        </w:tc>
      </w:tr>
      <w:tr w:rsidR="000D1B40" w:rsidRPr="00B70733" w14:paraId="6DB4E775" w14:textId="77777777" w:rsidTr="00E23F58">
        <w:trPr>
          <w:trHeight w:val="562"/>
        </w:trPr>
        <w:tc>
          <w:tcPr>
            <w:tcW w:w="2884" w:type="dxa"/>
            <w:vMerge/>
          </w:tcPr>
          <w:p w14:paraId="457B716D" w14:textId="77777777" w:rsidR="000D1B40" w:rsidRPr="000D1B40" w:rsidRDefault="000D1B40" w:rsidP="00E23F5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99" w:type="dxa"/>
            <w:vMerge/>
          </w:tcPr>
          <w:p w14:paraId="2BBB49B3" w14:textId="77777777" w:rsidR="000D1B40" w:rsidRPr="000D1B40" w:rsidRDefault="000D1B40" w:rsidP="00E23F5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742" w:type="dxa"/>
          </w:tcPr>
          <w:p w14:paraId="4B072F78" w14:textId="4AE1E9CA" w:rsidR="000D1B40" w:rsidRPr="00772FDB" w:rsidRDefault="00032411" w:rsidP="00E23F5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032411">
              <w:rPr>
                <w:rFonts w:ascii="Times New Roman" w:hAnsi="Times New Roman" w:cs="Times New Roman"/>
                <w:sz w:val="24"/>
                <w:lang w:val="en-US"/>
              </w:rPr>
              <w:t>public override IEnumerable&lt;Models.Message&gt; Search(IEnumerable&lt;Models.Message&gt; raw_msgs)</w:t>
            </w:r>
          </w:p>
        </w:tc>
      </w:tr>
    </w:tbl>
    <w:p w14:paraId="15D1F3BE" w14:textId="77777777" w:rsidR="000D1B40" w:rsidRPr="000D1B40" w:rsidRDefault="000D1B40" w:rsidP="00553855">
      <w:pPr>
        <w:pStyle w:val="a7"/>
        <w:rPr>
          <w:rFonts w:ascii="Times New Roman" w:hAnsi="Times New Roman" w:cs="Times New Roman"/>
          <w:b/>
          <w:sz w:val="24"/>
          <w:lang w:val="en-US"/>
        </w:rPr>
      </w:pPr>
    </w:p>
    <w:p w14:paraId="25F815E4" w14:textId="77777777" w:rsidR="00086691" w:rsidRPr="000D1B40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0D2F9A">
        <w:rPr>
          <w:rFonts w:ascii="Times New Roman" w:hAnsi="Times New Roman" w:cs="Times New Roman"/>
          <w:b/>
          <w:sz w:val="24"/>
        </w:rPr>
        <w:t>Метрика</w:t>
      </w:r>
      <w:r w:rsidRPr="000D1B40">
        <w:rPr>
          <w:rFonts w:ascii="Times New Roman" w:hAnsi="Times New Roman" w:cs="Times New Roman"/>
          <w:b/>
          <w:sz w:val="24"/>
        </w:rPr>
        <w:t> 1: </w:t>
      </w:r>
      <w:r w:rsidRPr="000D2F9A">
        <w:rPr>
          <w:rFonts w:ascii="Times New Roman" w:hAnsi="Times New Roman" w:cs="Times New Roman"/>
          <w:b/>
          <w:sz w:val="24"/>
        </w:rPr>
        <w:t>Взвешенные</w:t>
      </w:r>
      <w:r w:rsidRPr="000D1B40">
        <w:rPr>
          <w:rFonts w:ascii="Times New Roman" w:hAnsi="Times New Roman" w:cs="Times New Roman"/>
          <w:b/>
          <w:sz w:val="24"/>
        </w:rPr>
        <w:t> </w:t>
      </w:r>
      <w:r w:rsidRPr="000D2F9A">
        <w:rPr>
          <w:rFonts w:ascii="Times New Roman" w:hAnsi="Times New Roman" w:cs="Times New Roman"/>
          <w:b/>
          <w:sz w:val="24"/>
        </w:rPr>
        <w:t>методы</w:t>
      </w:r>
      <w:r w:rsidRPr="000D1B40">
        <w:rPr>
          <w:rFonts w:ascii="Times New Roman" w:hAnsi="Times New Roman" w:cs="Times New Roman"/>
          <w:b/>
          <w:sz w:val="24"/>
        </w:rPr>
        <w:t> </w:t>
      </w:r>
      <w:r w:rsidRPr="000D2F9A">
        <w:rPr>
          <w:rFonts w:ascii="Times New Roman" w:hAnsi="Times New Roman" w:cs="Times New Roman"/>
          <w:b/>
          <w:sz w:val="24"/>
        </w:rPr>
        <w:t>на</w:t>
      </w:r>
      <w:r w:rsidRPr="000D1B40">
        <w:rPr>
          <w:rFonts w:ascii="Times New Roman" w:hAnsi="Times New Roman" w:cs="Times New Roman"/>
          <w:b/>
          <w:sz w:val="24"/>
        </w:rPr>
        <w:t> </w:t>
      </w:r>
      <w:r w:rsidRPr="000D2F9A">
        <w:rPr>
          <w:rFonts w:ascii="Times New Roman" w:hAnsi="Times New Roman" w:cs="Times New Roman"/>
          <w:b/>
          <w:sz w:val="24"/>
        </w:rPr>
        <w:t>класс</w:t>
      </w:r>
      <w:r w:rsidRPr="000D1B40">
        <w:rPr>
          <w:rFonts w:ascii="Times New Roman" w:hAnsi="Times New Roman" w:cs="Times New Roman"/>
          <w:b/>
          <w:sz w:val="24"/>
        </w:rPr>
        <w:t> </w:t>
      </w:r>
      <w:r w:rsidRPr="000D1B40">
        <w:rPr>
          <w:rFonts w:ascii="Times New Roman" w:hAnsi="Times New Roman" w:cs="Times New Roman"/>
          <w:b/>
          <w:sz w:val="24"/>
          <w:lang w:val="en-US"/>
        </w:rPr>
        <w:t>WMC</w:t>
      </w:r>
      <w:r w:rsidRPr="000D1B40">
        <w:rPr>
          <w:rFonts w:ascii="Times New Roman" w:hAnsi="Times New Roman" w:cs="Times New Roman"/>
          <w:b/>
          <w:sz w:val="24"/>
        </w:rPr>
        <w:t> (</w:t>
      </w:r>
      <w:r w:rsidRPr="000D1B40">
        <w:rPr>
          <w:rFonts w:ascii="Times New Roman" w:hAnsi="Times New Roman" w:cs="Times New Roman"/>
          <w:b/>
          <w:sz w:val="24"/>
          <w:lang w:val="en-US"/>
        </w:rPr>
        <w:t>WeightedMethodsPerClass</w:t>
      </w:r>
      <w:r w:rsidRPr="000D1B40">
        <w:rPr>
          <w:rFonts w:ascii="Times New Roman" w:hAnsi="Times New Roman" w:cs="Times New Roman"/>
          <w:b/>
          <w:sz w:val="24"/>
        </w:rPr>
        <w:t>)</w:t>
      </w:r>
    </w:p>
    <w:p w14:paraId="396C9ACE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Применим упрощенную версию метрик –WMC будет равняться количеству методов  в  классе.  Подсчитываются только  методы  текущего  класса.  Унаследованные  методы  игнорируются. Метрика    WMC  дает  относительную  меру  сложности  класса. Считаем,  что  все  методы  класса имеют  одинаковую  сложность</w:t>
      </w:r>
      <w:r w:rsidRPr="00966FAB">
        <w:rPr>
          <w:rFonts w:ascii="Times New Roman" w:hAnsi="Times New Roman" w:cs="Times New Roman"/>
          <w:sz w:val="24"/>
          <w:lang w:val="en-US"/>
        </w:rPr>
        <w:t>.</w:t>
      </w:r>
    </w:p>
    <w:p w14:paraId="167B958C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>class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>WinHistory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=</w:t>
      </w:r>
      <w:r>
        <w:rPr>
          <w:rFonts w:ascii="Times New Roman" w:hAnsi="Times New Roman" w:cs="Times New Roman"/>
          <w:sz w:val="24"/>
          <w:lang w:val="en-US"/>
        </w:rPr>
        <w:t>11</w:t>
      </w:r>
    </w:p>
    <w:p w14:paraId="1E24E4FE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lastRenderedPageBreak/>
        <w:t>WNC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>class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ClientInfo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>
        <w:rPr>
          <w:rFonts w:ascii="Times New Roman" w:hAnsi="Times New Roman" w:cs="Times New Roman"/>
          <w:sz w:val="24"/>
          <w:lang w:val="en-US"/>
        </w:rPr>
        <w:t>2</w:t>
      </w:r>
    </w:p>
    <w:p w14:paraId="0871A28B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 class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Message </w:t>
      </w:r>
      <w:r w:rsidRPr="00966FAB">
        <w:rPr>
          <w:rFonts w:ascii="Times New Roman" w:hAnsi="Times New Roman" w:cs="Times New Roman"/>
          <w:sz w:val="24"/>
          <w:lang w:val="en-US"/>
        </w:rPr>
        <w:t>=2</w:t>
      </w:r>
    </w:p>
    <w:p w14:paraId="0A755FCD" w14:textId="77777777" w:rsidR="00086691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 class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WinHistoryDbContext </w:t>
      </w:r>
      <w:r w:rsidRPr="00966FAB">
        <w:rPr>
          <w:rFonts w:ascii="Times New Roman" w:hAnsi="Times New Roman" w:cs="Times New Roman"/>
          <w:sz w:val="24"/>
          <w:lang w:val="en-US"/>
        </w:rPr>
        <w:t>=3</w:t>
      </w:r>
    </w:p>
    <w:p w14:paraId="4DB1C246" w14:textId="25601576" w:rsidR="00772FDB" w:rsidRPr="00772FDB" w:rsidRDefault="00772FDB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772FDB">
        <w:rPr>
          <w:rFonts w:ascii="Times New Roman" w:hAnsi="Times New Roman" w:cs="Times New Roman"/>
          <w:sz w:val="24"/>
          <w:lang w:val="en-US"/>
        </w:rPr>
        <w:t>WNC SearchParametrs=3</w:t>
      </w:r>
    </w:p>
    <w:p w14:paraId="670FF5AA" w14:textId="5351FD6B" w:rsidR="00772FDB" w:rsidRPr="00023DBA" w:rsidRDefault="00772FDB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Pr="00772FDB">
        <w:rPr>
          <w:rFonts w:ascii="Times New Roman" w:hAnsi="Times New Roman" w:cs="Times New Roman"/>
          <w:sz w:val="24"/>
          <w:lang w:val="en-US"/>
        </w:rPr>
        <w:t>HasGuidParam=</w:t>
      </w:r>
      <w:r w:rsidR="00023DBA" w:rsidRPr="00023DBA">
        <w:rPr>
          <w:rFonts w:ascii="Times New Roman" w:hAnsi="Times New Roman" w:cs="Times New Roman"/>
          <w:sz w:val="24"/>
          <w:lang w:val="en-US"/>
        </w:rPr>
        <w:t>1</w:t>
      </w:r>
    </w:p>
    <w:p w14:paraId="77F327FE" w14:textId="3F0BA592" w:rsidR="00772FDB" w:rsidRPr="00023DBA" w:rsidRDefault="00772FDB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Pr="00772FDB">
        <w:rPr>
          <w:rFonts w:ascii="Times New Roman" w:hAnsi="Times New Roman" w:cs="Times New Roman"/>
          <w:sz w:val="24"/>
          <w:lang w:val="en-US"/>
        </w:rPr>
        <w:t>HasMinimumLevelParam=</w:t>
      </w:r>
      <w:r w:rsidR="00023DBA" w:rsidRPr="00023DBA">
        <w:rPr>
          <w:rFonts w:ascii="Times New Roman" w:hAnsi="Times New Roman" w:cs="Times New Roman"/>
          <w:sz w:val="24"/>
          <w:lang w:val="en-US"/>
        </w:rPr>
        <w:t>1</w:t>
      </w:r>
    </w:p>
    <w:p w14:paraId="07E34332" w14:textId="70660DA1" w:rsidR="00772FDB" w:rsidRPr="00023DBA" w:rsidRDefault="00772FDB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NoParam=</w:t>
      </w:r>
      <w:r w:rsidR="00023DBA" w:rsidRPr="00023DBA">
        <w:rPr>
          <w:rFonts w:ascii="Times New Roman" w:hAnsi="Times New Roman" w:cs="Times New Roman"/>
          <w:sz w:val="24"/>
          <w:lang w:val="en-US"/>
        </w:rPr>
        <w:t>0</w:t>
      </w:r>
    </w:p>
    <w:p w14:paraId="674051E7" w14:textId="433762FB" w:rsidR="00772FDB" w:rsidRPr="00023DBA" w:rsidRDefault="00772FDB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ContainsParam=</w:t>
      </w:r>
      <w:r w:rsidR="00023DBA" w:rsidRPr="00023DBA">
        <w:rPr>
          <w:rFonts w:ascii="Times New Roman" w:hAnsi="Times New Roman" w:cs="Times New Roman"/>
          <w:sz w:val="24"/>
          <w:lang w:val="en-US"/>
        </w:rPr>
        <w:t>1</w:t>
      </w:r>
    </w:p>
    <w:p w14:paraId="53E902E1" w14:textId="2FF7F67F" w:rsidR="00086691" w:rsidRPr="00023DBA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общий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0D2F9A">
        <w:rPr>
          <w:rFonts w:ascii="Times New Roman" w:hAnsi="Times New Roman" w:cs="Times New Roman"/>
          <w:sz w:val="24"/>
          <w:lang w:val="en-US"/>
        </w:rPr>
        <w:t>=</w:t>
      </w:r>
      <w:r w:rsidR="00023DBA" w:rsidRPr="00023DBA">
        <w:rPr>
          <w:rFonts w:ascii="Times New Roman" w:hAnsi="Times New Roman" w:cs="Times New Roman"/>
          <w:sz w:val="24"/>
          <w:lang w:val="en-US"/>
        </w:rPr>
        <w:t>2.6</w:t>
      </w:r>
    </w:p>
    <w:p w14:paraId="2D204F8D" w14:textId="77777777" w:rsidR="00086691" w:rsidRPr="00B70733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0D2F9A">
        <w:rPr>
          <w:rFonts w:ascii="Times New Roman" w:hAnsi="Times New Roman" w:cs="Times New Roman"/>
          <w:b/>
          <w:sz w:val="24"/>
        </w:rPr>
        <w:t>Метрика</w:t>
      </w:r>
      <w:r w:rsidRPr="00B70733">
        <w:rPr>
          <w:rFonts w:ascii="Times New Roman" w:hAnsi="Times New Roman" w:cs="Times New Roman"/>
          <w:b/>
          <w:sz w:val="24"/>
          <w:lang w:val="en-US"/>
        </w:rPr>
        <w:t xml:space="preserve"> 2: </w:t>
      </w:r>
      <w:r w:rsidRPr="000D2F9A">
        <w:rPr>
          <w:rFonts w:ascii="Times New Roman" w:hAnsi="Times New Roman" w:cs="Times New Roman"/>
          <w:b/>
          <w:sz w:val="24"/>
        </w:rPr>
        <w:t>Количество</w:t>
      </w:r>
      <w:r w:rsidRPr="00B70733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0D2F9A">
        <w:rPr>
          <w:rFonts w:ascii="Times New Roman" w:hAnsi="Times New Roman" w:cs="Times New Roman"/>
          <w:b/>
          <w:sz w:val="24"/>
        </w:rPr>
        <w:t>детей</w:t>
      </w:r>
      <w:r w:rsidRPr="00B70733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0D2F9A">
        <w:rPr>
          <w:rFonts w:ascii="Times New Roman" w:hAnsi="Times New Roman" w:cs="Times New Roman"/>
          <w:b/>
          <w:sz w:val="24"/>
          <w:lang w:val="en-US"/>
        </w:rPr>
        <w:t>NOC</w:t>
      </w:r>
      <w:r w:rsidRPr="00B70733">
        <w:rPr>
          <w:rFonts w:ascii="Times New Roman" w:hAnsi="Times New Roman" w:cs="Times New Roman"/>
          <w:b/>
          <w:sz w:val="24"/>
          <w:lang w:val="en-US"/>
        </w:rPr>
        <w:t xml:space="preserve"> (</w:t>
      </w:r>
      <w:r w:rsidRPr="000D2F9A">
        <w:rPr>
          <w:rFonts w:ascii="Times New Roman" w:hAnsi="Times New Roman" w:cs="Times New Roman"/>
          <w:b/>
          <w:sz w:val="24"/>
          <w:lang w:val="en-US"/>
        </w:rPr>
        <w:t>Number</w:t>
      </w:r>
      <w:r w:rsidRPr="00B70733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0D2F9A">
        <w:rPr>
          <w:rFonts w:ascii="Times New Roman" w:hAnsi="Times New Roman" w:cs="Times New Roman"/>
          <w:b/>
          <w:sz w:val="24"/>
          <w:lang w:val="en-US"/>
        </w:rPr>
        <w:t>of</w:t>
      </w:r>
      <w:r w:rsidRPr="00B70733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0D2F9A">
        <w:rPr>
          <w:rFonts w:ascii="Times New Roman" w:hAnsi="Times New Roman" w:cs="Times New Roman"/>
          <w:b/>
          <w:sz w:val="24"/>
          <w:lang w:val="en-US"/>
        </w:rPr>
        <w:t>children</w:t>
      </w:r>
      <w:r w:rsidRPr="00B70733">
        <w:rPr>
          <w:rFonts w:ascii="Times New Roman" w:hAnsi="Times New Roman" w:cs="Times New Roman"/>
          <w:b/>
          <w:sz w:val="24"/>
          <w:lang w:val="en-US"/>
        </w:rPr>
        <w:t>)</w:t>
      </w:r>
    </w:p>
    <w:p w14:paraId="4B989795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Подклассы, которые непосредственно подчинены суперклассу, называются его детьми. Значение NOC равно количеству детей, то есть количеству непосредственных наследников класса в иерархии классов</w:t>
      </w:r>
    </w:p>
    <w:p w14:paraId="4D823BE6" w14:textId="5DAF6867" w:rsidR="001C40A4" w:rsidRPr="001C40A4" w:rsidRDefault="001C40A4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NOC</w:t>
      </w:r>
      <w:r>
        <w:rPr>
          <w:rFonts w:ascii="Times New Roman" w:hAnsi="Times New Roman" w:cs="Times New Roman"/>
          <w:sz w:val="24"/>
        </w:rPr>
        <w:t xml:space="preserve"> </w:t>
      </w:r>
      <w:r w:rsidRPr="00772FDB">
        <w:rPr>
          <w:rFonts w:ascii="Times New Roman" w:hAnsi="Times New Roman" w:cs="Times New Roman"/>
          <w:sz w:val="24"/>
          <w:lang w:val="en-US"/>
        </w:rPr>
        <w:t>SearchParametrs</w:t>
      </w:r>
      <w:r>
        <w:rPr>
          <w:rFonts w:ascii="Times New Roman" w:hAnsi="Times New Roman" w:cs="Times New Roman"/>
          <w:sz w:val="24"/>
        </w:rPr>
        <w:t>=4</w:t>
      </w:r>
    </w:p>
    <w:p w14:paraId="37FC1448" w14:textId="4E325CF5" w:rsidR="00086691" w:rsidRPr="00887C01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887C01">
        <w:rPr>
          <w:rFonts w:ascii="Times New Roman" w:hAnsi="Times New Roman" w:cs="Times New Roman"/>
          <w:sz w:val="24"/>
          <w:lang w:val="en-US"/>
        </w:rPr>
        <w:t>NOC</w:t>
      </w:r>
      <w:r w:rsidRPr="005116F7">
        <w:rPr>
          <w:rFonts w:ascii="Times New Roman" w:hAnsi="Times New Roman" w:cs="Times New Roman"/>
          <w:sz w:val="24"/>
        </w:rPr>
        <w:t>=</w:t>
      </w:r>
      <w:r w:rsidRPr="00887C01">
        <w:rPr>
          <w:rFonts w:ascii="Times New Roman" w:hAnsi="Times New Roman" w:cs="Times New Roman"/>
          <w:sz w:val="24"/>
        </w:rPr>
        <w:t>0</w:t>
      </w:r>
      <w:r w:rsidR="001C40A4">
        <w:rPr>
          <w:rFonts w:ascii="Times New Roman" w:hAnsi="Times New Roman" w:cs="Times New Roman"/>
          <w:sz w:val="24"/>
        </w:rPr>
        <w:t>.444</w:t>
      </w:r>
    </w:p>
    <w:p w14:paraId="5CA2F03C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887C01">
        <w:rPr>
          <w:rFonts w:ascii="Times New Roman" w:hAnsi="Times New Roman" w:cs="Times New Roman"/>
          <w:b/>
          <w:sz w:val="24"/>
        </w:rPr>
        <w:t>Метрика</w:t>
      </w:r>
      <w:r w:rsidRPr="005116F7">
        <w:rPr>
          <w:rFonts w:ascii="Times New Roman" w:hAnsi="Times New Roman" w:cs="Times New Roman"/>
          <w:b/>
          <w:sz w:val="24"/>
        </w:rPr>
        <w:t xml:space="preserve"> 3: </w:t>
      </w:r>
      <w:r w:rsidRPr="00887C01">
        <w:rPr>
          <w:rFonts w:ascii="Times New Roman" w:hAnsi="Times New Roman" w:cs="Times New Roman"/>
          <w:b/>
          <w:sz w:val="24"/>
        </w:rPr>
        <w:t>Сцепление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между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классами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объектов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СВО</w:t>
      </w:r>
      <w:r w:rsidRPr="005116F7">
        <w:rPr>
          <w:rFonts w:ascii="Times New Roman" w:hAnsi="Times New Roman" w:cs="Times New Roman"/>
          <w:b/>
          <w:sz w:val="24"/>
        </w:rPr>
        <w:t xml:space="preserve"> (</w:t>
      </w:r>
      <w:r w:rsidRPr="00887C01">
        <w:rPr>
          <w:rFonts w:ascii="Times New Roman" w:hAnsi="Times New Roman" w:cs="Times New Roman"/>
          <w:b/>
          <w:sz w:val="24"/>
          <w:lang w:val="en-US"/>
        </w:rPr>
        <w:t>Coupling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  <w:lang w:val="en-US"/>
        </w:rPr>
        <w:t>between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  <w:lang w:val="en-US"/>
        </w:rPr>
        <w:t>object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  <w:lang w:val="en-US"/>
        </w:rPr>
        <w:t>classes</w:t>
      </w:r>
      <w:r w:rsidRPr="005116F7">
        <w:rPr>
          <w:rFonts w:ascii="Times New Roman" w:hAnsi="Times New Roman" w:cs="Times New Roman"/>
          <w:b/>
          <w:sz w:val="24"/>
        </w:rPr>
        <w:t xml:space="preserve">) </w:t>
      </w:r>
    </w:p>
    <w:p w14:paraId="71E72514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СВО — это количество сотрудничеств, предусмотренных для класса, то есть количество классов, с которыми он соединен. Соединение означает, что методы данного класса используют методы или экземплярные переменные другого класса. Данная метрика характеризует статическую составляющую внешних связей классов.  С ростом СВО многократность использования класса, вероятно, уменьшается. Очевидно, что чем больше независимость класса, тем легче его повторно использовать в другом приложении. Высокое значение СВО усложняет модификацию и тестирование, которое следует за выполнением модификации. Понятно, что, чем больше количество сцеплений, тем выше чувствительность всего проекта к изменениям в отдельных его частях. Минимизация межобъектных сцеплений улучшает модульность и содействует инкапсуляции проекта. СВО для каждого класса должно иметь разумно низкое значение. Это согласуется с рекомендациями по уменьшению сцепления стандартного программного обеспечения.</w:t>
      </w:r>
    </w:p>
    <w:p w14:paraId="4B867710" w14:textId="77777777" w:rsidR="00086691" w:rsidRPr="005116F7" w:rsidRDefault="00086691" w:rsidP="000866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WinHistory =</w:t>
      </w:r>
      <w:r w:rsidRPr="005116F7">
        <w:rPr>
          <w:rFonts w:ascii="Times New Roman" w:hAnsi="Times New Roman" w:cs="Times New Roman"/>
          <w:sz w:val="24"/>
          <w:lang w:val="en-US"/>
        </w:rPr>
        <w:t>4</w:t>
      </w:r>
    </w:p>
    <w:p w14:paraId="009271F7" w14:textId="77777777" w:rsidR="00086691" w:rsidRPr="00887C01" w:rsidRDefault="00086691" w:rsidP="000866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ClientInfo =0</w:t>
      </w:r>
    </w:p>
    <w:p w14:paraId="0D2AB958" w14:textId="77777777" w:rsidR="00086691" w:rsidRPr="00887C01" w:rsidRDefault="00086691" w:rsidP="000866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Message =1</w:t>
      </w:r>
    </w:p>
    <w:p w14:paraId="3B1529AE" w14:textId="77777777" w:rsidR="00086691" w:rsidRDefault="00086691" w:rsidP="000866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WinHistoryDbContext =2</w:t>
      </w:r>
    </w:p>
    <w:p w14:paraId="684F682E" w14:textId="573AECE6" w:rsidR="001C40A4" w:rsidRPr="001C40A4" w:rsidRDefault="001C40A4" w:rsidP="001C40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SearchParametrs=1</w:t>
      </w:r>
    </w:p>
    <w:p w14:paraId="495C9DC7" w14:textId="6992AC58" w:rsidR="001C40A4" w:rsidRPr="001C40A4" w:rsidRDefault="001C40A4" w:rsidP="001C40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HasGuidParam=1</w:t>
      </w:r>
    </w:p>
    <w:p w14:paraId="011DB8CF" w14:textId="6AF2B195" w:rsidR="001C40A4" w:rsidRPr="001C40A4" w:rsidRDefault="001C40A4" w:rsidP="001C40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HasMinimumLevelParam=1</w:t>
      </w:r>
    </w:p>
    <w:p w14:paraId="6C4784AF" w14:textId="4A6153FF" w:rsidR="001C40A4" w:rsidRPr="001C40A4" w:rsidRDefault="001C40A4" w:rsidP="001C40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NoParam=1</w:t>
      </w:r>
    </w:p>
    <w:p w14:paraId="378381C4" w14:textId="7D94236E" w:rsidR="001C40A4" w:rsidRPr="001C40A4" w:rsidRDefault="001C40A4" w:rsidP="001C40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lastRenderedPageBreak/>
        <w:t xml:space="preserve">СВО </w:t>
      </w:r>
      <w:r w:rsidRPr="001C40A4">
        <w:rPr>
          <w:rFonts w:ascii="Times New Roman" w:hAnsi="Times New Roman" w:cs="Times New Roman"/>
          <w:sz w:val="24"/>
          <w:lang w:val="en-US"/>
        </w:rPr>
        <w:t>ContainsParam=1</w:t>
      </w:r>
    </w:p>
    <w:p w14:paraId="35ECCCD8" w14:textId="12D76D1C" w:rsidR="00086691" w:rsidRPr="001C40A4" w:rsidRDefault="00086691" w:rsidP="000866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</w:rPr>
        <w:t>общий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</w:t>
      </w:r>
      <w:r w:rsidRPr="005116F7">
        <w:rPr>
          <w:rFonts w:ascii="Times New Roman" w:hAnsi="Times New Roman" w:cs="Times New Roman"/>
          <w:sz w:val="24"/>
        </w:rPr>
        <w:t>СВО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=1.</w:t>
      </w:r>
      <w:r w:rsidR="001C40A4" w:rsidRPr="001C40A4">
        <w:rPr>
          <w:rFonts w:ascii="Times New Roman" w:hAnsi="Times New Roman" w:cs="Times New Roman"/>
          <w:sz w:val="24"/>
          <w:lang w:val="en-US"/>
        </w:rPr>
        <w:t>3333</w:t>
      </w:r>
    </w:p>
    <w:p w14:paraId="587B4758" w14:textId="77777777" w:rsidR="00086691" w:rsidRPr="001C40A4" w:rsidRDefault="00086691" w:rsidP="000866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0C6CE2BF" w14:textId="77777777" w:rsidR="00086691" w:rsidRPr="005116F7" w:rsidRDefault="00086691" w:rsidP="000866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Метрика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4: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Отклик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для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класса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RFC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(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Response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For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a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Class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) </w:t>
      </w:r>
    </w:p>
    <w:p w14:paraId="484382D1" w14:textId="77777777" w:rsidR="00086691" w:rsidRPr="005116F7" w:rsidRDefault="00086691" w:rsidP="00086691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FE6610" w14:textId="77777777" w:rsidR="00086691" w:rsidRPr="00966FAB" w:rsidRDefault="00086691" w:rsidP="00086691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RFC — это количество методов класса плюс количество методов других классов, вызываемых из данного класса. </w:t>
      </w:r>
    </w:p>
    <w:p w14:paraId="1A9E615C" w14:textId="77777777" w:rsidR="00086691" w:rsidRPr="00966FAB" w:rsidRDefault="00086691" w:rsidP="00086691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Метрика RFC является мерой потенциального взаимодействия данного класса с другими классами, позволяет судить о динамике поведения соответствующего объекта в системе. Данная метрика характеризует динамическую составляющую внешних связей классов. </w:t>
      </w:r>
    </w:p>
    <w:p w14:paraId="4909CF54" w14:textId="77777777" w:rsidR="00086691" w:rsidRPr="00966FAB" w:rsidRDefault="00086691" w:rsidP="00086691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Если в ответ на сообщение может быть вызвано большое количество методов, то усложняются тестирование и отладка класса, так как от разработчика тестов требуется больший уровень понимания класса, растет длина тестовой последовательности. </w:t>
      </w:r>
    </w:p>
    <w:p w14:paraId="1863993E" w14:textId="77777777" w:rsidR="00086691" w:rsidRPr="00966FAB" w:rsidRDefault="00086691" w:rsidP="00086691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С ростом RFC увеличивается сложность класса. Наихудшая величина отклика может использоваться при определении времени тестирования </w:t>
      </w:r>
    </w:p>
    <w:p w14:paraId="3FFA9D31" w14:textId="1D1EDABC" w:rsidR="00086691" w:rsidRPr="00B70733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E23E4F">
        <w:rPr>
          <w:rFonts w:ascii="Times New Roman" w:hAnsi="Times New Roman" w:cs="Times New Roman"/>
          <w:sz w:val="24"/>
          <w:lang w:val="en-US"/>
        </w:rPr>
        <w:t xml:space="preserve">class WinHistory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Pr="005116F7">
        <w:rPr>
          <w:rFonts w:ascii="Times New Roman" w:hAnsi="Times New Roman" w:cs="Times New Roman"/>
          <w:sz w:val="24"/>
          <w:lang w:val="en-US"/>
        </w:rPr>
        <w:t>11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="00E9346C" w:rsidRPr="00B70733">
        <w:rPr>
          <w:rFonts w:ascii="Times New Roman" w:hAnsi="Times New Roman" w:cs="Times New Roman"/>
          <w:color w:val="F79646" w:themeColor="accent6"/>
          <w:sz w:val="24"/>
          <w:lang w:val="en-US"/>
        </w:rPr>
        <w:t>2</w:t>
      </w:r>
      <w:r w:rsidRPr="00966FAB">
        <w:rPr>
          <w:rFonts w:ascii="Times New Roman" w:hAnsi="Times New Roman" w:cs="Times New Roman"/>
          <w:sz w:val="24"/>
          <w:lang w:val="en-US"/>
        </w:rPr>
        <w:t>=1</w:t>
      </w:r>
      <w:r w:rsidR="00E9346C" w:rsidRPr="00B70733">
        <w:rPr>
          <w:rFonts w:ascii="Times New Roman" w:hAnsi="Times New Roman" w:cs="Times New Roman"/>
          <w:sz w:val="24"/>
          <w:lang w:val="en-US"/>
        </w:rPr>
        <w:t>3</w:t>
      </w:r>
    </w:p>
    <w:p w14:paraId="0C6D2716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E23E4F">
        <w:rPr>
          <w:rFonts w:ascii="Times New Roman" w:hAnsi="Times New Roman" w:cs="Times New Roman"/>
          <w:sz w:val="24"/>
          <w:lang w:val="en-US"/>
        </w:rPr>
        <w:t xml:space="preserve">class ClientInfo </w:t>
      </w:r>
      <w:r w:rsidRPr="00966FAB">
        <w:rPr>
          <w:rFonts w:ascii="Times New Roman" w:hAnsi="Times New Roman" w:cs="Times New Roman"/>
          <w:sz w:val="24"/>
          <w:lang w:val="en-US"/>
        </w:rPr>
        <w:t>=2+0=2</w:t>
      </w:r>
    </w:p>
    <w:p w14:paraId="52813901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E23E4F">
        <w:rPr>
          <w:rFonts w:ascii="Times New Roman" w:hAnsi="Times New Roman" w:cs="Times New Roman"/>
          <w:sz w:val="24"/>
          <w:lang w:val="en-US"/>
        </w:rPr>
        <w:t xml:space="preserve">class Message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Pr="005116F7">
        <w:rPr>
          <w:rFonts w:ascii="Times New Roman" w:hAnsi="Times New Roman" w:cs="Times New Roman"/>
          <w:sz w:val="24"/>
          <w:lang w:val="en-US"/>
        </w:rPr>
        <w:t>2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Pr="005116F7">
        <w:rPr>
          <w:rFonts w:ascii="Times New Roman" w:hAnsi="Times New Roman" w:cs="Times New Roman"/>
          <w:sz w:val="24"/>
          <w:lang w:val="en-US"/>
        </w:rPr>
        <w:t>0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Pr="005116F7">
        <w:rPr>
          <w:rFonts w:ascii="Times New Roman" w:hAnsi="Times New Roman" w:cs="Times New Roman"/>
          <w:sz w:val="24"/>
          <w:lang w:val="en-US"/>
        </w:rPr>
        <w:t>2</w:t>
      </w:r>
    </w:p>
    <w:p w14:paraId="4274B62D" w14:textId="2FC95CFD" w:rsidR="00086691" w:rsidRDefault="00DE444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="00086691"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="00086691" w:rsidRPr="00E23E4F">
        <w:rPr>
          <w:rFonts w:ascii="Times New Roman" w:hAnsi="Times New Roman" w:cs="Times New Roman"/>
          <w:sz w:val="24"/>
          <w:lang w:val="en-US"/>
        </w:rPr>
        <w:t xml:space="preserve">class WinHistoryDbContext </w:t>
      </w:r>
      <w:r w:rsidR="00086691" w:rsidRPr="00966FAB">
        <w:rPr>
          <w:rFonts w:ascii="Times New Roman" w:hAnsi="Times New Roman" w:cs="Times New Roman"/>
          <w:sz w:val="24"/>
          <w:lang w:val="en-US"/>
        </w:rPr>
        <w:t>=3+1=4</w:t>
      </w:r>
    </w:p>
    <w:p w14:paraId="4D52A4C8" w14:textId="28217515" w:rsidR="00DE4441" w:rsidRPr="00DE4441" w:rsidRDefault="00DE4441" w:rsidP="00DE444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DE4441">
        <w:rPr>
          <w:rFonts w:ascii="Times New Roman" w:hAnsi="Times New Roman" w:cs="Times New Roman"/>
          <w:sz w:val="24"/>
          <w:lang w:val="en-US"/>
        </w:rPr>
        <w:t xml:space="preserve"> SearchParametrs=3+0=3</w:t>
      </w:r>
    </w:p>
    <w:p w14:paraId="76886BD0" w14:textId="04D5875B" w:rsidR="00DE4441" w:rsidRPr="00B70733" w:rsidRDefault="00DE4441" w:rsidP="00DE444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DE4441">
        <w:rPr>
          <w:rFonts w:ascii="Times New Roman" w:hAnsi="Times New Roman" w:cs="Times New Roman"/>
          <w:sz w:val="24"/>
          <w:lang w:val="en-US"/>
        </w:rPr>
        <w:t xml:space="preserve"> HasGuidParam=</w:t>
      </w:r>
      <w:r w:rsidR="00023DBA" w:rsidRPr="00B70733">
        <w:rPr>
          <w:rFonts w:ascii="Times New Roman" w:hAnsi="Times New Roman" w:cs="Times New Roman"/>
          <w:sz w:val="24"/>
          <w:lang w:val="en-US"/>
        </w:rPr>
        <w:t>1</w:t>
      </w:r>
      <w:r w:rsidRPr="00DE4441">
        <w:rPr>
          <w:rFonts w:ascii="Times New Roman" w:hAnsi="Times New Roman" w:cs="Times New Roman"/>
          <w:sz w:val="24"/>
          <w:lang w:val="en-US"/>
        </w:rPr>
        <w:t>+1=</w:t>
      </w:r>
      <w:r w:rsidR="00023DBA" w:rsidRPr="00B70733">
        <w:rPr>
          <w:rFonts w:ascii="Times New Roman" w:hAnsi="Times New Roman" w:cs="Times New Roman"/>
          <w:sz w:val="24"/>
          <w:lang w:val="en-US"/>
        </w:rPr>
        <w:t>2</w:t>
      </w:r>
    </w:p>
    <w:p w14:paraId="6A9CFEA0" w14:textId="1FA88CF1" w:rsidR="00DE4441" w:rsidRPr="00B70733" w:rsidRDefault="00DE4441" w:rsidP="00DE444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DE4441">
        <w:rPr>
          <w:rFonts w:ascii="Times New Roman" w:hAnsi="Times New Roman" w:cs="Times New Roman"/>
          <w:sz w:val="24"/>
          <w:lang w:val="en-US"/>
        </w:rPr>
        <w:t xml:space="preserve"> HasMinimumLevelParam=</w:t>
      </w:r>
      <w:r w:rsidR="00023DBA" w:rsidRPr="00B70733">
        <w:rPr>
          <w:rFonts w:ascii="Times New Roman" w:hAnsi="Times New Roman" w:cs="Times New Roman"/>
          <w:sz w:val="24"/>
          <w:lang w:val="en-US"/>
        </w:rPr>
        <w:t>1</w:t>
      </w:r>
      <w:r w:rsidRPr="00DE4441">
        <w:rPr>
          <w:rFonts w:ascii="Times New Roman" w:hAnsi="Times New Roman" w:cs="Times New Roman"/>
          <w:sz w:val="24"/>
          <w:lang w:val="en-US"/>
        </w:rPr>
        <w:t>+1=</w:t>
      </w:r>
      <w:r w:rsidR="003D000C" w:rsidRPr="00B70733">
        <w:rPr>
          <w:rFonts w:ascii="Times New Roman" w:hAnsi="Times New Roman" w:cs="Times New Roman"/>
          <w:sz w:val="24"/>
          <w:lang w:val="en-US"/>
        </w:rPr>
        <w:t>2</w:t>
      </w:r>
    </w:p>
    <w:p w14:paraId="23E127E7" w14:textId="7756B590" w:rsidR="00DE4441" w:rsidRPr="00DE4441" w:rsidRDefault="00DE4441" w:rsidP="00DE444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DE4441">
        <w:rPr>
          <w:rFonts w:ascii="Times New Roman" w:hAnsi="Times New Roman" w:cs="Times New Roman"/>
          <w:sz w:val="24"/>
          <w:lang w:val="en-US"/>
        </w:rPr>
        <w:t xml:space="preserve"> NoParam=1+0=1</w:t>
      </w:r>
    </w:p>
    <w:p w14:paraId="3346DA37" w14:textId="5C418DD6" w:rsidR="00DE4441" w:rsidRPr="00B70733" w:rsidRDefault="00DE4441" w:rsidP="00DE444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DE4441">
        <w:rPr>
          <w:rFonts w:ascii="Times New Roman" w:hAnsi="Times New Roman" w:cs="Times New Roman"/>
          <w:sz w:val="24"/>
          <w:lang w:val="en-US"/>
        </w:rPr>
        <w:t xml:space="preserve"> ContainsParam=</w:t>
      </w:r>
      <w:r w:rsidR="00023DBA" w:rsidRPr="00B70733">
        <w:rPr>
          <w:rFonts w:ascii="Times New Roman" w:hAnsi="Times New Roman" w:cs="Times New Roman"/>
          <w:sz w:val="24"/>
          <w:lang w:val="en-US"/>
        </w:rPr>
        <w:t>1</w:t>
      </w:r>
      <w:r w:rsidRPr="00DE4441">
        <w:rPr>
          <w:rFonts w:ascii="Times New Roman" w:hAnsi="Times New Roman" w:cs="Times New Roman"/>
          <w:sz w:val="24"/>
          <w:lang w:val="en-US"/>
        </w:rPr>
        <w:t>+1=</w:t>
      </w:r>
      <w:r w:rsidR="00023DBA" w:rsidRPr="00B70733">
        <w:rPr>
          <w:rFonts w:ascii="Times New Roman" w:hAnsi="Times New Roman" w:cs="Times New Roman"/>
          <w:sz w:val="24"/>
          <w:lang w:val="en-US"/>
        </w:rPr>
        <w:t>2</w:t>
      </w:r>
    </w:p>
    <w:p w14:paraId="127DBBE2" w14:textId="7D198DD4" w:rsidR="00086691" w:rsidRPr="00B70733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=</w:t>
      </w:r>
      <w:r w:rsidR="00DE4441" w:rsidRPr="00DE4441">
        <w:rPr>
          <w:rFonts w:ascii="Times New Roman" w:hAnsi="Times New Roman" w:cs="Times New Roman"/>
          <w:sz w:val="24"/>
          <w:lang w:val="en-US"/>
        </w:rPr>
        <w:t>3.</w:t>
      </w:r>
      <w:r w:rsidR="003D000C" w:rsidRPr="00B70733">
        <w:rPr>
          <w:rFonts w:ascii="Times New Roman" w:hAnsi="Times New Roman" w:cs="Times New Roman"/>
          <w:sz w:val="24"/>
          <w:lang w:val="en-US"/>
        </w:rPr>
        <w:t>444</w:t>
      </w:r>
    </w:p>
    <w:p w14:paraId="7C9D9747" w14:textId="77777777" w:rsidR="00086691" w:rsidRPr="00B70733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B70733">
        <w:rPr>
          <w:rFonts w:ascii="Times New Roman" w:hAnsi="Times New Roman" w:cs="Times New Roman"/>
          <w:b/>
          <w:sz w:val="24"/>
        </w:rPr>
        <w:t xml:space="preserve"> 5: </w:t>
      </w:r>
      <w:r w:rsidRPr="00966FAB">
        <w:rPr>
          <w:rFonts w:ascii="Times New Roman" w:hAnsi="Times New Roman" w:cs="Times New Roman"/>
          <w:b/>
          <w:sz w:val="24"/>
        </w:rPr>
        <w:t>Недостаток</w:t>
      </w:r>
      <w:r w:rsidRPr="00B70733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связности</w:t>
      </w:r>
      <w:r w:rsidRPr="00B70733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в</w:t>
      </w:r>
      <w:r w:rsidRPr="00B70733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методах</w:t>
      </w:r>
      <w:r w:rsidRPr="00B70733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L</w:t>
      </w:r>
      <w:r w:rsidRPr="00966FAB">
        <w:rPr>
          <w:rFonts w:ascii="Times New Roman" w:hAnsi="Times New Roman" w:cs="Times New Roman"/>
          <w:b/>
          <w:sz w:val="24"/>
        </w:rPr>
        <w:t>С</w:t>
      </w:r>
      <w:r w:rsidRPr="00966FAB">
        <w:rPr>
          <w:rFonts w:ascii="Times New Roman" w:hAnsi="Times New Roman" w:cs="Times New Roman"/>
          <w:b/>
          <w:sz w:val="24"/>
          <w:lang w:val="en-US"/>
        </w:rPr>
        <w:t>OM</w:t>
      </w:r>
      <w:r w:rsidRPr="00B70733">
        <w:rPr>
          <w:rFonts w:ascii="Times New Roman" w:hAnsi="Times New Roman" w:cs="Times New Roman"/>
          <w:b/>
          <w:sz w:val="24"/>
        </w:rPr>
        <w:t xml:space="preserve"> (</w:t>
      </w:r>
      <w:r w:rsidRPr="00966FAB">
        <w:rPr>
          <w:rFonts w:ascii="Times New Roman" w:hAnsi="Times New Roman" w:cs="Times New Roman"/>
          <w:b/>
          <w:sz w:val="24"/>
          <w:lang w:val="en-US"/>
        </w:rPr>
        <w:t>Lack</w:t>
      </w:r>
      <w:r w:rsidRPr="00B70733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of</w:t>
      </w:r>
      <w:r w:rsidRPr="00B70733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Cohesion</w:t>
      </w:r>
      <w:r w:rsidRPr="00B70733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in</w:t>
      </w:r>
      <w:r w:rsidRPr="00B70733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Methods</w:t>
      </w:r>
      <w:r w:rsidRPr="00B70733">
        <w:rPr>
          <w:rFonts w:ascii="Times New Roman" w:hAnsi="Times New Roman" w:cs="Times New Roman"/>
          <w:b/>
          <w:sz w:val="24"/>
        </w:rPr>
        <w:t xml:space="preserve">) </w:t>
      </w:r>
    </w:p>
    <w:p w14:paraId="44C17840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Каждый метод внутри класса обращается к одному или нескольким свойствам (экземплярным переменным). Метрика LCOM показывает, насколько методы не связаны друг с другом через свойства (переменные). Если все методы обращаются к одинаковым свойствам, то LCOM = 0. Можно определить метрику по-другому: LCOM — это количество пар методов, не связанных по свойствам класса, минус количество пар методов, имеющих такую связь.</w:t>
      </w:r>
    </w:p>
    <w:p w14:paraId="4D2F1A06" w14:textId="32B55093" w:rsidR="00086691" w:rsidRPr="00B70733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Pr="00A718FE">
        <w:rPr>
          <w:rFonts w:ascii="Times New Roman" w:hAnsi="Times New Roman" w:cs="Times New Roman"/>
          <w:sz w:val="24"/>
          <w:lang w:val="en-US"/>
        </w:rPr>
        <w:t xml:space="preserve">class WinHistory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Pr="00DD0FE0">
        <w:rPr>
          <w:rFonts w:ascii="Times New Roman" w:hAnsi="Times New Roman" w:cs="Times New Roman"/>
          <w:sz w:val="24"/>
          <w:lang w:val="en-US"/>
        </w:rPr>
        <w:t>11</w:t>
      </w:r>
      <w:r w:rsidR="007472DC" w:rsidRPr="00B70733">
        <w:rPr>
          <w:rFonts w:ascii="Times New Roman" w:hAnsi="Times New Roman" w:cs="Times New Roman"/>
          <w:sz w:val="24"/>
          <w:lang w:val="en-US"/>
        </w:rPr>
        <w:t>-4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7472DC" w:rsidRPr="00B70733">
        <w:rPr>
          <w:rFonts w:ascii="Times New Roman" w:hAnsi="Times New Roman" w:cs="Times New Roman"/>
          <w:sz w:val="24"/>
          <w:lang w:val="en-US"/>
        </w:rPr>
        <w:t>7</w:t>
      </w:r>
    </w:p>
    <w:p w14:paraId="23062BCD" w14:textId="6143B71F" w:rsidR="00086691" w:rsidRPr="00B70733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Pr="00A718FE">
        <w:rPr>
          <w:rFonts w:ascii="Times New Roman" w:hAnsi="Times New Roman" w:cs="Times New Roman"/>
          <w:sz w:val="24"/>
          <w:lang w:val="en-US"/>
        </w:rPr>
        <w:t xml:space="preserve">class ClientInfo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Pr="00DD0FE0">
        <w:rPr>
          <w:rFonts w:ascii="Times New Roman" w:hAnsi="Times New Roman" w:cs="Times New Roman"/>
          <w:sz w:val="24"/>
          <w:lang w:val="en-US"/>
        </w:rPr>
        <w:t>2</w:t>
      </w:r>
      <w:r w:rsidR="007472DC" w:rsidRPr="007472DC">
        <w:rPr>
          <w:rFonts w:ascii="Times New Roman" w:hAnsi="Times New Roman" w:cs="Times New Roman"/>
          <w:sz w:val="24"/>
          <w:lang w:val="en-US"/>
        </w:rPr>
        <w:t>-0</w:t>
      </w:r>
      <w:r w:rsidR="007472DC" w:rsidRPr="00B70733">
        <w:rPr>
          <w:rFonts w:ascii="Times New Roman" w:hAnsi="Times New Roman" w:cs="Times New Roman"/>
          <w:sz w:val="24"/>
          <w:lang w:val="en-US"/>
        </w:rPr>
        <w:t>=2</w:t>
      </w:r>
    </w:p>
    <w:p w14:paraId="3ECB2639" w14:textId="1FECFA1C" w:rsidR="00086691" w:rsidRPr="007472DC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Pr="00A718FE">
        <w:rPr>
          <w:rFonts w:ascii="Times New Roman" w:hAnsi="Times New Roman" w:cs="Times New Roman"/>
          <w:sz w:val="24"/>
          <w:lang w:val="en-US"/>
        </w:rPr>
        <w:t xml:space="preserve">class Message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Pr="005116F7">
        <w:rPr>
          <w:rFonts w:ascii="Times New Roman" w:hAnsi="Times New Roman" w:cs="Times New Roman"/>
          <w:sz w:val="24"/>
          <w:lang w:val="en-US"/>
        </w:rPr>
        <w:t>2</w:t>
      </w:r>
      <w:r w:rsidR="007472DC" w:rsidRPr="007472DC">
        <w:rPr>
          <w:rFonts w:ascii="Times New Roman" w:hAnsi="Times New Roman" w:cs="Times New Roman"/>
          <w:sz w:val="24"/>
          <w:lang w:val="en-US"/>
        </w:rPr>
        <w:t>-0=2</w:t>
      </w:r>
    </w:p>
    <w:p w14:paraId="12862EE1" w14:textId="77777777" w:rsidR="00086691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Pr="00A718FE">
        <w:rPr>
          <w:rFonts w:ascii="Times New Roman" w:hAnsi="Times New Roman" w:cs="Times New Roman"/>
          <w:sz w:val="24"/>
          <w:lang w:val="en-US"/>
        </w:rPr>
        <w:t xml:space="preserve">class WinHistoryDbContext </w:t>
      </w:r>
      <w:r w:rsidRPr="00966FAB">
        <w:rPr>
          <w:rFonts w:ascii="Times New Roman" w:hAnsi="Times New Roman" w:cs="Times New Roman"/>
          <w:sz w:val="24"/>
          <w:lang w:val="en-US"/>
        </w:rPr>
        <w:t>=3-0=3</w:t>
      </w:r>
    </w:p>
    <w:p w14:paraId="219605E6" w14:textId="0F92F5CA" w:rsidR="003D000C" w:rsidRPr="005078BD" w:rsidRDefault="003D000C" w:rsidP="003D000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Pr="003D000C">
        <w:rPr>
          <w:rFonts w:ascii="Times New Roman" w:hAnsi="Times New Roman" w:cs="Times New Roman"/>
          <w:sz w:val="24"/>
          <w:lang w:val="en-US"/>
        </w:rPr>
        <w:t>SearchParametrs=</w:t>
      </w:r>
      <w:r w:rsidR="005078BD" w:rsidRPr="005078BD">
        <w:rPr>
          <w:rFonts w:ascii="Times New Roman" w:hAnsi="Times New Roman" w:cs="Times New Roman"/>
          <w:sz w:val="24"/>
          <w:lang w:val="en-US"/>
        </w:rPr>
        <w:t>3-0=3</w:t>
      </w:r>
    </w:p>
    <w:p w14:paraId="136D1163" w14:textId="36950FFC" w:rsidR="003D000C" w:rsidRPr="005078BD" w:rsidRDefault="003D000C" w:rsidP="003D000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lastRenderedPageBreak/>
        <w:t>LCOM</w:t>
      </w:r>
      <w:r w:rsidRPr="003D000C">
        <w:rPr>
          <w:rFonts w:ascii="Times New Roman" w:hAnsi="Times New Roman" w:cs="Times New Roman"/>
          <w:sz w:val="24"/>
          <w:lang w:val="en-US"/>
        </w:rPr>
        <w:t xml:space="preserve"> HasGuidParam=1</w:t>
      </w:r>
      <w:r w:rsidR="005078BD" w:rsidRPr="005078BD">
        <w:rPr>
          <w:rFonts w:ascii="Times New Roman" w:hAnsi="Times New Roman" w:cs="Times New Roman"/>
          <w:sz w:val="24"/>
          <w:lang w:val="en-US"/>
        </w:rPr>
        <w:t>-0=1</w:t>
      </w:r>
    </w:p>
    <w:p w14:paraId="5A40CBB8" w14:textId="609DAA6B" w:rsidR="003D000C" w:rsidRPr="005078BD" w:rsidRDefault="003D000C" w:rsidP="003D000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</w:t>
      </w:r>
      <w:r w:rsidRPr="003D000C">
        <w:rPr>
          <w:rFonts w:ascii="Times New Roman" w:hAnsi="Times New Roman" w:cs="Times New Roman"/>
          <w:sz w:val="24"/>
          <w:lang w:val="en-US"/>
        </w:rPr>
        <w:t xml:space="preserve"> HasMinimumLevelParam=1</w:t>
      </w:r>
      <w:r w:rsidR="005078BD" w:rsidRPr="005078BD">
        <w:rPr>
          <w:rFonts w:ascii="Times New Roman" w:hAnsi="Times New Roman" w:cs="Times New Roman"/>
          <w:sz w:val="24"/>
          <w:lang w:val="en-US"/>
        </w:rPr>
        <w:t>-0=1</w:t>
      </w:r>
    </w:p>
    <w:p w14:paraId="02D43A00" w14:textId="1B9FAD8E" w:rsidR="003D000C" w:rsidRPr="005078BD" w:rsidRDefault="003D000C" w:rsidP="003D000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</w:t>
      </w:r>
      <w:r w:rsidRPr="003D000C">
        <w:rPr>
          <w:rFonts w:ascii="Times New Roman" w:hAnsi="Times New Roman" w:cs="Times New Roman"/>
          <w:sz w:val="24"/>
          <w:lang w:val="en-US"/>
        </w:rPr>
        <w:t xml:space="preserve"> NoParam=1</w:t>
      </w:r>
      <w:r w:rsidR="005078BD" w:rsidRPr="005078BD">
        <w:rPr>
          <w:rFonts w:ascii="Times New Roman" w:hAnsi="Times New Roman" w:cs="Times New Roman"/>
          <w:sz w:val="24"/>
          <w:lang w:val="en-US"/>
        </w:rPr>
        <w:t>-0=1</w:t>
      </w:r>
    </w:p>
    <w:p w14:paraId="0582BFC9" w14:textId="57D1DC87" w:rsidR="003D000C" w:rsidRPr="005078BD" w:rsidRDefault="003D000C" w:rsidP="003D000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</w:t>
      </w:r>
      <w:r w:rsidRPr="003D000C">
        <w:rPr>
          <w:rFonts w:ascii="Times New Roman" w:hAnsi="Times New Roman" w:cs="Times New Roman"/>
          <w:sz w:val="24"/>
          <w:lang w:val="en-US"/>
        </w:rPr>
        <w:t xml:space="preserve"> ContainsParam=1</w:t>
      </w:r>
      <w:r w:rsidR="005078BD" w:rsidRPr="005078BD">
        <w:rPr>
          <w:rFonts w:ascii="Times New Roman" w:hAnsi="Times New Roman" w:cs="Times New Roman"/>
          <w:sz w:val="24"/>
          <w:lang w:val="en-US"/>
        </w:rPr>
        <w:t>-0=1</w:t>
      </w:r>
    </w:p>
    <w:p w14:paraId="40C11CDE" w14:textId="78D246D2" w:rsidR="00086691" w:rsidRPr="00B70733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LCOM</w:t>
      </w:r>
      <w:r w:rsidRPr="003D000C">
        <w:rPr>
          <w:rFonts w:ascii="Times New Roman" w:hAnsi="Times New Roman" w:cs="Times New Roman"/>
          <w:sz w:val="24"/>
          <w:lang w:val="en-US"/>
        </w:rPr>
        <w:t xml:space="preserve"> = </w:t>
      </w:r>
      <w:r w:rsidR="005078BD" w:rsidRPr="00B70733">
        <w:rPr>
          <w:rFonts w:ascii="Times New Roman" w:hAnsi="Times New Roman" w:cs="Times New Roman"/>
          <w:sz w:val="24"/>
          <w:lang w:val="en-US"/>
        </w:rPr>
        <w:t>2.333</w:t>
      </w:r>
    </w:p>
    <w:p w14:paraId="4B7D5427" w14:textId="77777777" w:rsidR="00086691" w:rsidRPr="003D000C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22123E67" w14:textId="77777777" w:rsidR="00086691" w:rsidRPr="003D000C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30F0ADEA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5116F7">
        <w:rPr>
          <w:rFonts w:ascii="Times New Roman" w:hAnsi="Times New Roman" w:cs="Times New Roman"/>
          <w:b/>
          <w:sz w:val="24"/>
        </w:rPr>
        <w:t xml:space="preserve"> 6: </w:t>
      </w:r>
      <w:r w:rsidRPr="00966FAB">
        <w:rPr>
          <w:rFonts w:ascii="Times New Roman" w:hAnsi="Times New Roman" w:cs="Times New Roman"/>
          <w:b/>
          <w:sz w:val="24"/>
        </w:rPr>
        <w:t>Размер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класса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CS</w:t>
      </w:r>
      <w:r w:rsidRPr="005116F7">
        <w:rPr>
          <w:rFonts w:ascii="Times New Roman" w:hAnsi="Times New Roman" w:cs="Times New Roman"/>
          <w:b/>
          <w:sz w:val="24"/>
        </w:rPr>
        <w:t xml:space="preserve"> (</w:t>
      </w:r>
      <w:r w:rsidRPr="00966FAB">
        <w:rPr>
          <w:rFonts w:ascii="Times New Roman" w:hAnsi="Times New Roman" w:cs="Times New Roman"/>
          <w:b/>
          <w:sz w:val="24"/>
          <w:lang w:val="en-US"/>
        </w:rPr>
        <w:t>Class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Size</w:t>
      </w:r>
      <w:r w:rsidRPr="005116F7">
        <w:rPr>
          <w:rFonts w:ascii="Times New Roman" w:hAnsi="Times New Roman" w:cs="Times New Roman"/>
          <w:b/>
          <w:sz w:val="24"/>
        </w:rPr>
        <w:t xml:space="preserve">) </w:t>
      </w:r>
    </w:p>
    <w:p w14:paraId="1C4CC233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Общий размер класса определяется с помощью следующих измерений: </w:t>
      </w:r>
    </w:p>
    <w:p w14:paraId="47C2F059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общее количество операций (вместе с приватными и наследуемыми экземплярными операциями), которые инкапсулируются внутри класса; </w:t>
      </w:r>
    </w:p>
    <w:p w14:paraId="1C8B6DA9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количество свойств (вместе с приватными и наследуемыми экземплярными свойствами), которые инкапсулируются классом. </w:t>
      </w:r>
    </w:p>
    <w:p w14:paraId="2BFAB261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Могут вычисляться средние количества свойств и операций класса. Чем меньше среднее значение размера, тем больше вероятность повторного использования класса. </w:t>
      </w:r>
    </w:p>
    <w:p w14:paraId="4B99FFBD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CS ≤ 20 методов.</w:t>
      </w:r>
    </w:p>
    <w:p w14:paraId="6DF4E0F4" w14:textId="399B4426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DD0FE0">
        <w:rPr>
          <w:rFonts w:ascii="Times New Roman" w:hAnsi="Times New Roman" w:cs="Times New Roman"/>
          <w:sz w:val="24"/>
          <w:lang w:val="en-US"/>
        </w:rPr>
        <w:t>CS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class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WinHistory</w:t>
      </w:r>
      <w:r w:rsidRPr="005116F7">
        <w:rPr>
          <w:rFonts w:ascii="Times New Roman" w:hAnsi="Times New Roman" w:cs="Times New Roman"/>
          <w:sz w:val="24"/>
        </w:rPr>
        <w:t xml:space="preserve"> =</w:t>
      </w:r>
      <w:r w:rsidR="00821E7F">
        <w:rPr>
          <w:rFonts w:ascii="Times New Roman" w:hAnsi="Times New Roman" w:cs="Times New Roman"/>
          <w:sz w:val="24"/>
        </w:rPr>
        <w:t>11</w:t>
      </w:r>
      <w:r w:rsidRPr="005116F7">
        <w:rPr>
          <w:rFonts w:ascii="Times New Roman" w:hAnsi="Times New Roman" w:cs="Times New Roman"/>
          <w:sz w:val="24"/>
        </w:rPr>
        <w:t>+2=1</w:t>
      </w:r>
      <w:r w:rsidR="00821E7F">
        <w:rPr>
          <w:rFonts w:ascii="Times New Roman" w:hAnsi="Times New Roman" w:cs="Times New Roman"/>
          <w:sz w:val="24"/>
        </w:rPr>
        <w:t>3</w:t>
      </w:r>
    </w:p>
    <w:p w14:paraId="6666F509" w14:textId="77777777" w:rsidR="00086691" w:rsidRPr="00DD0FE0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D0FE0">
        <w:rPr>
          <w:rFonts w:ascii="Times New Roman" w:hAnsi="Times New Roman" w:cs="Times New Roman"/>
          <w:sz w:val="24"/>
          <w:lang w:val="en-US"/>
        </w:rPr>
        <w:t xml:space="preserve">CS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DD0FE0">
        <w:rPr>
          <w:rFonts w:ascii="Times New Roman" w:hAnsi="Times New Roman" w:cs="Times New Roman"/>
          <w:sz w:val="24"/>
          <w:lang w:val="en-US"/>
        </w:rPr>
        <w:t>lass ClientInfo =2+0=2</w:t>
      </w:r>
    </w:p>
    <w:p w14:paraId="16D358FA" w14:textId="77777777" w:rsidR="00086691" w:rsidRPr="00DD0FE0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D0FE0">
        <w:rPr>
          <w:rFonts w:ascii="Times New Roman" w:hAnsi="Times New Roman" w:cs="Times New Roman"/>
          <w:sz w:val="24"/>
          <w:lang w:val="en-US"/>
        </w:rPr>
        <w:t>CS class Message =2+0=2</w:t>
      </w:r>
    </w:p>
    <w:p w14:paraId="45092837" w14:textId="77777777" w:rsidR="00086691" w:rsidRPr="00B70733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D0FE0">
        <w:rPr>
          <w:rFonts w:ascii="Times New Roman" w:hAnsi="Times New Roman" w:cs="Times New Roman"/>
          <w:sz w:val="24"/>
          <w:lang w:val="en-US"/>
        </w:rPr>
        <w:t>CS</w:t>
      </w:r>
      <w:r w:rsidRPr="00B70733">
        <w:rPr>
          <w:rFonts w:ascii="Times New Roman" w:hAnsi="Times New Roman" w:cs="Times New Roman"/>
          <w:sz w:val="24"/>
          <w:lang w:val="en-US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class</w:t>
      </w:r>
      <w:r w:rsidRPr="00B70733">
        <w:rPr>
          <w:rFonts w:ascii="Times New Roman" w:hAnsi="Times New Roman" w:cs="Times New Roman"/>
          <w:sz w:val="24"/>
          <w:lang w:val="en-US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WinHistoryDbContext</w:t>
      </w:r>
      <w:r w:rsidRPr="00B70733">
        <w:rPr>
          <w:rFonts w:ascii="Times New Roman" w:hAnsi="Times New Roman" w:cs="Times New Roman"/>
          <w:sz w:val="24"/>
          <w:lang w:val="en-US"/>
        </w:rPr>
        <w:t xml:space="preserve"> =3+1=4</w:t>
      </w:r>
    </w:p>
    <w:p w14:paraId="7AFDF4A0" w14:textId="67DF9F69" w:rsidR="00821E7F" w:rsidRPr="00821E7F" w:rsidRDefault="00821E7F" w:rsidP="00821E7F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821E7F">
        <w:rPr>
          <w:rFonts w:ascii="Times New Roman" w:hAnsi="Times New Roman" w:cs="Times New Roman"/>
          <w:sz w:val="24"/>
          <w:lang w:val="en-US"/>
        </w:rPr>
        <w:t>CS SearchParametrs=3+1=4</w:t>
      </w:r>
    </w:p>
    <w:p w14:paraId="7B9E8DD7" w14:textId="08F372B0" w:rsidR="00821E7F" w:rsidRPr="00821E7F" w:rsidRDefault="00821E7F" w:rsidP="00821E7F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821E7F">
        <w:rPr>
          <w:rFonts w:ascii="Times New Roman" w:hAnsi="Times New Roman" w:cs="Times New Roman"/>
          <w:sz w:val="24"/>
          <w:lang w:val="en-US"/>
        </w:rPr>
        <w:t>CS HasGuidParam=2+1=3</w:t>
      </w:r>
    </w:p>
    <w:p w14:paraId="0CB46AB8" w14:textId="7E8380DB" w:rsidR="00821E7F" w:rsidRPr="00821E7F" w:rsidRDefault="00821E7F" w:rsidP="00821E7F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821E7F">
        <w:rPr>
          <w:rFonts w:ascii="Times New Roman" w:hAnsi="Times New Roman" w:cs="Times New Roman"/>
          <w:sz w:val="24"/>
          <w:lang w:val="en-US"/>
        </w:rPr>
        <w:t>CS HasMinimumLevelParam=2+1=3</w:t>
      </w:r>
    </w:p>
    <w:p w14:paraId="006EC0D5" w14:textId="33664E12" w:rsidR="00821E7F" w:rsidRPr="00821E7F" w:rsidRDefault="00821E7F" w:rsidP="00821E7F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821E7F">
        <w:rPr>
          <w:rFonts w:ascii="Times New Roman" w:hAnsi="Times New Roman" w:cs="Times New Roman"/>
          <w:sz w:val="24"/>
          <w:lang w:val="en-US"/>
        </w:rPr>
        <w:t>CS NoParam=1+0=1</w:t>
      </w:r>
    </w:p>
    <w:p w14:paraId="33E85065" w14:textId="76CDE7FF" w:rsidR="00821E7F" w:rsidRPr="00B70733" w:rsidRDefault="00821E7F" w:rsidP="00821E7F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821E7F">
        <w:rPr>
          <w:rFonts w:ascii="Times New Roman" w:hAnsi="Times New Roman" w:cs="Times New Roman"/>
          <w:sz w:val="24"/>
          <w:lang w:val="en-US"/>
        </w:rPr>
        <w:t>CS</w:t>
      </w:r>
      <w:r w:rsidRPr="00B70733">
        <w:rPr>
          <w:rFonts w:ascii="Times New Roman" w:hAnsi="Times New Roman" w:cs="Times New Roman"/>
          <w:sz w:val="24"/>
        </w:rPr>
        <w:t xml:space="preserve"> </w:t>
      </w:r>
      <w:r w:rsidRPr="00821E7F">
        <w:rPr>
          <w:rFonts w:ascii="Times New Roman" w:hAnsi="Times New Roman" w:cs="Times New Roman"/>
          <w:sz w:val="24"/>
          <w:lang w:val="en-US"/>
        </w:rPr>
        <w:t>ContainsParam</w:t>
      </w:r>
      <w:r w:rsidRPr="00B70733">
        <w:rPr>
          <w:rFonts w:ascii="Times New Roman" w:hAnsi="Times New Roman" w:cs="Times New Roman"/>
          <w:sz w:val="24"/>
        </w:rPr>
        <w:t>=2+1=3</w:t>
      </w:r>
    </w:p>
    <w:p w14:paraId="79E5ABD5" w14:textId="77777777" w:rsidR="00821E7F" w:rsidRPr="00B70733" w:rsidRDefault="00821E7F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0B58A511" w14:textId="379CEDE9" w:rsidR="00086691" w:rsidRPr="00B70733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821E7F">
        <w:rPr>
          <w:rFonts w:ascii="Times New Roman" w:hAnsi="Times New Roman" w:cs="Times New Roman"/>
          <w:sz w:val="24"/>
          <w:lang w:val="en-US"/>
        </w:rPr>
        <w:t>CS</w:t>
      </w:r>
      <w:r w:rsidRPr="00B70733">
        <w:rPr>
          <w:rFonts w:ascii="Times New Roman" w:hAnsi="Times New Roman" w:cs="Times New Roman"/>
          <w:sz w:val="24"/>
        </w:rPr>
        <w:t xml:space="preserve"> =</w:t>
      </w:r>
      <w:r w:rsidR="00821E7F" w:rsidRPr="00B70733">
        <w:rPr>
          <w:rFonts w:ascii="Times New Roman" w:hAnsi="Times New Roman" w:cs="Times New Roman"/>
          <w:sz w:val="24"/>
        </w:rPr>
        <w:t>3.8</w:t>
      </w:r>
    </w:p>
    <w:p w14:paraId="62C143E8" w14:textId="77777777" w:rsidR="00086691" w:rsidRPr="00B70733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B57071B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7: Количество операций, переопределяемых подклассом, NOO </w:t>
      </w:r>
    </w:p>
    <w:p w14:paraId="44B858E5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(Number of Operations Overridden by a Subclass) </w:t>
      </w:r>
    </w:p>
    <w:p w14:paraId="6F372AF8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Переопределением называют случай, когда подкласс замещает операцию, унаследованную от суперкласса, своей собственной версией. </w:t>
      </w:r>
    </w:p>
    <w:p w14:paraId="32786DDF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Большие значения NOO обычно указывают на проблемы проектирования. Ясно, что подкласс должен расширять операции суперкласса. Расширение проявляется в виде новых имен операций. Если же NOО велико, то разработчик нарушает абстракцию </w:t>
      </w:r>
      <w:r w:rsidRPr="00966FAB">
        <w:rPr>
          <w:rFonts w:ascii="Times New Roman" w:hAnsi="Times New Roman" w:cs="Times New Roman"/>
          <w:sz w:val="24"/>
        </w:rPr>
        <w:lastRenderedPageBreak/>
        <w:t xml:space="preserve">суперкласса. Это ослабляет иерархию классов, усложняет тестирование и модификацию программного обеспечения. </w:t>
      </w:r>
    </w:p>
    <w:p w14:paraId="511BCE91" w14:textId="77777777" w:rsidR="00086691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NOO ≤ 3 методов.</w:t>
      </w:r>
    </w:p>
    <w:p w14:paraId="198BAD07" w14:textId="3BE34C31" w:rsidR="00F6212D" w:rsidRPr="00B70733" w:rsidRDefault="00F6212D" w:rsidP="00F6212D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B70733">
        <w:rPr>
          <w:rFonts w:ascii="Times New Roman" w:hAnsi="Times New Roman" w:cs="Times New Roman"/>
          <w:sz w:val="24"/>
        </w:rPr>
        <w:t xml:space="preserve"> </w:t>
      </w:r>
      <w:r w:rsidRPr="00F6212D">
        <w:rPr>
          <w:rFonts w:ascii="Times New Roman" w:hAnsi="Times New Roman" w:cs="Times New Roman"/>
          <w:sz w:val="24"/>
          <w:lang w:val="en-US"/>
        </w:rPr>
        <w:t>HasGuidParam</w:t>
      </w:r>
      <w:r w:rsidRPr="00B70733">
        <w:rPr>
          <w:rFonts w:ascii="Times New Roman" w:hAnsi="Times New Roman" w:cs="Times New Roman"/>
          <w:sz w:val="24"/>
        </w:rPr>
        <w:t>=1</w:t>
      </w:r>
    </w:p>
    <w:p w14:paraId="1E79AB61" w14:textId="76C47BBC" w:rsidR="00F6212D" w:rsidRPr="00F6212D" w:rsidRDefault="00F6212D" w:rsidP="00F6212D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F6212D">
        <w:rPr>
          <w:rFonts w:ascii="Times New Roman" w:hAnsi="Times New Roman" w:cs="Times New Roman"/>
          <w:sz w:val="24"/>
          <w:lang w:val="en-US"/>
        </w:rPr>
        <w:t xml:space="preserve"> HasMinimumLevelParam=1</w:t>
      </w:r>
    </w:p>
    <w:p w14:paraId="3CB066CE" w14:textId="26B3F1A6" w:rsidR="00F6212D" w:rsidRPr="00F6212D" w:rsidRDefault="00F6212D" w:rsidP="00F6212D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F6212D">
        <w:rPr>
          <w:rFonts w:ascii="Times New Roman" w:hAnsi="Times New Roman" w:cs="Times New Roman"/>
          <w:sz w:val="24"/>
          <w:lang w:val="en-US"/>
        </w:rPr>
        <w:t xml:space="preserve"> NoParam=1</w:t>
      </w:r>
    </w:p>
    <w:p w14:paraId="608046F4" w14:textId="1B2278EE" w:rsidR="00F6212D" w:rsidRPr="00B70733" w:rsidRDefault="00F6212D" w:rsidP="00F6212D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B70733">
        <w:rPr>
          <w:rFonts w:ascii="Times New Roman" w:hAnsi="Times New Roman" w:cs="Times New Roman"/>
          <w:sz w:val="24"/>
          <w:lang w:val="en-US"/>
        </w:rPr>
        <w:t xml:space="preserve"> ContainsParam=1</w:t>
      </w:r>
    </w:p>
    <w:p w14:paraId="32D06040" w14:textId="310AE8F0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966FAB">
        <w:rPr>
          <w:rFonts w:ascii="Times New Roman" w:hAnsi="Times New Roman" w:cs="Times New Roman"/>
          <w:sz w:val="24"/>
        </w:rPr>
        <w:t>=</w:t>
      </w:r>
      <w:r>
        <w:rPr>
          <w:rFonts w:ascii="Times New Roman" w:hAnsi="Times New Roman" w:cs="Times New Roman"/>
          <w:sz w:val="24"/>
        </w:rPr>
        <w:t>0</w:t>
      </w:r>
      <w:r w:rsidR="00F6212D">
        <w:rPr>
          <w:rFonts w:ascii="Times New Roman" w:hAnsi="Times New Roman" w:cs="Times New Roman"/>
          <w:sz w:val="24"/>
        </w:rPr>
        <w:t>.4444</w:t>
      </w:r>
    </w:p>
    <w:p w14:paraId="7F094D57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2E8F77F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8: Количество операций, добавленных подклассом, NOA </w:t>
      </w:r>
    </w:p>
    <w:p w14:paraId="5E6B8466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(Number of Operations Added by a Subclass) </w:t>
      </w:r>
    </w:p>
    <w:p w14:paraId="5DC31EE9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Подклассы специализируются добавлением приватных операций и свойств. С ростом NOA подкласс удаляется от абстракции суперкласса. Обычно при увеличении высоты иерархии классов (увеличении DIT) должно уменьшаться значение NOA на нижних уровнях иерархии. Для рекомендуемых значений CS = 20 и DIT = 6 рекомендуемое значение NOA ≤ 4 методов (для класса-листа). </w:t>
      </w:r>
    </w:p>
    <w:p w14:paraId="10947E35" w14:textId="3D5CFED9" w:rsidR="00C544FA" w:rsidRPr="00C544FA" w:rsidRDefault="00C544FA" w:rsidP="00C544F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C544FA">
        <w:rPr>
          <w:rFonts w:ascii="Times New Roman" w:hAnsi="Times New Roman" w:cs="Times New Roman"/>
          <w:sz w:val="24"/>
          <w:lang w:val="en-US"/>
        </w:rPr>
        <w:t>NOA HasGuidParam=1</w:t>
      </w:r>
    </w:p>
    <w:p w14:paraId="2BBA6AA8" w14:textId="14FF8448" w:rsidR="00C544FA" w:rsidRPr="00C544FA" w:rsidRDefault="00C544FA" w:rsidP="00C544F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C544FA">
        <w:rPr>
          <w:rFonts w:ascii="Times New Roman" w:hAnsi="Times New Roman" w:cs="Times New Roman"/>
          <w:sz w:val="24"/>
          <w:lang w:val="en-US"/>
        </w:rPr>
        <w:t>NOA HasMinimumLevelParam=1</w:t>
      </w:r>
    </w:p>
    <w:p w14:paraId="299A79BD" w14:textId="5042AB02" w:rsidR="00C544FA" w:rsidRPr="00C544FA" w:rsidRDefault="00C544FA" w:rsidP="00C544F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C544FA">
        <w:rPr>
          <w:rFonts w:ascii="Times New Roman" w:hAnsi="Times New Roman" w:cs="Times New Roman"/>
          <w:sz w:val="24"/>
          <w:lang w:val="en-US"/>
        </w:rPr>
        <w:t>NOA NoParam=1</w:t>
      </w:r>
    </w:p>
    <w:p w14:paraId="6DF367DC" w14:textId="694D8A6D" w:rsidR="00C544FA" w:rsidRPr="00B70733" w:rsidRDefault="00C544FA" w:rsidP="00C544F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B70733">
        <w:rPr>
          <w:rFonts w:ascii="Times New Roman" w:hAnsi="Times New Roman" w:cs="Times New Roman"/>
          <w:sz w:val="24"/>
          <w:lang w:val="en-US"/>
        </w:rPr>
        <w:t>NOA ContainsParam=1</w:t>
      </w:r>
    </w:p>
    <w:p w14:paraId="2185B307" w14:textId="0AB5D700" w:rsidR="00086691" w:rsidRPr="00B70733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B70733">
        <w:rPr>
          <w:rFonts w:ascii="Times New Roman" w:hAnsi="Times New Roman" w:cs="Times New Roman"/>
          <w:sz w:val="24"/>
          <w:lang w:val="en-US"/>
        </w:rPr>
        <w:t>NOA=0</w:t>
      </w:r>
      <w:r w:rsidR="00C544FA" w:rsidRPr="00B70733">
        <w:rPr>
          <w:rFonts w:ascii="Times New Roman" w:hAnsi="Times New Roman" w:cs="Times New Roman"/>
          <w:sz w:val="24"/>
          <w:lang w:val="en-US"/>
        </w:rPr>
        <w:t>.444</w:t>
      </w:r>
    </w:p>
    <w:p w14:paraId="2131D9FA" w14:textId="77777777" w:rsidR="00086691" w:rsidRPr="00B70733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10841BC6" w14:textId="77777777" w:rsidR="00086691" w:rsidRPr="00B70733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372A2723" w14:textId="77777777" w:rsidR="00086691" w:rsidRPr="00B70733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B70733">
        <w:rPr>
          <w:rFonts w:ascii="Times New Roman" w:hAnsi="Times New Roman" w:cs="Times New Roman"/>
          <w:b/>
          <w:sz w:val="24"/>
          <w:lang w:val="en-US"/>
        </w:rPr>
        <w:t xml:space="preserve"> 9: </w:t>
      </w:r>
      <w:r w:rsidRPr="00966FAB">
        <w:rPr>
          <w:rFonts w:ascii="Times New Roman" w:hAnsi="Times New Roman" w:cs="Times New Roman"/>
          <w:b/>
          <w:sz w:val="24"/>
        </w:rPr>
        <w:t>Индекс</w:t>
      </w:r>
      <w:r w:rsidRPr="00B70733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специализации</w:t>
      </w:r>
      <w:r w:rsidRPr="00B70733">
        <w:rPr>
          <w:rFonts w:ascii="Times New Roman" w:hAnsi="Times New Roman" w:cs="Times New Roman"/>
          <w:b/>
          <w:sz w:val="24"/>
          <w:lang w:val="en-US"/>
        </w:rPr>
        <w:t xml:space="preserve"> SI (Specialization Index) </w:t>
      </w:r>
    </w:p>
    <w:p w14:paraId="672C49FF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Обеспечивает грубую оценку степени специализации каждого подкласса. Специализация достигается добавлением, удалением или переопределением операций: </w:t>
      </w:r>
    </w:p>
    <w:p w14:paraId="291FA523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SI = (NOO * уровень) /Mобщ, </w:t>
      </w:r>
    </w:p>
    <w:p w14:paraId="3E0EFFF7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где уровень — номер уровня в иерархии, на котором находится подкласс, Мобщ — общее количество методов класса. </w:t>
      </w:r>
    </w:p>
    <w:p w14:paraId="607E6ECF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Чем выше значение SI, тем больше вероятность того, что в иерархии классов есть классы, нарушающие абстракцию суперкласса. </w:t>
      </w:r>
    </w:p>
    <w:p w14:paraId="6D6DF15C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SI  ≤ 0,15.</w:t>
      </w:r>
    </w:p>
    <w:p w14:paraId="63C30D27" w14:textId="30FE6871" w:rsidR="003D1326" w:rsidRPr="00B70733" w:rsidRDefault="003D1326" w:rsidP="003D1326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3D1326">
        <w:rPr>
          <w:rFonts w:ascii="Times New Roman" w:hAnsi="Times New Roman" w:cs="Times New Roman"/>
          <w:sz w:val="24"/>
          <w:lang w:val="en-US"/>
        </w:rPr>
        <w:t>SI</w:t>
      </w:r>
      <w:r w:rsidRPr="00B70733">
        <w:rPr>
          <w:rFonts w:ascii="Times New Roman" w:hAnsi="Times New Roman" w:cs="Times New Roman"/>
          <w:sz w:val="24"/>
        </w:rPr>
        <w:t xml:space="preserve"> </w:t>
      </w:r>
      <w:r w:rsidRPr="003D1326">
        <w:rPr>
          <w:rFonts w:ascii="Times New Roman" w:hAnsi="Times New Roman" w:cs="Times New Roman"/>
          <w:sz w:val="24"/>
          <w:lang w:val="en-US"/>
        </w:rPr>
        <w:t>HasGuidParam</w:t>
      </w:r>
      <w:r w:rsidRPr="00B70733">
        <w:rPr>
          <w:rFonts w:ascii="Times New Roman" w:hAnsi="Times New Roman" w:cs="Times New Roman"/>
          <w:sz w:val="24"/>
        </w:rPr>
        <w:t>=</w:t>
      </w:r>
      <w:r w:rsidR="00544F08" w:rsidRPr="00B70733">
        <w:rPr>
          <w:rFonts w:ascii="Times New Roman" w:hAnsi="Times New Roman" w:cs="Times New Roman"/>
          <w:sz w:val="24"/>
        </w:rPr>
        <w:t>0.5</w:t>
      </w:r>
    </w:p>
    <w:p w14:paraId="4CDC8289" w14:textId="4C927FDE" w:rsidR="003D1326" w:rsidRPr="00544F08" w:rsidRDefault="003D1326" w:rsidP="003D1326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3D1326">
        <w:rPr>
          <w:rFonts w:ascii="Times New Roman" w:hAnsi="Times New Roman" w:cs="Times New Roman"/>
          <w:sz w:val="24"/>
          <w:lang w:val="en-US"/>
        </w:rPr>
        <w:t>SI HasMinimumLevelParam=</w:t>
      </w:r>
      <w:r w:rsidR="00544F08" w:rsidRPr="00544F08">
        <w:rPr>
          <w:rFonts w:ascii="Times New Roman" w:hAnsi="Times New Roman" w:cs="Times New Roman"/>
          <w:sz w:val="24"/>
          <w:lang w:val="en-US"/>
        </w:rPr>
        <w:t>0.5</w:t>
      </w:r>
    </w:p>
    <w:p w14:paraId="428894CA" w14:textId="59963BAB" w:rsidR="003D1326" w:rsidRPr="00544F08" w:rsidRDefault="003D1326" w:rsidP="003D1326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3D1326">
        <w:rPr>
          <w:rFonts w:ascii="Times New Roman" w:hAnsi="Times New Roman" w:cs="Times New Roman"/>
          <w:sz w:val="24"/>
          <w:lang w:val="en-US"/>
        </w:rPr>
        <w:t>SI NoParam=</w:t>
      </w:r>
      <w:r w:rsidR="00544F08" w:rsidRPr="00544F08">
        <w:rPr>
          <w:rFonts w:ascii="Times New Roman" w:hAnsi="Times New Roman" w:cs="Times New Roman"/>
          <w:sz w:val="24"/>
          <w:lang w:val="en-US"/>
        </w:rPr>
        <w:t>0.5</w:t>
      </w:r>
    </w:p>
    <w:p w14:paraId="4D7454C5" w14:textId="77148F76" w:rsidR="003D1326" w:rsidRPr="00B70733" w:rsidRDefault="003D1326" w:rsidP="003D1326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B70733">
        <w:rPr>
          <w:rFonts w:ascii="Times New Roman" w:hAnsi="Times New Roman" w:cs="Times New Roman"/>
          <w:sz w:val="24"/>
          <w:lang w:val="en-US"/>
        </w:rPr>
        <w:lastRenderedPageBreak/>
        <w:t>SI ContainsParam=</w:t>
      </w:r>
      <w:r w:rsidR="00544F08" w:rsidRPr="00B70733">
        <w:rPr>
          <w:rFonts w:ascii="Times New Roman" w:hAnsi="Times New Roman" w:cs="Times New Roman"/>
          <w:sz w:val="24"/>
          <w:lang w:val="en-US"/>
        </w:rPr>
        <w:t>0.5</w:t>
      </w:r>
    </w:p>
    <w:p w14:paraId="2DD1416C" w14:textId="6192D686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SI </w:t>
      </w:r>
      <w:r w:rsidR="003D1326" w:rsidRPr="003D1326">
        <w:rPr>
          <w:rFonts w:ascii="Times New Roman" w:hAnsi="Times New Roman" w:cs="Times New Roman"/>
          <w:sz w:val="24"/>
        </w:rPr>
        <w:t>=0.</w:t>
      </w:r>
      <w:r w:rsidR="00544F08">
        <w:rPr>
          <w:rFonts w:ascii="Times New Roman" w:hAnsi="Times New Roman" w:cs="Times New Roman"/>
          <w:sz w:val="24"/>
        </w:rPr>
        <w:t>2222</w:t>
      </w:r>
    </w:p>
    <w:p w14:paraId="4FC78E65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35AEA171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10: Средний размер операции OS</w:t>
      </w:r>
      <w:r w:rsidRPr="00966FAB">
        <w:rPr>
          <w:rFonts w:ascii="Times New Roman" w:hAnsi="Times New Roman" w:cs="Times New Roman"/>
          <w:b/>
          <w:sz w:val="24"/>
          <w:vertAlign w:val="subscript"/>
        </w:rPr>
        <w:t>AVG</w:t>
      </w:r>
      <w:r w:rsidRPr="00966FAB">
        <w:rPr>
          <w:rFonts w:ascii="Times New Roman" w:hAnsi="Times New Roman" w:cs="Times New Roman"/>
          <w:b/>
          <w:sz w:val="24"/>
        </w:rPr>
        <w:t xml:space="preserve"> (Average Operation Size) </w:t>
      </w:r>
    </w:p>
    <w:p w14:paraId="07744359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В качестве индикатора размера может использоваться количество строк программы.</w:t>
      </w:r>
    </w:p>
    <w:p w14:paraId="124851E6" w14:textId="77777777" w:rsidR="00086691" w:rsidRPr="004F324E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4F324E">
        <w:rPr>
          <w:rFonts w:ascii="Times New Roman" w:hAnsi="Times New Roman" w:cs="Times New Roman"/>
          <w:sz w:val="24"/>
          <w:lang w:val="en-US"/>
        </w:rPr>
        <w:t>CS class WinHistory =57/11=5.1818</w:t>
      </w:r>
    </w:p>
    <w:p w14:paraId="7B7AB09B" w14:textId="77777777" w:rsidR="00086691" w:rsidRPr="004F324E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4F324E">
        <w:rPr>
          <w:rFonts w:ascii="Times New Roman" w:hAnsi="Times New Roman" w:cs="Times New Roman"/>
          <w:sz w:val="24"/>
          <w:lang w:val="en-US"/>
        </w:rPr>
        <w:t xml:space="preserve"> ClientInfo =15/2=7.5</w:t>
      </w:r>
    </w:p>
    <w:p w14:paraId="2CD61229" w14:textId="77777777" w:rsidR="00086691" w:rsidRPr="004F324E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4F324E">
        <w:rPr>
          <w:rFonts w:ascii="Times New Roman" w:hAnsi="Times New Roman" w:cs="Times New Roman"/>
          <w:sz w:val="24"/>
          <w:lang w:val="en-US"/>
        </w:rPr>
        <w:t xml:space="preserve"> Message =</w:t>
      </w:r>
      <w:r>
        <w:rPr>
          <w:rFonts w:ascii="Times New Roman" w:hAnsi="Times New Roman" w:cs="Times New Roman"/>
          <w:sz w:val="24"/>
          <w:lang w:val="en-US"/>
        </w:rPr>
        <w:t>13/2</w:t>
      </w:r>
      <w:r w:rsidRPr="004F324E">
        <w:rPr>
          <w:rFonts w:ascii="Times New Roman" w:hAnsi="Times New Roman" w:cs="Times New Roman"/>
          <w:sz w:val="24"/>
          <w:lang w:val="en-US"/>
        </w:rPr>
        <w:t>=6.5</w:t>
      </w:r>
    </w:p>
    <w:p w14:paraId="2B837F72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4F324E">
        <w:rPr>
          <w:rFonts w:ascii="Times New Roman" w:hAnsi="Times New Roman" w:cs="Times New Roman"/>
          <w:sz w:val="24"/>
          <w:lang w:val="en-US"/>
        </w:rPr>
        <w:t xml:space="preserve"> class WinHistoryDbContext =17/</w:t>
      </w:r>
      <w:r w:rsidRPr="005116F7">
        <w:rPr>
          <w:rFonts w:ascii="Times New Roman" w:hAnsi="Times New Roman" w:cs="Times New Roman"/>
          <w:sz w:val="24"/>
          <w:lang w:val="en-US"/>
        </w:rPr>
        <w:t>3</w:t>
      </w:r>
      <w:r w:rsidRPr="004F324E">
        <w:rPr>
          <w:rFonts w:ascii="Times New Roman" w:hAnsi="Times New Roman" w:cs="Times New Roman"/>
          <w:sz w:val="24"/>
          <w:lang w:val="en-US"/>
        </w:rPr>
        <w:t>=</w:t>
      </w:r>
      <w:r w:rsidRPr="005116F7">
        <w:rPr>
          <w:rFonts w:ascii="Times New Roman" w:hAnsi="Times New Roman" w:cs="Times New Roman"/>
          <w:sz w:val="24"/>
          <w:lang w:val="en-US"/>
        </w:rPr>
        <w:t>5.666</w:t>
      </w:r>
    </w:p>
    <w:p w14:paraId="591EBADB" w14:textId="193298A0" w:rsidR="00A7511E" w:rsidRPr="00997019" w:rsidRDefault="00A7511E" w:rsidP="00A751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A7511E">
        <w:rPr>
          <w:rFonts w:ascii="Times New Roman" w:hAnsi="Times New Roman" w:cs="Times New Roman"/>
          <w:sz w:val="24"/>
          <w:lang w:val="en-US"/>
        </w:rPr>
        <w:t xml:space="preserve"> </w:t>
      </w:r>
      <w:r w:rsidRPr="00821E7F">
        <w:rPr>
          <w:rFonts w:ascii="Times New Roman" w:hAnsi="Times New Roman" w:cs="Times New Roman"/>
          <w:sz w:val="24"/>
          <w:lang w:val="en-US"/>
        </w:rPr>
        <w:t>SearchParametrs=</w:t>
      </w:r>
      <w:r w:rsidR="00997019" w:rsidRPr="00997019">
        <w:rPr>
          <w:rFonts w:ascii="Times New Roman" w:hAnsi="Times New Roman" w:cs="Times New Roman"/>
          <w:sz w:val="24"/>
          <w:lang w:val="en-US"/>
        </w:rPr>
        <w:t>9</w:t>
      </w:r>
      <w:r w:rsidR="00997019">
        <w:rPr>
          <w:rFonts w:ascii="Times New Roman" w:hAnsi="Times New Roman" w:cs="Times New Roman"/>
          <w:sz w:val="24"/>
          <w:lang w:val="en-US"/>
        </w:rPr>
        <w:t>/3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997019" w:rsidRPr="00997019">
        <w:rPr>
          <w:rFonts w:ascii="Times New Roman" w:hAnsi="Times New Roman" w:cs="Times New Roman"/>
          <w:sz w:val="24"/>
          <w:lang w:val="en-US"/>
        </w:rPr>
        <w:t>3</w:t>
      </w:r>
    </w:p>
    <w:p w14:paraId="0AF337A2" w14:textId="21973A58" w:rsidR="00A7511E" w:rsidRPr="00E371F1" w:rsidRDefault="00A7511E" w:rsidP="00A751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HasGuidParam=</w:t>
      </w:r>
      <w:r w:rsidR="00997019" w:rsidRPr="00997019">
        <w:rPr>
          <w:rFonts w:ascii="Times New Roman" w:hAnsi="Times New Roman" w:cs="Times New Roman"/>
          <w:sz w:val="24"/>
          <w:lang w:val="en-US"/>
        </w:rPr>
        <w:t>8/2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997019" w:rsidRPr="00997019">
        <w:rPr>
          <w:rFonts w:ascii="Times New Roman" w:hAnsi="Times New Roman" w:cs="Times New Roman"/>
          <w:sz w:val="24"/>
          <w:lang w:val="en-US"/>
        </w:rPr>
        <w:t>4</w:t>
      </w:r>
    </w:p>
    <w:p w14:paraId="2FA9EDB0" w14:textId="08C337CB" w:rsidR="00A7511E" w:rsidRPr="00E371F1" w:rsidRDefault="00A7511E" w:rsidP="00A751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HasMinimumLevelParam=</w:t>
      </w:r>
      <w:r w:rsidR="00997019" w:rsidRPr="00997019">
        <w:rPr>
          <w:rFonts w:ascii="Times New Roman" w:hAnsi="Times New Roman" w:cs="Times New Roman"/>
          <w:sz w:val="24"/>
          <w:lang w:val="en-US"/>
        </w:rPr>
        <w:t>8/2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997019" w:rsidRPr="00997019">
        <w:rPr>
          <w:rFonts w:ascii="Times New Roman" w:hAnsi="Times New Roman" w:cs="Times New Roman"/>
          <w:sz w:val="24"/>
          <w:lang w:val="en-US"/>
        </w:rPr>
        <w:t>4</w:t>
      </w:r>
    </w:p>
    <w:p w14:paraId="25103661" w14:textId="7F75556C" w:rsidR="00A7511E" w:rsidRPr="00E371F1" w:rsidRDefault="00A7511E" w:rsidP="00A751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NoParam=</w:t>
      </w:r>
      <w:r w:rsidR="00997019" w:rsidRPr="00997019">
        <w:rPr>
          <w:rFonts w:ascii="Times New Roman" w:hAnsi="Times New Roman" w:cs="Times New Roman"/>
          <w:sz w:val="24"/>
          <w:lang w:val="en-US"/>
        </w:rPr>
        <w:t>5/1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997019" w:rsidRPr="00997019">
        <w:rPr>
          <w:rFonts w:ascii="Times New Roman" w:hAnsi="Times New Roman" w:cs="Times New Roman"/>
          <w:sz w:val="24"/>
          <w:lang w:val="en-US"/>
        </w:rPr>
        <w:t>5</w:t>
      </w:r>
    </w:p>
    <w:p w14:paraId="7A02FEFA" w14:textId="244F89C6" w:rsidR="00A7511E" w:rsidRPr="00E371F1" w:rsidRDefault="00A7511E" w:rsidP="00A751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ContainsParam=</w:t>
      </w:r>
      <w:r w:rsidR="00997019" w:rsidRPr="00997019">
        <w:rPr>
          <w:rFonts w:ascii="Times New Roman" w:hAnsi="Times New Roman" w:cs="Times New Roman"/>
          <w:sz w:val="24"/>
          <w:lang w:val="en-US"/>
        </w:rPr>
        <w:t>8/2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997019" w:rsidRPr="003B5B2A">
        <w:rPr>
          <w:rFonts w:ascii="Times New Roman" w:hAnsi="Times New Roman" w:cs="Times New Roman"/>
          <w:sz w:val="24"/>
          <w:lang w:val="en-US"/>
        </w:rPr>
        <w:t>4</w:t>
      </w:r>
    </w:p>
    <w:p w14:paraId="262C2AB2" w14:textId="5C9891D0" w:rsidR="00A7511E" w:rsidRDefault="00A7511E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6EBCF601" w14:textId="1C7CA3A8" w:rsidR="00086691" w:rsidRPr="003B5B2A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A7511E">
        <w:rPr>
          <w:rFonts w:ascii="Times New Roman" w:hAnsi="Times New Roman" w:cs="Times New Roman"/>
          <w:sz w:val="24"/>
          <w:lang w:val="en-US"/>
        </w:rPr>
        <w:t>=</w:t>
      </w:r>
      <w:r w:rsidR="00764B55" w:rsidRPr="003B5B2A">
        <w:rPr>
          <w:rFonts w:ascii="Times New Roman" w:hAnsi="Times New Roman" w:cs="Times New Roman"/>
          <w:sz w:val="24"/>
          <w:lang w:val="en-US"/>
        </w:rPr>
        <w:t>5</w:t>
      </w:r>
    </w:p>
    <w:p w14:paraId="62366A0A" w14:textId="77777777" w:rsidR="00086691" w:rsidRPr="00A7511E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5C8EEE34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B70733">
        <w:rPr>
          <w:rFonts w:ascii="Times New Roman" w:hAnsi="Times New Roman" w:cs="Times New Roman"/>
          <w:b/>
          <w:sz w:val="24"/>
        </w:rPr>
        <w:t xml:space="preserve"> 11: </w:t>
      </w:r>
      <w:r w:rsidRPr="00966FAB">
        <w:rPr>
          <w:rFonts w:ascii="Times New Roman" w:hAnsi="Times New Roman" w:cs="Times New Roman"/>
          <w:b/>
          <w:sz w:val="24"/>
        </w:rPr>
        <w:t>Среднее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количество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параметров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на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операцию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4F324E">
        <w:rPr>
          <w:rFonts w:ascii="Times New Roman" w:hAnsi="Times New Roman" w:cs="Times New Roman"/>
          <w:b/>
          <w:sz w:val="24"/>
          <w:lang w:val="en-US"/>
        </w:rPr>
        <w:t>NP</w:t>
      </w:r>
      <w:r w:rsidRPr="004F324E">
        <w:rPr>
          <w:rFonts w:ascii="Times New Roman" w:hAnsi="Times New Roman" w:cs="Times New Roman"/>
          <w:b/>
          <w:sz w:val="24"/>
          <w:vertAlign w:val="subscript"/>
          <w:lang w:val="en-US"/>
        </w:rPr>
        <w:t>AVG</w:t>
      </w:r>
    </w:p>
    <w:p w14:paraId="7255224B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5116F7">
        <w:rPr>
          <w:rFonts w:ascii="Times New Roman" w:hAnsi="Times New Roman" w:cs="Times New Roman"/>
          <w:b/>
          <w:sz w:val="24"/>
        </w:rPr>
        <w:t>(</w:t>
      </w:r>
      <w:r w:rsidRPr="004F324E">
        <w:rPr>
          <w:rFonts w:ascii="Times New Roman" w:hAnsi="Times New Roman" w:cs="Times New Roman"/>
          <w:b/>
          <w:sz w:val="24"/>
          <w:lang w:val="en-US"/>
        </w:rPr>
        <w:t>AverageNumbero</w:t>
      </w:r>
      <w:r w:rsidRPr="00966FAB">
        <w:rPr>
          <w:rFonts w:ascii="Times New Roman" w:hAnsi="Times New Roman" w:cs="Times New Roman"/>
          <w:b/>
          <w:sz w:val="24"/>
        </w:rPr>
        <w:t xml:space="preserve">fParametersperoperation) </w:t>
      </w:r>
    </w:p>
    <w:p w14:paraId="47119C8B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Чем больше параметров у операции, тем сложнее сотрудничество между объектами. Поэтому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 xml:space="preserve">должно быть как можно меньшим. </w:t>
      </w:r>
    </w:p>
    <w:p w14:paraId="09AF5FBC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>= 0,7.</w:t>
      </w:r>
    </w:p>
    <w:p w14:paraId="27F85D9B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WinHistory =</w:t>
      </w:r>
      <w:r w:rsidRPr="005116F7">
        <w:rPr>
          <w:rFonts w:ascii="Times New Roman" w:hAnsi="Times New Roman" w:cs="Times New Roman"/>
          <w:sz w:val="24"/>
          <w:lang w:val="en-US"/>
        </w:rPr>
        <w:t>2/</w:t>
      </w:r>
      <w:r w:rsidRPr="00727926">
        <w:rPr>
          <w:rFonts w:ascii="Times New Roman" w:hAnsi="Times New Roman" w:cs="Times New Roman"/>
          <w:sz w:val="24"/>
          <w:lang w:val="en-US"/>
        </w:rPr>
        <w:t>8=</w:t>
      </w:r>
      <w:r w:rsidRPr="005116F7">
        <w:rPr>
          <w:rFonts w:ascii="Times New Roman" w:hAnsi="Times New Roman" w:cs="Times New Roman"/>
          <w:sz w:val="24"/>
          <w:lang w:val="en-US"/>
        </w:rPr>
        <w:t>0,25</w:t>
      </w:r>
    </w:p>
    <w:p w14:paraId="7E2BC086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ClientInfo =</w:t>
      </w:r>
      <w:r w:rsidRPr="005116F7">
        <w:rPr>
          <w:rFonts w:ascii="Times New Roman" w:hAnsi="Times New Roman" w:cs="Times New Roman"/>
          <w:sz w:val="24"/>
          <w:lang w:val="en-US"/>
        </w:rPr>
        <w:t>3</w:t>
      </w:r>
      <w:r>
        <w:rPr>
          <w:rFonts w:ascii="Times New Roman" w:hAnsi="Times New Roman" w:cs="Times New Roman"/>
          <w:sz w:val="24"/>
          <w:lang w:val="en-US"/>
        </w:rPr>
        <w:t>/2</w:t>
      </w:r>
      <w:r w:rsidRPr="00727926">
        <w:rPr>
          <w:rFonts w:ascii="Times New Roman" w:hAnsi="Times New Roman" w:cs="Times New Roman"/>
          <w:sz w:val="24"/>
          <w:lang w:val="en-US"/>
        </w:rPr>
        <w:t>=</w:t>
      </w:r>
      <w:r w:rsidRPr="005116F7">
        <w:rPr>
          <w:rFonts w:ascii="Times New Roman" w:hAnsi="Times New Roman" w:cs="Times New Roman"/>
          <w:sz w:val="24"/>
          <w:lang w:val="en-US"/>
        </w:rPr>
        <w:t>1.5</w:t>
      </w:r>
    </w:p>
    <w:p w14:paraId="6F85BDE0" w14:textId="77777777" w:rsidR="00086691" w:rsidRPr="00444489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Message =</w:t>
      </w:r>
      <w:r>
        <w:rPr>
          <w:rFonts w:ascii="Times New Roman" w:hAnsi="Times New Roman" w:cs="Times New Roman"/>
          <w:sz w:val="24"/>
          <w:lang w:val="en-US"/>
        </w:rPr>
        <w:t>5/2</w:t>
      </w:r>
      <w:r w:rsidRPr="00727926">
        <w:rPr>
          <w:rFonts w:ascii="Times New Roman" w:hAnsi="Times New Roman" w:cs="Times New Roman"/>
          <w:sz w:val="24"/>
          <w:lang w:val="en-US"/>
        </w:rPr>
        <w:t>=2</w:t>
      </w:r>
      <w:r w:rsidRPr="00444489">
        <w:rPr>
          <w:rFonts w:ascii="Times New Roman" w:hAnsi="Times New Roman" w:cs="Times New Roman"/>
          <w:sz w:val="24"/>
          <w:lang w:val="en-US"/>
        </w:rPr>
        <w:t>.5</w:t>
      </w:r>
    </w:p>
    <w:p w14:paraId="78D23B79" w14:textId="77777777" w:rsidR="00086691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WinHistoryDbContext =</w:t>
      </w:r>
      <w:r w:rsidRPr="005116F7">
        <w:rPr>
          <w:rFonts w:ascii="Times New Roman" w:hAnsi="Times New Roman" w:cs="Times New Roman"/>
          <w:sz w:val="24"/>
          <w:lang w:val="en-US"/>
        </w:rPr>
        <w:t>2/</w:t>
      </w:r>
      <w:r w:rsidRPr="00727926">
        <w:rPr>
          <w:rFonts w:ascii="Times New Roman" w:hAnsi="Times New Roman" w:cs="Times New Roman"/>
          <w:sz w:val="24"/>
          <w:lang w:val="en-US"/>
        </w:rPr>
        <w:t>3=</w:t>
      </w:r>
      <w:r w:rsidRPr="005116F7">
        <w:rPr>
          <w:rFonts w:ascii="Times New Roman" w:hAnsi="Times New Roman" w:cs="Times New Roman"/>
          <w:sz w:val="24"/>
          <w:lang w:val="en-US"/>
        </w:rPr>
        <w:t>0,6</w:t>
      </w:r>
    </w:p>
    <w:p w14:paraId="2E8D07E6" w14:textId="0A5F6047" w:rsidR="006E429C" w:rsidRPr="00997019" w:rsidRDefault="006E429C" w:rsidP="006E429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6E429C">
        <w:rPr>
          <w:rFonts w:ascii="Times New Roman" w:hAnsi="Times New Roman" w:cs="Times New Roman"/>
          <w:sz w:val="24"/>
          <w:lang w:val="en-US"/>
        </w:rPr>
        <w:t xml:space="preserve">NPAVG </w:t>
      </w:r>
      <w:r w:rsidRPr="00821E7F">
        <w:rPr>
          <w:rFonts w:ascii="Times New Roman" w:hAnsi="Times New Roman" w:cs="Times New Roman"/>
          <w:sz w:val="24"/>
          <w:lang w:val="en-US"/>
        </w:rPr>
        <w:t>SearchParametrs=</w:t>
      </w:r>
      <w:r w:rsidR="00E371F1" w:rsidRPr="00E371F1">
        <w:rPr>
          <w:rFonts w:ascii="Times New Roman" w:hAnsi="Times New Roman" w:cs="Times New Roman"/>
          <w:sz w:val="24"/>
          <w:lang w:val="en-US"/>
        </w:rPr>
        <w:t>1</w:t>
      </w:r>
      <w:r>
        <w:rPr>
          <w:rFonts w:ascii="Times New Roman" w:hAnsi="Times New Roman" w:cs="Times New Roman"/>
          <w:sz w:val="24"/>
          <w:lang w:val="en-US"/>
        </w:rPr>
        <w:t>/3</w:t>
      </w:r>
    </w:p>
    <w:p w14:paraId="7374BD25" w14:textId="76893FBE" w:rsidR="006E429C" w:rsidRPr="00E371F1" w:rsidRDefault="006E429C" w:rsidP="006E429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HasGuidParam=</w:t>
      </w:r>
      <w:r w:rsidR="00E371F1" w:rsidRPr="00E371F1">
        <w:rPr>
          <w:rFonts w:ascii="Times New Roman" w:hAnsi="Times New Roman" w:cs="Times New Roman"/>
          <w:sz w:val="24"/>
          <w:lang w:val="en-US"/>
        </w:rPr>
        <w:t>1</w:t>
      </w:r>
      <w:r w:rsidRPr="00997019">
        <w:rPr>
          <w:rFonts w:ascii="Times New Roman" w:hAnsi="Times New Roman" w:cs="Times New Roman"/>
          <w:sz w:val="24"/>
          <w:lang w:val="en-US"/>
        </w:rPr>
        <w:t>/2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E371F1" w:rsidRPr="00E371F1">
        <w:rPr>
          <w:rFonts w:ascii="Times New Roman" w:hAnsi="Times New Roman" w:cs="Times New Roman"/>
          <w:sz w:val="24"/>
          <w:lang w:val="en-US"/>
        </w:rPr>
        <w:t>0.5</w:t>
      </w:r>
    </w:p>
    <w:p w14:paraId="6089364A" w14:textId="4BEEAE58" w:rsidR="006E429C" w:rsidRPr="00E371F1" w:rsidRDefault="006E429C" w:rsidP="006E429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HasMinimumLevelParam=</w:t>
      </w:r>
      <w:r w:rsidR="00E371F1" w:rsidRPr="00E371F1">
        <w:rPr>
          <w:rFonts w:ascii="Times New Roman" w:hAnsi="Times New Roman" w:cs="Times New Roman"/>
          <w:sz w:val="24"/>
          <w:lang w:val="en-US"/>
        </w:rPr>
        <w:t>1</w:t>
      </w:r>
      <w:r w:rsidRPr="00997019">
        <w:rPr>
          <w:rFonts w:ascii="Times New Roman" w:hAnsi="Times New Roman" w:cs="Times New Roman"/>
          <w:sz w:val="24"/>
          <w:lang w:val="en-US"/>
        </w:rPr>
        <w:t>/2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E371F1" w:rsidRPr="00E371F1">
        <w:rPr>
          <w:rFonts w:ascii="Times New Roman" w:hAnsi="Times New Roman" w:cs="Times New Roman"/>
          <w:sz w:val="24"/>
          <w:lang w:val="en-US"/>
        </w:rPr>
        <w:t>0.5</w:t>
      </w:r>
    </w:p>
    <w:p w14:paraId="0AF4ACD9" w14:textId="66F28C31" w:rsidR="006E429C" w:rsidRPr="00E371F1" w:rsidRDefault="006E429C" w:rsidP="006E429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NoParam=</w:t>
      </w:r>
      <w:r w:rsidR="00E371F1" w:rsidRPr="00E371F1">
        <w:rPr>
          <w:rFonts w:ascii="Times New Roman" w:hAnsi="Times New Roman" w:cs="Times New Roman"/>
          <w:sz w:val="24"/>
          <w:lang w:val="en-US"/>
        </w:rPr>
        <w:t>0</w:t>
      </w:r>
      <w:r w:rsidRPr="00997019">
        <w:rPr>
          <w:rFonts w:ascii="Times New Roman" w:hAnsi="Times New Roman" w:cs="Times New Roman"/>
          <w:sz w:val="24"/>
          <w:lang w:val="en-US"/>
        </w:rPr>
        <w:t>/1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E371F1" w:rsidRPr="00E371F1">
        <w:rPr>
          <w:rFonts w:ascii="Times New Roman" w:hAnsi="Times New Roman" w:cs="Times New Roman"/>
          <w:sz w:val="24"/>
          <w:lang w:val="en-US"/>
        </w:rPr>
        <w:t>0</w:t>
      </w:r>
    </w:p>
    <w:p w14:paraId="6797ACE3" w14:textId="7CB806BF" w:rsidR="006E429C" w:rsidRPr="00E371F1" w:rsidRDefault="006E429C" w:rsidP="006E429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ContainsParam=</w:t>
      </w:r>
      <w:r w:rsidR="00E371F1" w:rsidRPr="00E371F1">
        <w:rPr>
          <w:rFonts w:ascii="Times New Roman" w:hAnsi="Times New Roman" w:cs="Times New Roman"/>
          <w:sz w:val="24"/>
          <w:lang w:val="en-US"/>
        </w:rPr>
        <w:t>1</w:t>
      </w:r>
      <w:r w:rsidRPr="00997019">
        <w:rPr>
          <w:rFonts w:ascii="Times New Roman" w:hAnsi="Times New Roman" w:cs="Times New Roman"/>
          <w:sz w:val="24"/>
          <w:lang w:val="en-US"/>
        </w:rPr>
        <w:t>/2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E371F1" w:rsidRPr="00E371F1">
        <w:rPr>
          <w:rFonts w:ascii="Times New Roman" w:hAnsi="Times New Roman" w:cs="Times New Roman"/>
          <w:sz w:val="24"/>
          <w:lang w:val="en-US"/>
        </w:rPr>
        <w:t>0.5</w:t>
      </w:r>
    </w:p>
    <w:p w14:paraId="0F137C0B" w14:textId="77777777" w:rsidR="006E429C" w:rsidRPr="005116F7" w:rsidRDefault="006E429C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34408FF6" w14:textId="6644AD92" w:rsidR="00086691" w:rsidRPr="00B70733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6E429C">
        <w:rPr>
          <w:rFonts w:ascii="Times New Roman" w:hAnsi="Times New Roman" w:cs="Times New Roman"/>
          <w:sz w:val="24"/>
          <w:lang w:val="en-US"/>
        </w:rPr>
        <w:t xml:space="preserve"> =</w:t>
      </w:r>
      <w:r w:rsidR="00E371F1" w:rsidRPr="00B70733">
        <w:rPr>
          <w:rFonts w:ascii="Times New Roman" w:hAnsi="Times New Roman" w:cs="Times New Roman"/>
          <w:sz w:val="24"/>
          <w:lang w:val="en-US"/>
        </w:rPr>
        <w:t>0.742</w:t>
      </w:r>
    </w:p>
    <w:p w14:paraId="2BDFA5B6" w14:textId="77777777" w:rsidR="00086691" w:rsidRPr="006E429C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3DE50CB0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lastRenderedPageBreak/>
        <w:t>Метрика</w:t>
      </w:r>
      <w:r w:rsidRPr="005116F7">
        <w:rPr>
          <w:rFonts w:ascii="Times New Roman" w:hAnsi="Times New Roman" w:cs="Times New Roman"/>
          <w:b/>
          <w:sz w:val="24"/>
        </w:rPr>
        <w:t xml:space="preserve"> 12: </w:t>
      </w:r>
      <w:r w:rsidRPr="00966FAB">
        <w:rPr>
          <w:rFonts w:ascii="Times New Roman" w:hAnsi="Times New Roman" w:cs="Times New Roman"/>
          <w:b/>
          <w:sz w:val="24"/>
        </w:rPr>
        <w:t>Высота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дерева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наследования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DIT</w:t>
      </w:r>
      <w:r w:rsidRPr="005116F7">
        <w:rPr>
          <w:rFonts w:ascii="Times New Roman" w:hAnsi="Times New Roman" w:cs="Times New Roman"/>
          <w:b/>
          <w:sz w:val="24"/>
        </w:rPr>
        <w:t xml:space="preserve"> (</w:t>
      </w:r>
      <w:r w:rsidRPr="00966FAB">
        <w:rPr>
          <w:rFonts w:ascii="Times New Roman" w:hAnsi="Times New Roman" w:cs="Times New Roman"/>
          <w:b/>
          <w:sz w:val="24"/>
          <w:lang w:val="en-US"/>
        </w:rPr>
        <w:t>Depth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of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Inheritance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Tree</w:t>
      </w:r>
      <w:r w:rsidRPr="005116F7">
        <w:rPr>
          <w:rFonts w:ascii="Times New Roman" w:hAnsi="Times New Roman" w:cs="Times New Roman"/>
          <w:b/>
          <w:sz w:val="24"/>
        </w:rPr>
        <w:t>)</w:t>
      </w:r>
    </w:p>
    <w:p w14:paraId="1724800D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444489">
        <w:rPr>
          <w:rFonts w:ascii="Times New Roman" w:hAnsi="Times New Roman" w:cs="Times New Roman"/>
          <w:sz w:val="24"/>
          <w:lang w:val="en-US"/>
        </w:rPr>
        <w:t>DI</w:t>
      </w:r>
      <w:r w:rsidRPr="00966FAB">
        <w:rPr>
          <w:rFonts w:ascii="Times New Roman" w:hAnsi="Times New Roman" w:cs="Times New Roman"/>
          <w:sz w:val="24"/>
        </w:rPr>
        <w:t>T определяется как максимальная длина пути от листа до корня дерева наследования классов.</w:t>
      </w:r>
    </w:p>
    <w:p w14:paraId="6E512A78" w14:textId="4A0C96CD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DIT = </w:t>
      </w:r>
      <w:r w:rsidR="009E5CEC">
        <w:rPr>
          <w:rFonts w:ascii="Times New Roman" w:hAnsi="Times New Roman" w:cs="Times New Roman"/>
          <w:sz w:val="24"/>
        </w:rPr>
        <w:t>1</w:t>
      </w:r>
    </w:p>
    <w:p w14:paraId="3AD71CD4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6979C5C2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13: Суммарное количество методов, определенных во всех классах системыNOM (Numberofmethods)</w:t>
      </w:r>
    </w:p>
    <w:p w14:paraId="7FA48E05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количеству методов во всех классах системы.</w:t>
      </w:r>
    </w:p>
    <w:p w14:paraId="66E96142" w14:textId="1EC3577F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NOM = </w:t>
      </w:r>
      <w:r w:rsidR="00427994">
        <w:rPr>
          <w:rFonts w:ascii="Times New Roman" w:hAnsi="Times New Roman" w:cs="Times New Roman"/>
          <w:sz w:val="24"/>
        </w:rPr>
        <w:t>24</w:t>
      </w:r>
    </w:p>
    <w:p w14:paraId="2244FC2B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4B8AB345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14: Общее количество классов в системе – NC (Numberofclasses)</w:t>
      </w:r>
    </w:p>
    <w:p w14:paraId="230C3A01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количеству классов в системе.</w:t>
      </w:r>
    </w:p>
    <w:p w14:paraId="271A0D55" w14:textId="77126826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NC = </w:t>
      </w:r>
      <w:r w:rsidR="00427994">
        <w:rPr>
          <w:rFonts w:ascii="Times New Roman" w:hAnsi="Times New Roman" w:cs="Times New Roman"/>
          <w:sz w:val="24"/>
        </w:rPr>
        <w:t>9</w:t>
      </w:r>
    </w:p>
    <w:p w14:paraId="2D7E4EF8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61A858CF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15: Общее число строк кода – LOCsum (LinesOfCode)</w:t>
      </w:r>
    </w:p>
    <w:p w14:paraId="1263D970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числу строк кода системы.</w:t>
      </w:r>
    </w:p>
    <w:p w14:paraId="1B99682B" w14:textId="5F915DBC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LOCsumАИС =</w:t>
      </w:r>
      <w:r>
        <w:rPr>
          <w:rFonts w:ascii="Times New Roman" w:hAnsi="Times New Roman" w:cs="Times New Roman"/>
          <w:sz w:val="24"/>
        </w:rPr>
        <w:t>1</w:t>
      </w:r>
      <w:r w:rsidR="00427994">
        <w:rPr>
          <w:rFonts w:ascii="Times New Roman" w:hAnsi="Times New Roman" w:cs="Times New Roman"/>
          <w:sz w:val="24"/>
        </w:rPr>
        <w:t>40</w:t>
      </w:r>
    </w:p>
    <w:p w14:paraId="714D0EBB" w14:textId="77777777" w:rsidR="001E797A" w:rsidRPr="00966FAB" w:rsidRDefault="001E797A" w:rsidP="00553855">
      <w:pPr>
        <w:pStyle w:val="a7"/>
        <w:rPr>
          <w:rFonts w:ascii="Times New Roman" w:hAnsi="Times New Roman" w:cs="Times New Roman"/>
          <w:sz w:val="24"/>
        </w:rPr>
      </w:pPr>
    </w:p>
    <w:p w14:paraId="4656FB0E" w14:textId="77777777" w:rsidR="00553855" w:rsidRPr="00B70733" w:rsidRDefault="00553855" w:rsidP="00553855">
      <w:pPr>
        <w:pStyle w:val="a7"/>
        <w:outlineLvl w:val="1"/>
        <w:rPr>
          <w:rFonts w:ascii="Times New Roman" w:hAnsi="Times New Roman" w:cs="Times New Roman"/>
          <w:b/>
          <w:sz w:val="28"/>
        </w:rPr>
      </w:pPr>
      <w:bookmarkStart w:id="265" w:name="_Toc389138491"/>
      <w:r w:rsidRPr="00B70733">
        <w:rPr>
          <w:rFonts w:ascii="Times New Roman" w:hAnsi="Times New Roman" w:cs="Times New Roman"/>
          <w:b/>
          <w:sz w:val="28"/>
        </w:rPr>
        <w:t>Тестирование и отладка</w:t>
      </w:r>
      <w:bookmarkEnd w:id="265"/>
    </w:p>
    <w:p w14:paraId="4BF58F36" w14:textId="77777777" w:rsidR="0000273A" w:rsidRDefault="0000273A" w:rsidP="0000273A">
      <w:pPr>
        <w:pStyle w:val="a7"/>
        <w:outlineLvl w:val="2"/>
        <w:rPr>
          <w:rFonts w:ascii="Times New Roman" w:hAnsi="Times New Roman" w:cs="Times New Roman"/>
          <w:sz w:val="24"/>
        </w:rPr>
      </w:pPr>
    </w:p>
    <w:p w14:paraId="20F80AD6" w14:textId="1A0BA63F" w:rsidR="0000273A" w:rsidRDefault="0000273A" w:rsidP="0000273A">
      <w:pPr>
        <w:pStyle w:val="a7"/>
        <w:outlineLvl w:val="2"/>
        <w:rPr>
          <w:rFonts w:ascii="Times New Roman" w:hAnsi="Times New Roman" w:cs="Times New Roman"/>
          <w:sz w:val="24"/>
        </w:rPr>
      </w:pPr>
      <w:bookmarkStart w:id="266" w:name="_Toc389138492"/>
      <w:r>
        <w:rPr>
          <w:rFonts w:ascii="Times New Roman" w:hAnsi="Times New Roman" w:cs="Times New Roman"/>
          <w:sz w:val="24"/>
        </w:rPr>
        <w:t>структурное</w:t>
      </w:r>
      <w:bookmarkEnd w:id="266"/>
    </w:p>
    <w:p w14:paraId="737C6518" w14:textId="77777777" w:rsidR="000213B8" w:rsidRPr="000213B8" w:rsidRDefault="000213B8" w:rsidP="000213B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0213B8">
        <w:rPr>
          <w:rFonts w:ascii="Times New Roman" w:hAnsi="Times New Roman" w:cs="Times New Roman"/>
          <w:sz w:val="24"/>
        </w:rPr>
        <w:t xml:space="preserve">Основные понятия и принципы тестирования ПО Тестирование — процесс выполнения программы с целью обнаружения ошибок. Шаги процесса задаются тестами. Каждый тест определяет:  </w:t>
      </w:r>
    </w:p>
    <w:p w14:paraId="063F468E" w14:textId="77777777" w:rsidR="000213B8" w:rsidRPr="000213B8" w:rsidRDefault="000213B8" w:rsidP="000213B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0213B8">
        <w:rPr>
          <w:rFonts w:ascii="Times New Roman" w:hAnsi="Times New Roman" w:cs="Times New Roman"/>
          <w:sz w:val="24"/>
        </w:rPr>
        <w:t>•</w:t>
      </w:r>
      <w:r w:rsidRPr="000213B8">
        <w:rPr>
          <w:rFonts w:ascii="Times New Roman" w:hAnsi="Times New Roman" w:cs="Times New Roman"/>
          <w:sz w:val="24"/>
        </w:rPr>
        <w:tab/>
        <w:t xml:space="preserve">свой набор исходных данных и условий для запуска программы; </w:t>
      </w:r>
    </w:p>
    <w:p w14:paraId="2683D9AB" w14:textId="44825A60" w:rsidR="0000273A" w:rsidRDefault="000213B8" w:rsidP="000213B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0213B8">
        <w:rPr>
          <w:rFonts w:ascii="Times New Roman" w:hAnsi="Times New Roman" w:cs="Times New Roman"/>
          <w:sz w:val="24"/>
        </w:rPr>
        <w:t>•</w:t>
      </w:r>
      <w:r w:rsidRPr="000213B8">
        <w:rPr>
          <w:rFonts w:ascii="Times New Roman" w:hAnsi="Times New Roman" w:cs="Times New Roman"/>
          <w:sz w:val="24"/>
        </w:rPr>
        <w:tab/>
        <w:t>набор ожидаемых результатов работы программы.</w:t>
      </w:r>
    </w:p>
    <w:p w14:paraId="54E8F808" w14:textId="63D1E65C" w:rsidR="00E23F58" w:rsidRDefault="00E23F58" w:rsidP="00E23F58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4"/>
        </w:rPr>
      </w:pPr>
      <w:bookmarkStart w:id="267" w:name="_Toc389138493"/>
      <w:r w:rsidRPr="00E23F58">
        <w:rPr>
          <w:rFonts w:ascii="Times New Roman" w:hAnsi="Times New Roman" w:cs="Times New Roman"/>
          <w:sz w:val="24"/>
        </w:rPr>
        <w:t>поиск по БД</w:t>
      </w:r>
    </w:p>
    <w:p w14:paraId="549BE118" w14:textId="264D76F0" w:rsidR="00E23F58" w:rsidRDefault="00E23F58" w:rsidP="00E23F58">
      <w:pPr>
        <w:pStyle w:val="a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Исходные данные</w:t>
      </w:r>
      <w:r w:rsidRPr="00E23F58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>поисковая фраза, номер уровня</w:t>
      </w:r>
    </w:p>
    <w:p w14:paraId="2F4FDFE7" w14:textId="77777777" w:rsidR="00E23F58" w:rsidRPr="00E23F58" w:rsidRDefault="00E23F58" w:rsidP="00E23F58">
      <w:pPr>
        <w:pStyle w:val="a7"/>
        <w:rPr>
          <w:rFonts w:ascii="Times New Roman" w:hAnsi="Times New Roman" w:cs="Times New Roman"/>
          <w:sz w:val="24"/>
        </w:rPr>
      </w:pPr>
    </w:p>
    <w:p w14:paraId="7B174343" w14:textId="7EA3E865" w:rsidR="00E23F58" w:rsidRPr="00E23F58" w:rsidRDefault="00E23F58" w:rsidP="00E23F58">
      <w:pPr>
        <w:pStyle w:val="a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54EA07C" wp14:editId="6C792596">
            <wp:extent cx="5934075" cy="17145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2E4DC" w14:textId="740A0B65" w:rsidR="00E23F58" w:rsidRDefault="00E23F58" w:rsidP="00E23F58">
      <w:pPr>
        <w:rPr>
          <w:rFonts w:ascii="Times New Roman" w:hAnsi="Times New Roman" w:cs="Times New Roman"/>
          <w:sz w:val="24"/>
          <w:szCs w:val="24"/>
        </w:rPr>
      </w:pPr>
      <w:r w:rsidRPr="00E23F58">
        <w:rPr>
          <w:rFonts w:ascii="Times New Roman" w:hAnsi="Times New Roman" w:cs="Times New Roman"/>
          <w:sz w:val="24"/>
          <w:szCs w:val="24"/>
        </w:rPr>
        <w:lastRenderedPageBreak/>
        <w:t>На</w:t>
      </w:r>
      <w:r>
        <w:rPr>
          <w:rFonts w:ascii="Times New Roman" w:hAnsi="Times New Roman" w:cs="Times New Roman"/>
          <w:sz w:val="24"/>
          <w:szCs w:val="24"/>
        </w:rPr>
        <w:t>бор исходных данных ошибок не выявил.</w:t>
      </w:r>
    </w:p>
    <w:p w14:paraId="60BDFFC5" w14:textId="48246022" w:rsidR="00E23F58" w:rsidRDefault="00E23F58" w:rsidP="00E23F58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Экспорт в другие форматы </w:t>
      </w:r>
    </w:p>
    <w:p w14:paraId="0D4917D8" w14:textId="07B6C22C" w:rsidR="00E23F58" w:rsidRDefault="00E23F58" w:rsidP="00E23F58">
      <w:pPr>
        <w:pStyle w:val="a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Исходные данные</w:t>
      </w:r>
      <w:r w:rsidRPr="00E23F5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выбор в какой формат экспортировать</w:t>
      </w:r>
    </w:p>
    <w:p w14:paraId="237CD9A8" w14:textId="1AAE4169" w:rsidR="00E23F58" w:rsidRPr="00E23F58" w:rsidRDefault="00E23F58" w:rsidP="00E23F58">
      <w:pPr>
        <w:pStyle w:val="a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9671C5" wp14:editId="5EE53850">
            <wp:extent cx="5934075" cy="39719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2B1FA" w14:textId="28EB950C" w:rsidR="00E23F58" w:rsidRDefault="00E23F58" w:rsidP="00E23F58">
      <w:pPr>
        <w:rPr>
          <w:rFonts w:ascii="Times New Roman" w:hAnsi="Times New Roman" w:cs="Times New Roman"/>
          <w:sz w:val="24"/>
          <w:szCs w:val="24"/>
        </w:rPr>
      </w:pPr>
      <w:r w:rsidRPr="00E23F58">
        <w:rPr>
          <w:rFonts w:ascii="Times New Roman" w:hAnsi="Times New Roman" w:cs="Times New Roman"/>
          <w:sz w:val="24"/>
          <w:szCs w:val="24"/>
        </w:rPr>
        <w:t xml:space="preserve">Набор </w:t>
      </w:r>
      <w:r>
        <w:rPr>
          <w:rFonts w:ascii="Times New Roman" w:hAnsi="Times New Roman" w:cs="Times New Roman"/>
          <w:sz w:val="24"/>
          <w:szCs w:val="24"/>
        </w:rPr>
        <w:t>исходных данных ошибок не выявил.</w:t>
      </w:r>
    </w:p>
    <w:p w14:paraId="5F931723" w14:textId="77777777" w:rsidR="00E23F58" w:rsidRDefault="00E23F58" w:rsidP="00E23F58">
      <w:pPr>
        <w:rPr>
          <w:rFonts w:ascii="Times New Roman" w:hAnsi="Times New Roman" w:cs="Times New Roman"/>
          <w:sz w:val="24"/>
          <w:szCs w:val="24"/>
        </w:rPr>
      </w:pPr>
    </w:p>
    <w:p w14:paraId="70C1C672" w14:textId="0E0B5E2B" w:rsidR="00E23F58" w:rsidRDefault="00E23F58" w:rsidP="00E23F58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Прием сообщений. </w:t>
      </w:r>
    </w:p>
    <w:p w14:paraId="4A3929F4" w14:textId="002EA15C" w:rsidR="00E23F58" w:rsidRDefault="00E23F58" w:rsidP="00E23F58">
      <w:pPr>
        <w:pStyle w:val="a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Исходные данные</w:t>
      </w:r>
      <w:r w:rsidRPr="00E23F58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тестовая программа для отправки сообщений, </w:t>
      </w:r>
      <w:r w:rsidR="008E5B17">
        <w:rPr>
          <w:rFonts w:ascii="Times New Roman" w:hAnsi="Times New Roman" w:cs="Times New Roman"/>
          <w:sz w:val="24"/>
          <w:szCs w:val="24"/>
        </w:rPr>
        <w:t>ЖС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E5B17">
        <w:rPr>
          <w:rFonts w:ascii="Times New Roman" w:hAnsi="Times New Roman" w:cs="Times New Roman"/>
          <w:sz w:val="24"/>
          <w:szCs w:val="24"/>
        </w:rPr>
        <w:t>настроенный</w:t>
      </w:r>
      <w:r>
        <w:rPr>
          <w:rFonts w:ascii="Times New Roman" w:hAnsi="Times New Roman" w:cs="Times New Roman"/>
          <w:sz w:val="24"/>
          <w:szCs w:val="24"/>
        </w:rPr>
        <w:t xml:space="preserve"> на эту программу. </w:t>
      </w:r>
    </w:p>
    <w:p w14:paraId="17F0E8BE" w14:textId="101D7BD9" w:rsidR="008E5B17" w:rsidRDefault="008E5B17" w:rsidP="00E23F58">
      <w:pPr>
        <w:pStyle w:val="a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Набор исходных данных ошибок не выявил.</w:t>
      </w:r>
    </w:p>
    <w:p w14:paraId="58E2D314" w14:textId="77777777" w:rsidR="0004357E" w:rsidRDefault="0004357E" w:rsidP="00E23F58">
      <w:pPr>
        <w:pStyle w:val="a7"/>
        <w:rPr>
          <w:rFonts w:ascii="Times New Roman" w:hAnsi="Times New Roman" w:cs="Times New Roman"/>
          <w:sz w:val="24"/>
          <w:szCs w:val="24"/>
        </w:rPr>
      </w:pPr>
    </w:p>
    <w:p w14:paraId="10C89862" w14:textId="77777777" w:rsidR="0004357E" w:rsidRDefault="0004357E" w:rsidP="00E23F58">
      <w:pPr>
        <w:pStyle w:val="a7"/>
        <w:rPr>
          <w:rFonts w:ascii="Times New Roman" w:hAnsi="Times New Roman" w:cs="Times New Roman"/>
          <w:sz w:val="24"/>
          <w:szCs w:val="24"/>
        </w:rPr>
      </w:pPr>
    </w:p>
    <w:p w14:paraId="7A8AB393" w14:textId="77777777" w:rsidR="0004357E" w:rsidRDefault="0004357E" w:rsidP="00E23F58">
      <w:pPr>
        <w:pStyle w:val="a7"/>
        <w:rPr>
          <w:rFonts w:ascii="Times New Roman" w:hAnsi="Times New Roman" w:cs="Times New Roman"/>
          <w:sz w:val="24"/>
          <w:szCs w:val="24"/>
        </w:rPr>
      </w:pPr>
    </w:p>
    <w:p w14:paraId="361815A6" w14:textId="77777777" w:rsidR="0004357E" w:rsidRDefault="0004357E" w:rsidP="00E23F58">
      <w:pPr>
        <w:pStyle w:val="a7"/>
        <w:rPr>
          <w:rFonts w:ascii="Times New Roman" w:hAnsi="Times New Roman" w:cs="Times New Roman"/>
          <w:sz w:val="24"/>
          <w:szCs w:val="24"/>
        </w:rPr>
      </w:pPr>
    </w:p>
    <w:p w14:paraId="550355E6" w14:textId="77777777" w:rsidR="0004357E" w:rsidRDefault="0004357E" w:rsidP="00E23F58">
      <w:pPr>
        <w:pStyle w:val="a7"/>
        <w:rPr>
          <w:rFonts w:ascii="Times New Roman" w:hAnsi="Times New Roman" w:cs="Times New Roman"/>
          <w:sz w:val="24"/>
          <w:szCs w:val="24"/>
        </w:rPr>
      </w:pPr>
    </w:p>
    <w:p w14:paraId="7C03352A" w14:textId="77777777" w:rsidR="0004357E" w:rsidRDefault="0004357E" w:rsidP="00E23F58">
      <w:pPr>
        <w:pStyle w:val="a7"/>
        <w:rPr>
          <w:rFonts w:ascii="Times New Roman" w:hAnsi="Times New Roman" w:cs="Times New Roman"/>
          <w:sz w:val="24"/>
          <w:szCs w:val="24"/>
        </w:rPr>
      </w:pPr>
    </w:p>
    <w:p w14:paraId="221B7995" w14:textId="77777777" w:rsidR="0004357E" w:rsidRDefault="0004357E" w:rsidP="00E23F58">
      <w:pPr>
        <w:pStyle w:val="a7"/>
        <w:rPr>
          <w:rFonts w:ascii="Times New Roman" w:hAnsi="Times New Roman" w:cs="Times New Roman"/>
          <w:sz w:val="24"/>
          <w:szCs w:val="24"/>
        </w:rPr>
      </w:pPr>
    </w:p>
    <w:p w14:paraId="1313FD35" w14:textId="77777777" w:rsidR="0004357E" w:rsidRDefault="0004357E" w:rsidP="00E23F58">
      <w:pPr>
        <w:pStyle w:val="a7"/>
        <w:rPr>
          <w:rFonts w:ascii="Times New Roman" w:hAnsi="Times New Roman" w:cs="Times New Roman"/>
          <w:sz w:val="24"/>
          <w:szCs w:val="24"/>
        </w:rPr>
      </w:pPr>
    </w:p>
    <w:p w14:paraId="00E596F3" w14:textId="77777777" w:rsidR="0004357E" w:rsidRDefault="0004357E" w:rsidP="00E23F58">
      <w:pPr>
        <w:pStyle w:val="a7"/>
        <w:rPr>
          <w:rFonts w:ascii="Times New Roman" w:hAnsi="Times New Roman" w:cs="Times New Roman"/>
          <w:sz w:val="24"/>
          <w:szCs w:val="24"/>
        </w:rPr>
      </w:pPr>
    </w:p>
    <w:p w14:paraId="02DCA0B4" w14:textId="77777777" w:rsidR="0004357E" w:rsidRDefault="0004357E" w:rsidP="00E23F58">
      <w:pPr>
        <w:pStyle w:val="a7"/>
        <w:rPr>
          <w:rFonts w:ascii="Times New Roman" w:hAnsi="Times New Roman" w:cs="Times New Roman"/>
          <w:sz w:val="24"/>
          <w:szCs w:val="24"/>
        </w:rPr>
      </w:pPr>
    </w:p>
    <w:p w14:paraId="650DC440" w14:textId="77777777" w:rsidR="0004357E" w:rsidRDefault="0004357E" w:rsidP="00E23F58">
      <w:pPr>
        <w:pStyle w:val="a7"/>
        <w:rPr>
          <w:rFonts w:ascii="Times New Roman" w:hAnsi="Times New Roman" w:cs="Times New Roman"/>
          <w:sz w:val="24"/>
          <w:szCs w:val="24"/>
        </w:rPr>
      </w:pPr>
    </w:p>
    <w:p w14:paraId="5C2EACB1" w14:textId="77777777" w:rsidR="0004357E" w:rsidRPr="00E23F58" w:rsidRDefault="0004357E" w:rsidP="00E23F58">
      <w:pPr>
        <w:pStyle w:val="a7"/>
        <w:rPr>
          <w:rFonts w:ascii="Times New Roman" w:hAnsi="Times New Roman" w:cs="Times New Roman"/>
          <w:sz w:val="24"/>
          <w:szCs w:val="24"/>
        </w:rPr>
      </w:pPr>
    </w:p>
    <w:p w14:paraId="5CA32419" w14:textId="45839121" w:rsidR="00D6699D" w:rsidRPr="000213B8" w:rsidRDefault="0000273A" w:rsidP="0000273A">
      <w:pPr>
        <w:pStyle w:val="3"/>
        <w:rPr>
          <w:rFonts w:ascii="Times New Roman" w:hAnsi="Times New Roman" w:cs="Times New Roman"/>
        </w:rPr>
      </w:pPr>
      <w:r w:rsidRPr="000213B8">
        <w:rPr>
          <w:rFonts w:ascii="Times New Roman" w:hAnsi="Times New Roman" w:cs="Times New Roman"/>
        </w:rPr>
        <w:lastRenderedPageBreak/>
        <w:t>Функциональное</w:t>
      </w:r>
      <w:bookmarkEnd w:id="267"/>
      <w:r w:rsidRPr="000213B8">
        <w:rPr>
          <w:rFonts w:ascii="Times New Roman" w:hAnsi="Times New Roman" w:cs="Times New Roman"/>
        </w:rPr>
        <w:t xml:space="preserve"> </w:t>
      </w:r>
    </w:p>
    <w:p w14:paraId="5BB6642D" w14:textId="77777777" w:rsidR="000213B8" w:rsidRPr="000213B8" w:rsidRDefault="000213B8" w:rsidP="000213B8">
      <w:pPr>
        <w:jc w:val="both"/>
        <w:rPr>
          <w:rFonts w:ascii="Times New Roman" w:hAnsi="Times New Roman" w:cs="Times New Roman"/>
          <w:sz w:val="24"/>
          <w:szCs w:val="24"/>
        </w:rPr>
      </w:pPr>
      <w:r w:rsidRPr="000213B8">
        <w:rPr>
          <w:rFonts w:ascii="Times New Roman" w:hAnsi="Times New Roman" w:cs="Times New Roman"/>
          <w:sz w:val="24"/>
          <w:szCs w:val="24"/>
        </w:rPr>
        <w:t>Функциональное тестирование — это тестирование ПО в целях проверки реализуемости функциональных требований, то есть способности ПО в определённых условиях решать задачи, нужные пользователям. Функциональные требования определяют, что именно делает ПО, какие задачи оно решает.</w:t>
      </w:r>
    </w:p>
    <w:p w14:paraId="205D5884" w14:textId="77777777" w:rsidR="000213B8" w:rsidRPr="000213B8" w:rsidRDefault="000213B8" w:rsidP="000213B8">
      <w:pPr>
        <w:jc w:val="both"/>
        <w:rPr>
          <w:rFonts w:ascii="Times New Roman" w:hAnsi="Times New Roman" w:cs="Times New Roman"/>
          <w:sz w:val="24"/>
          <w:szCs w:val="24"/>
        </w:rPr>
      </w:pPr>
      <w:r w:rsidRPr="000213B8">
        <w:rPr>
          <w:rFonts w:ascii="Times New Roman" w:hAnsi="Times New Roman" w:cs="Times New Roman"/>
          <w:sz w:val="24"/>
          <w:szCs w:val="24"/>
        </w:rPr>
        <w:t>Тестирование «черного ящика» обеспечивает поиск следующих категорий ошибок:</w:t>
      </w:r>
    </w:p>
    <w:p w14:paraId="38198710" w14:textId="77777777" w:rsidR="000213B8" w:rsidRPr="000213B8" w:rsidRDefault="000213B8" w:rsidP="000213B8">
      <w:pPr>
        <w:jc w:val="both"/>
        <w:rPr>
          <w:rFonts w:ascii="Times New Roman" w:hAnsi="Times New Roman" w:cs="Times New Roman"/>
          <w:sz w:val="24"/>
          <w:szCs w:val="24"/>
        </w:rPr>
      </w:pPr>
      <w:r w:rsidRPr="000213B8">
        <w:rPr>
          <w:rFonts w:ascii="Times New Roman" w:hAnsi="Times New Roman" w:cs="Times New Roman"/>
          <w:sz w:val="24"/>
          <w:szCs w:val="24"/>
        </w:rPr>
        <w:t>1) некорректных или отсутствующих функций;</w:t>
      </w:r>
    </w:p>
    <w:p w14:paraId="465F32C0" w14:textId="77777777" w:rsidR="000213B8" w:rsidRPr="000213B8" w:rsidRDefault="000213B8" w:rsidP="000213B8">
      <w:pPr>
        <w:jc w:val="both"/>
        <w:rPr>
          <w:rFonts w:ascii="Times New Roman" w:hAnsi="Times New Roman" w:cs="Times New Roman"/>
          <w:sz w:val="24"/>
          <w:szCs w:val="24"/>
        </w:rPr>
      </w:pPr>
      <w:r w:rsidRPr="000213B8">
        <w:rPr>
          <w:rFonts w:ascii="Times New Roman" w:hAnsi="Times New Roman" w:cs="Times New Roman"/>
          <w:sz w:val="24"/>
          <w:szCs w:val="24"/>
        </w:rPr>
        <w:t>2) ошибок интерфейса;</w:t>
      </w:r>
    </w:p>
    <w:p w14:paraId="4D2AC398" w14:textId="77777777" w:rsidR="000213B8" w:rsidRPr="000213B8" w:rsidRDefault="000213B8" w:rsidP="000213B8">
      <w:pPr>
        <w:jc w:val="both"/>
        <w:rPr>
          <w:rFonts w:ascii="Times New Roman" w:hAnsi="Times New Roman" w:cs="Times New Roman"/>
          <w:sz w:val="24"/>
          <w:szCs w:val="24"/>
        </w:rPr>
      </w:pPr>
      <w:r w:rsidRPr="000213B8">
        <w:rPr>
          <w:rFonts w:ascii="Times New Roman" w:hAnsi="Times New Roman" w:cs="Times New Roman"/>
          <w:sz w:val="24"/>
          <w:szCs w:val="24"/>
        </w:rPr>
        <w:t>3) ошибок во внешних структурах данных или в доступе к внешней базе данных;</w:t>
      </w:r>
    </w:p>
    <w:p w14:paraId="7C9E81DF" w14:textId="77777777" w:rsidR="000213B8" w:rsidRPr="000213B8" w:rsidRDefault="000213B8" w:rsidP="000213B8">
      <w:pPr>
        <w:jc w:val="both"/>
        <w:rPr>
          <w:rFonts w:ascii="Times New Roman" w:hAnsi="Times New Roman" w:cs="Times New Roman"/>
          <w:sz w:val="24"/>
          <w:szCs w:val="24"/>
        </w:rPr>
      </w:pPr>
      <w:r w:rsidRPr="000213B8">
        <w:rPr>
          <w:rFonts w:ascii="Times New Roman" w:hAnsi="Times New Roman" w:cs="Times New Roman"/>
          <w:sz w:val="24"/>
          <w:szCs w:val="24"/>
        </w:rPr>
        <w:t>4) ошибок характеристик (необходимая емкость памяти и т. д.);</w:t>
      </w:r>
    </w:p>
    <w:p w14:paraId="1C172801" w14:textId="67E9382D" w:rsidR="000213B8" w:rsidRPr="000213B8" w:rsidRDefault="000213B8" w:rsidP="000213B8">
      <w:pPr>
        <w:jc w:val="both"/>
        <w:rPr>
          <w:rFonts w:ascii="Times New Roman" w:hAnsi="Times New Roman" w:cs="Times New Roman"/>
          <w:sz w:val="24"/>
          <w:szCs w:val="24"/>
        </w:rPr>
      </w:pPr>
      <w:r w:rsidRPr="000213B8">
        <w:rPr>
          <w:rFonts w:ascii="Times New Roman" w:hAnsi="Times New Roman" w:cs="Times New Roman"/>
          <w:sz w:val="24"/>
          <w:szCs w:val="24"/>
        </w:rPr>
        <w:t>5) ошибок инициализации и завершения.</w:t>
      </w:r>
    </w:p>
    <w:p w14:paraId="3737ED25" w14:textId="574DDD88" w:rsidR="00B70733" w:rsidRDefault="00B70733" w:rsidP="000213B8">
      <w:pPr>
        <w:jc w:val="both"/>
        <w:rPr>
          <w:rFonts w:ascii="Times New Roman" w:hAnsi="Times New Roman" w:cs="Times New Roman"/>
          <w:sz w:val="24"/>
        </w:rPr>
      </w:pPr>
      <w:r w:rsidRPr="00B70733">
        <w:rPr>
          <w:rFonts w:ascii="Times New Roman" w:hAnsi="Times New Roman" w:cs="Times New Roman"/>
          <w:sz w:val="24"/>
        </w:rPr>
        <w:t>Функциональное тестирование осуществлялось в процессе разработки, основную логику утилиты реализует библиотека lib.dll, а вспомогательную client.exe, который в свою очередь использует все функции предоставляемые lib.dll. Таким образом функциональное тестирование производилось проверкой корректных данных или реакций на действия, во вспомогательной утилите client.exe.</w:t>
      </w:r>
    </w:p>
    <w:p w14:paraId="6DCA3E4D" w14:textId="5C55482A" w:rsidR="0000273A" w:rsidRDefault="0000273A" w:rsidP="000213B8">
      <w:pPr>
        <w:pStyle w:val="3"/>
        <w:jc w:val="both"/>
        <w:rPr>
          <w:rFonts w:ascii="Times New Roman" w:hAnsi="Times New Roman" w:cs="Times New Roman"/>
        </w:rPr>
      </w:pPr>
      <w:bookmarkStart w:id="268" w:name="_Toc389138494"/>
      <w:r>
        <w:rPr>
          <w:rFonts w:ascii="Times New Roman" w:hAnsi="Times New Roman" w:cs="Times New Roman"/>
        </w:rPr>
        <w:t>Нагрузочное</w:t>
      </w:r>
      <w:bookmarkEnd w:id="268"/>
      <w:r>
        <w:rPr>
          <w:rFonts w:ascii="Times New Roman" w:hAnsi="Times New Roman" w:cs="Times New Roman"/>
        </w:rPr>
        <w:t xml:space="preserve"> </w:t>
      </w:r>
    </w:p>
    <w:p w14:paraId="35891BAB" w14:textId="235D6F14" w:rsidR="0000273A" w:rsidRPr="00966FAB" w:rsidRDefault="00B70733" w:rsidP="000213B8">
      <w:pPr>
        <w:jc w:val="both"/>
        <w:rPr>
          <w:rFonts w:ascii="Times New Roman" w:hAnsi="Times New Roman" w:cs="Times New Roman"/>
          <w:sz w:val="24"/>
        </w:rPr>
      </w:pPr>
      <w:r w:rsidRPr="00B70733">
        <w:rPr>
          <w:rFonts w:ascii="Times New Roman" w:hAnsi="Times New Roman" w:cs="Times New Roman"/>
          <w:sz w:val="24"/>
        </w:rPr>
        <w:t>Тестирование проводилось с помощью экземпляров нескольких программ text.exe(3),которые были модифицированны таким образом, что в бесконечном цикле без пауз посылали сообщения. Библиотека оставалась работоспособной, при незначительном снижении скорости. Тестирование осуществлялось на компьютере с процессором Intel Core i7 2650, 8Gb оперативной памяти, SSD диск хранения.</w:t>
      </w:r>
    </w:p>
    <w:p w14:paraId="79ACBB9B" w14:textId="37AFCB2B" w:rsidR="000423C4" w:rsidRPr="009133FB" w:rsidRDefault="00966FAB" w:rsidP="00966FAB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bookmarkStart w:id="269" w:name="_Toc389138495"/>
      <w:r w:rsidRPr="009133FB">
        <w:rPr>
          <w:rFonts w:ascii="Times New Roman" w:hAnsi="Times New Roman" w:cs="Times New Roman"/>
          <w:color w:val="auto"/>
          <w:sz w:val="24"/>
          <w:szCs w:val="24"/>
        </w:rPr>
        <w:t>Этап внедрения</w:t>
      </w:r>
      <w:bookmarkEnd w:id="269"/>
    </w:p>
    <w:p w14:paraId="74A5FFE0" w14:textId="69BF2730" w:rsidR="00966FAB" w:rsidRPr="009133FB" w:rsidRDefault="00966FAB" w:rsidP="00966FAB">
      <w:pPr>
        <w:pStyle w:val="2"/>
        <w:rPr>
          <w:rFonts w:ascii="Times New Roman" w:hAnsi="Times New Roman" w:cs="Times New Roman"/>
          <w:color w:val="auto"/>
          <w:sz w:val="24"/>
          <w:szCs w:val="24"/>
        </w:rPr>
      </w:pPr>
      <w:bookmarkStart w:id="270" w:name="_Toc389138496"/>
      <w:r w:rsidRPr="009133FB">
        <w:rPr>
          <w:rFonts w:ascii="Times New Roman" w:hAnsi="Times New Roman" w:cs="Times New Roman"/>
          <w:color w:val="auto"/>
          <w:sz w:val="24"/>
          <w:szCs w:val="24"/>
        </w:rPr>
        <w:t>Системные требования</w:t>
      </w:r>
      <w:bookmarkEnd w:id="270"/>
    </w:p>
    <w:p w14:paraId="05375B22" w14:textId="441E2744" w:rsidR="00966FAB" w:rsidRPr="009133FB" w:rsidRDefault="00966FAB" w:rsidP="00966FAB">
      <w:pPr>
        <w:rPr>
          <w:rFonts w:ascii="Times New Roman" w:hAnsi="Times New Roman" w:cs="Times New Roman"/>
          <w:sz w:val="24"/>
          <w:szCs w:val="24"/>
        </w:rPr>
      </w:pPr>
      <w:r w:rsidRPr="009133FB">
        <w:rPr>
          <w:rFonts w:ascii="Times New Roman" w:hAnsi="Times New Roman" w:cs="Times New Roman"/>
          <w:sz w:val="24"/>
          <w:szCs w:val="24"/>
        </w:rPr>
        <w:t>Требования для использования утилиты: ОС Windows7 и новее, .</w:t>
      </w:r>
      <w:r w:rsidRPr="009133FB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9133FB">
        <w:rPr>
          <w:rFonts w:ascii="Times New Roman" w:hAnsi="Times New Roman" w:cs="Times New Roman"/>
          <w:sz w:val="24"/>
          <w:szCs w:val="24"/>
        </w:rPr>
        <w:t xml:space="preserve"> </w:t>
      </w:r>
      <w:r w:rsidRPr="009133FB">
        <w:rPr>
          <w:rFonts w:ascii="Times New Roman" w:hAnsi="Times New Roman" w:cs="Times New Roman"/>
          <w:sz w:val="24"/>
          <w:szCs w:val="24"/>
          <w:lang w:val="en-US"/>
        </w:rPr>
        <w:t>Fremework</w:t>
      </w:r>
      <w:r w:rsidRPr="009133FB">
        <w:rPr>
          <w:rFonts w:ascii="Times New Roman" w:hAnsi="Times New Roman" w:cs="Times New Roman"/>
          <w:sz w:val="24"/>
          <w:szCs w:val="24"/>
        </w:rPr>
        <w:t xml:space="preserve"> 4.5, </w:t>
      </w:r>
      <w:r w:rsidRPr="009133FB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9133FB">
        <w:rPr>
          <w:rFonts w:ascii="Times New Roman" w:hAnsi="Times New Roman" w:cs="Times New Roman"/>
          <w:sz w:val="24"/>
          <w:szCs w:val="24"/>
        </w:rPr>
        <w:t xml:space="preserve"> </w:t>
      </w:r>
      <w:r w:rsidRPr="009133FB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9133FB">
        <w:rPr>
          <w:rFonts w:ascii="Times New Roman" w:hAnsi="Times New Roman" w:cs="Times New Roman"/>
          <w:sz w:val="24"/>
          <w:szCs w:val="24"/>
        </w:rPr>
        <w:t xml:space="preserve"> </w:t>
      </w:r>
      <w:r w:rsidRPr="009133FB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9133FB">
        <w:rPr>
          <w:rFonts w:ascii="Times New Roman" w:hAnsi="Times New Roman" w:cs="Times New Roman"/>
          <w:sz w:val="24"/>
          <w:szCs w:val="24"/>
        </w:rPr>
        <w:t xml:space="preserve"> </w:t>
      </w:r>
      <w:r w:rsidRPr="009133FB">
        <w:rPr>
          <w:rFonts w:ascii="Times New Roman" w:hAnsi="Times New Roman" w:cs="Times New Roman"/>
          <w:sz w:val="24"/>
          <w:szCs w:val="24"/>
          <w:lang w:val="en-US"/>
        </w:rPr>
        <w:t>Compact</w:t>
      </w:r>
      <w:r w:rsidRPr="009133FB">
        <w:rPr>
          <w:rFonts w:ascii="Times New Roman" w:hAnsi="Times New Roman" w:cs="Times New Roman"/>
          <w:sz w:val="24"/>
          <w:szCs w:val="24"/>
        </w:rPr>
        <w:t>, наличие среды разработки .</w:t>
      </w:r>
      <w:r w:rsidRPr="009133FB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9133FB">
        <w:rPr>
          <w:rFonts w:ascii="Times New Roman" w:hAnsi="Times New Roman" w:cs="Times New Roman"/>
          <w:sz w:val="24"/>
          <w:szCs w:val="24"/>
        </w:rPr>
        <w:t xml:space="preserve"> приложений.</w:t>
      </w:r>
    </w:p>
    <w:p w14:paraId="30623F2B" w14:textId="7F18F39B" w:rsidR="00966FAB" w:rsidRPr="009133FB" w:rsidRDefault="00966FAB" w:rsidP="00966FAB">
      <w:pPr>
        <w:pStyle w:val="2"/>
        <w:rPr>
          <w:rFonts w:ascii="Times New Roman" w:hAnsi="Times New Roman" w:cs="Times New Roman"/>
          <w:color w:val="auto"/>
          <w:sz w:val="24"/>
          <w:szCs w:val="24"/>
        </w:rPr>
      </w:pPr>
      <w:bookmarkStart w:id="271" w:name="_Toc389138497"/>
      <w:r w:rsidRPr="009133FB">
        <w:rPr>
          <w:rFonts w:ascii="Times New Roman" w:hAnsi="Times New Roman" w:cs="Times New Roman"/>
          <w:color w:val="auto"/>
          <w:sz w:val="24"/>
          <w:szCs w:val="24"/>
        </w:rPr>
        <w:t>Установка</w:t>
      </w:r>
      <w:bookmarkEnd w:id="271"/>
    </w:p>
    <w:p w14:paraId="55B44070" w14:textId="081CEF60" w:rsidR="00966FAB" w:rsidRPr="009133FB" w:rsidRDefault="00966FAB" w:rsidP="00966FAB">
      <w:pPr>
        <w:rPr>
          <w:rFonts w:ascii="Times New Roman" w:hAnsi="Times New Roman" w:cs="Times New Roman"/>
          <w:sz w:val="24"/>
          <w:szCs w:val="24"/>
        </w:rPr>
      </w:pPr>
      <w:r w:rsidRPr="009133FB">
        <w:rPr>
          <w:rFonts w:ascii="Times New Roman" w:hAnsi="Times New Roman" w:cs="Times New Roman"/>
          <w:sz w:val="24"/>
          <w:szCs w:val="24"/>
        </w:rPr>
        <w:t xml:space="preserve">Необходимо скопировать папку с приложением целиком, после чего подключить </w:t>
      </w:r>
      <w:r w:rsidRPr="009133FB">
        <w:rPr>
          <w:rFonts w:ascii="Times New Roman" w:hAnsi="Times New Roman" w:cs="Times New Roman"/>
          <w:sz w:val="24"/>
          <w:szCs w:val="24"/>
          <w:lang w:val="en-US"/>
        </w:rPr>
        <w:t>lib</w:t>
      </w:r>
      <w:r w:rsidRPr="009133FB">
        <w:rPr>
          <w:rFonts w:ascii="Times New Roman" w:hAnsi="Times New Roman" w:cs="Times New Roman"/>
          <w:sz w:val="24"/>
          <w:szCs w:val="24"/>
        </w:rPr>
        <w:t>.</w:t>
      </w:r>
      <w:r w:rsidRPr="009133FB">
        <w:rPr>
          <w:rFonts w:ascii="Times New Roman" w:hAnsi="Times New Roman" w:cs="Times New Roman"/>
          <w:sz w:val="24"/>
          <w:szCs w:val="24"/>
          <w:lang w:val="en-US"/>
        </w:rPr>
        <w:t>dll</w:t>
      </w:r>
      <w:r w:rsidRPr="009133FB">
        <w:rPr>
          <w:rFonts w:ascii="Times New Roman" w:hAnsi="Times New Roman" w:cs="Times New Roman"/>
          <w:sz w:val="24"/>
          <w:szCs w:val="24"/>
        </w:rPr>
        <w:t xml:space="preserve"> к проекту ,в котором предполагается использовать логировщик. После чего с помощью  функции </w:t>
      </w:r>
      <w:r w:rsidRPr="009133FB">
        <w:rPr>
          <w:rFonts w:ascii="Times New Roman" w:hAnsi="Times New Roman" w:cs="Times New Roman"/>
          <w:sz w:val="24"/>
          <w:szCs w:val="24"/>
          <w:lang w:val="en-US"/>
        </w:rPr>
        <w:t>lib</w:t>
      </w:r>
      <w:r w:rsidRPr="009133FB">
        <w:rPr>
          <w:rFonts w:ascii="Times New Roman" w:hAnsi="Times New Roman" w:cs="Times New Roman"/>
          <w:sz w:val="24"/>
          <w:szCs w:val="24"/>
        </w:rPr>
        <w:t>.</w:t>
      </w:r>
      <w:r w:rsidRPr="009133FB">
        <w:rPr>
          <w:rFonts w:ascii="Times New Roman" w:hAnsi="Times New Roman" w:cs="Times New Roman"/>
          <w:sz w:val="24"/>
          <w:szCs w:val="24"/>
          <w:lang w:val="en-US"/>
        </w:rPr>
        <w:t>WinHistory</w:t>
      </w:r>
      <w:r w:rsidRPr="009133FB">
        <w:rPr>
          <w:rFonts w:ascii="Times New Roman" w:hAnsi="Times New Roman" w:cs="Times New Roman"/>
          <w:sz w:val="24"/>
          <w:szCs w:val="24"/>
        </w:rPr>
        <w:t>.</w:t>
      </w:r>
      <w:r w:rsidRPr="009133FB"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9133FB">
        <w:rPr>
          <w:rFonts w:ascii="Times New Roman" w:hAnsi="Times New Roman" w:cs="Times New Roman"/>
          <w:sz w:val="24"/>
          <w:szCs w:val="24"/>
        </w:rPr>
        <w:t xml:space="preserve"> установить соединение с библиотекой. Для просмотра накопленной истории следует использовать утилиту </w:t>
      </w:r>
      <w:r w:rsidRPr="009133FB"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9133FB">
        <w:rPr>
          <w:rFonts w:ascii="Times New Roman" w:hAnsi="Times New Roman" w:cs="Times New Roman"/>
          <w:sz w:val="24"/>
          <w:szCs w:val="24"/>
        </w:rPr>
        <w:t>.</w:t>
      </w:r>
      <w:r w:rsidRPr="009133FB"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Pr="009133FB">
        <w:rPr>
          <w:rFonts w:ascii="Times New Roman" w:hAnsi="Times New Roman" w:cs="Times New Roman"/>
          <w:sz w:val="24"/>
          <w:szCs w:val="24"/>
        </w:rPr>
        <w:t>.</w:t>
      </w:r>
    </w:p>
    <w:p w14:paraId="4486F2C9" w14:textId="65CD6086" w:rsidR="00966FAB" w:rsidRPr="009133FB" w:rsidRDefault="00966FAB" w:rsidP="00966FAB">
      <w:pPr>
        <w:pStyle w:val="2"/>
        <w:rPr>
          <w:rFonts w:ascii="Times New Roman" w:hAnsi="Times New Roman" w:cs="Times New Roman"/>
          <w:color w:val="auto"/>
          <w:sz w:val="24"/>
          <w:szCs w:val="24"/>
        </w:rPr>
      </w:pPr>
      <w:bookmarkStart w:id="272" w:name="_Toc389138498"/>
      <w:r w:rsidRPr="009133FB">
        <w:rPr>
          <w:rFonts w:ascii="Times New Roman" w:hAnsi="Times New Roman" w:cs="Times New Roman"/>
          <w:color w:val="auto"/>
          <w:sz w:val="24"/>
          <w:szCs w:val="24"/>
        </w:rPr>
        <w:t>Документация</w:t>
      </w:r>
      <w:bookmarkEnd w:id="272"/>
    </w:p>
    <w:p w14:paraId="5EF1300E" w14:textId="37DCF9FD" w:rsidR="00966FAB" w:rsidRPr="009133FB" w:rsidRDefault="00966FAB" w:rsidP="00966FAB">
      <w:pPr>
        <w:rPr>
          <w:rFonts w:ascii="Times New Roman" w:hAnsi="Times New Roman" w:cs="Times New Roman"/>
          <w:sz w:val="24"/>
          <w:szCs w:val="24"/>
        </w:rPr>
      </w:pPr>
      <w:r w:rsidRPr="009133FB">
        <w:rPr>
          <w:rFonts w:ascii="Times New Roman" w:hAnsi="Times New Roman" w:cs="Times New Roman"/>
          <w:sz w:val="24"/>
          <w:szCs w:val="24"/>
        </w:rPr>
        <w:t xml:space="preserve">В комплекте поставки включён </w:t>
      </w:r>
      <w:r w:rsidRPr="009133FB">
        <w:rPr>
          <w:rFonts w:ascii="Times New Roman" w:hAnsi="Times New Roman" w:cs="Times New Roman"/>
          <w:sz w:val="24"/>
          <w:szCs w:val="24"/>
          <w:lang w:val="en-US"/>
        </w:rPr>
        <w:t>chm</w:t>
      </w:r>
      <w:r w:rsidRPr="009133FB">
        <w:rPr>
          <w:rFonts w:ascii="Times New Roman" w:hAnsi="Times New Roman" w:cs="Times New Roman"/>
          <w:sz w:val="24"/>
          <w:szCs w:val="24"/>
        </w:rPr>
        <w:t xml:space="preserve"> файл, содержаний в  себе полное описание методов, которые может использовать прикладной программист при работе с данной утилитой, основным документов описывающим работу утилиты является данный </w:t>
      </w:r>
      <w:r w:rsidRPr="009133FB">
        <w:rPr>
          <w:rFonts w:ascii="Times New Roman" w:hAnsi="Times New Roman" w:cs="Times New Roman"/>
          <w:sz w:val="24"/>
          <w:szCs w:val="24"/>
          <w:lang w:val="en-US"/>
        </w:rPr>
        <w:t>chm</w:t>
      </w:r>
      <w:r w:rsidRPr="009133FB">
        <w:rPr>
          <w:rFonts w:ascii="Times New Roman" w:hAnsi="Times New Roman" w:cs="Times New Roman"/>
          <w:sz w:val="24"/>
          <w:szCs w:val="24"/>
        </w:rPr>
        <w:t xml:space="preserve"> файл.</w:t>
      </w:r>
    </w:p>
    <w:p w14:paraId="336F28F1" w14:textId="35851322" w:rsidR="00230183" w:rsidRPr="009133FB" w:rsidRDefault="00230183" w:rsidP="00230183">
      <w:pPr>
        <w:pStyle w:val="2"/>
        <w:rPr>
          <w:rFonts w:ascii="Times New Roman" w:hAnsi="Times New Roman" w:cs="Times New Roman"/>
          <w:color w:val="auto"/>
          <w:sz w:val="28"/>
          <w:szCs w:val="24"/>
        </w:rPr>
      </w:pPr>
      <w:bookmarkStart w:id="273" w:name="_Toc389138499"/>
      <w:r w:rsidRPr="009133FB">
        <w:rPr>
          <w:rFonts w:ascii="Times New Roman" w:hAnsi="Times New Roman" w:cs="Times New Roman"/>
          <w:color w:val="auto"/>
          <w:sz w:val="28"/>
          <w:szCs w:val="24"/>
        </w:rPr>
        <w:lastRenderedPageBreak/>
        <w:t>Требования по внедрению</w:t>
      </w:r>
      <w:bookmarkEnd w:id="273"/>
    </w:p>
    <w:p w14:paraId="4675F000" w14:textId="7A27B0C2" w:rsidR="00230183" w:rsidRPr="009133FB" w:rsidRDefault="00230183" w:rsidP="00230183">
      <w:pPr>
        <w:rPr>
          <w:rFonts w:ascii="Times New Roman" w:hAnsi="Times New Roman" w:cs="Times New Roman"/>
          <w:sz w:val="24"/>
          <w:szCs w:val="24"/>
        </w:rPr>
      </w:pPr>
      <w:r w:rsidRPr="009133FB">
        <w:rPr>
          <w:rFonts w:ascii="Times New Roman" w:hAnsi="Times New Roman" w:cs="Times New Roman"/>
          <w:sz w:val="24"/>
          <w:szCs w:val="24"/>
        </w:rPr>
        <w:t xml:space="preserve">При внедрении следует учитывать факт,что целевой адиторией данного продукта являются программисты, поэтому предъявляется список требований к программисту: знание </w:t>
      </w:r>
      <w:r w:rsidRPr="009133FB">
        <w:rPr>
          <w:rFonts w:ascii="Times New Roman" w:hAnsi="Times New Roman" w:cs="Times New Roman"/>
          <w:sz w:val="24"/>
          <w:szCs w:val="24"/>
          <w:lang w:val="en-US"/>
        </w:rPr>
        <w:t>WinApi</w:t>
      </w:r>
      <w:r w:rsidRPr="009133FB">
        <w:rPr>
          <w:rFonts w:ascii="Times New Roman" w:hAnsi="Times New Roman" w:cs="Times New Roman"/>
          <w:sz w:val="24"/>
          <w:szCs w:val="24"/>
        </w:rPr>
        <w:t xml:space="preserve"> на базовом уровне, умение программировать на языка .</w:t>
      </w:r>
      <w:r w:rsidRPr="009133FB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9133FB">
        <w:rPr>
          <w:rFonts w:ascii="Times New Roman" w:hAnsi="Times New Roman" w:cs="Times New Roman"/>
          <w:sz w:val="24"/>
          <w:szCs w:val="24"/>
        </w:rPr>
        <w:t xml:space="preserve"> платформы, знание технологии </w:t>
      </w:r>
      <w:r w:rsidRPr="009133FB">
        <w:rPr>
          <w:rFonts w:ascii="Times New Roman" w:hAnsi="Times New Roman" w:cs="Times New Roman"/>
          <w:sz w:val="24"/>
          <w:szCs w:val="24"/>
          <w:lang w:val="en-US"/>
        </w:rPr>
        <w:t>LINQ</w:t>
      </w:r>
      <w:r w:rsidRPr="009133FB">
        <w:rPr>
          <w:rFonts w:ascii="Times New Roman" w:hAnsi="Times New Roman" w:cs="Times New Roman"/>
          <w:sz w:val="24"/>
          <w:szCs w:val="24"/>
        </w:rPr>
        <w:t>.</w:t>
      </w:r>
    </w:p>
    <w:p w14:paraId="6E378B99" w14:textId="4816F652" w:rsidR="00966FAB" w:rsidRDefault="007D6244" w:rsidP="009133FB">
      <w:pPr>
        <w:jc w:val="center"/>
        <w:rPr>
          <w:rFonts w:ascii="Times New Roman" w:hAnsi="Times New Roman" w:cs="Times New Roman"/>
          <w:b/>
          <w:sz w:val="32"/>
        </w:rPr>
      </w:pPr>
      <w:bookmarkStart w:id="274" w:name="_Toc389138500"/>
      <w:r w:rsidRPr="007D6244">
        <w:rPr>
          <w:rFonts w:ascii="Times New Roman" w:hAnsi="Times New Roman" w:cs="Times New Roman"/>
          <w:b/>
          <w:sz w:val="32"/>
        </w:rPr>
        <w:t>Приложение А</w:t>
      </w:r>
      <w:bookmarkEnd w:id="274"/>
    </w:p>
    <w:p w14:paraId="097A538F" w14:textId="77777777" w:rsidR="007D6244" w:rsidRDefault="007D6244" w:rsidP="007D6244">
      <w:pPr>
        <w:pStyle w:val="papertitle"/>
        <w:rPr>
          <w:lang w:val="ru-RU"/>
        </w:rPr>
      </w:pPr>
      <w:r>
        <w:rPr>
          <w:lang w:val="ru-RU"/>
        </w:rPr>
        <w:t>Паттерны</w:t>
      </w:r>
    </w:p>
    <w:p w14:paraId="34E44A26" w14:textId="77777777" w:rsidR="007D6244" w:rsidRDefault="007D6244" w:rsidP="007D6244">
      <w:pPr>
        <w:pStyle w:val="heading1"/>
        <w:tabs>
          <w:tab w:val="clear" w:pos="360"/>
          <w:tab w:val="num" w:pos="567"/>
        </w:tabs>
        <w:ind w:left="567" w:hanging="567"/>
        <w:rPr>
          <w:lang w:val="ru-RU"/>
        </w:rPr>
      </w:pPr>
      <w:bookmarkStart w:id="275" w:name="_Toc389138501"/>
      <w:r>
        <w:rPr>
          <w:lang w:val="ru-RU"/>
        </w:rPr>
        <w:t>Паттерн мост</w:t>
      </w:r>
      <w:bookmarkEnd w:id="275"/>
    </w:p>
    <w:p w14:paraId="34FD6C4C" w14:textId="77777777" w:rsidR="007D6244" w:rsidRPr="003D02CF" w:rsidRDefault="007D6244" w:rsidP="007D6244">
      <w:r>
        <w:rPr>
          <w:noProof/>
          <w:lang w:eastAsia="ru-RU"/>
        </w:rPr>
        <w:drawing>
          <wp:inline distT="0" distB="0" distL="0" distR="0" wp14:anchorId="702E1CAB" wp14:editId="340EBD0A">
            <wp:extent cx="4387850" cy="2260600"/>
            <wp:effectExtent l="0" t="0" r="0" b="6350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066F0" w14:textId="77777777" w:rsidR="007D6244" w:rsidRDefault="007D6244" w:rsidP="007D6244">
      <w:pPr>
        <w:pStyle w:val="heading2"/>
        <w:tabs>
          <w:tab w:val="clear" w:pos="360"/>
          <w:tab w:val="num" w:pos="567"/>
        </w:tabs>
        <w:spacing w:before="0"/>
        <w:ind w:left="567" w:hanging="567"/>
        <w:rPr>
          <w:lang w:val="ru-RU"/>
        </w:rPr>
      </w:pPr>
      <w:bookmarkStart w:id="276" w:name="_Toc389138502"/>
      <w:r>
        <w:rPr>
          <w:lang w:val="ru-RU"/>
        </w:rPr>
        <w:t>Основной код реализации</w:t>
      </w:r>
      <w:bookmarkEnd w:id="276"/>
    </w:p>
    <w:p w14:paraId="50EA0264" w14:textId="77777777" w:rsidR="007D6244" w:rsidRPr="00EF6E5B" w:rsidRDefault="007D6244" w:rsidP="007D6244">
      <w:r>
        <w:t>Файл Exports.cs</w:t>
      </w:r>
    </w:p>
    <w:p w14:paraId="3C6AA440" w14:textId="77777777" w:rsidR="007D6244" w:rsidRDefault="007D6244" w:rsidP="007D6244">
      <w:pPr>
        <w:pStyle w:val="programcode"/>
      </w:pPr>
      <w:r>
        <w:t xml:space="preserve">    public interface ILogExport</w:t>
      </w:r>
    </w:p>
    <w:p w14:paraId="622BF0A2" w14:textId="77777777" w:rsidR="007D6244" w:rsidRDefault="007D6244" w:rsidP="007D6244">
      <w:pPr>
        <w:pStyle w:val="programcode"/>
      </w:pPr>
      <w:r>
        <w:t xml:space="preserve">    {</w:t>
      </w:r>
    </w:p>
    <w:p w14:paraId="4ABB5855" w14:textId="77777777" w:rsidR="007D6244" w:rsidRDefault="007D6244" w:rsidP="007D6244">
      <w:pPr>
        <w:pStyle w:val="programcode"/>
      </w:pPr>
      <w:r>
        <w:t xml:space="preserve">        /// &lt;summary&gt;</w:t>
      </w:r>
    </w:p>
    <w:p w14:paraId="10389AC9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/// Строка  имени фильтра в диалоге сохранения окна.</w:t>
      </w:r>
    </w:p>
    <w:p w14:paraId="6696C5B1" w14:textId="77777777" w:rsidR="007D6244" w:rsidRDefault="007D6244" w:rsidP="007D6244">
      <w:pPr>
        <w:pStyle w:val="programcode"/>
      </w:pPr>
      <w:r w:rsidRPr="00381D8F">
        <w:rPr>
          <w:lang w:val="ru-RU"/>
        </w:rPr>
        <w:t xml:space="preserve">        </w:t>
      </w:r>
      <w:r>
        <w:t>/// &lt;/summary&gt;</w:t>
      </w:r>
    </w:p>
    <w:p w14:paraId="412B0BBD" w14:textId="77777777" w:rsidR="007D6244" w:rsidRDefault="007D6244" w:rsidP="007D6244">
      <w:pPr>
        <w:pStyle w:val="programcode"/>
      </w:pPr>
      <w:r>
        <w:t xml:space="preserve">        string FilterName { get; }</w:t>
      </w:r>
    </w:p>
    <w:p w14:paraId="2B6E35D7" w14:textId="77777777" w:rsidR="007D6244" w:rsidRDefault="007D6244" w:rsidP="007D6244">
      <w:pPr>
        <w:pStyle w:val="programcode"/>
      </w:pPr>
      <w:r>
        <w:t xml:space="preserve">        /// &lt;summary&gt;</w:t>
      </w:r>
    </w:p>
    <w:p w14:paraId="3E144D53" w14:textId="77777777" w:rsidR="007D6244" w:rsidRPr="00381D8F" w:rsidRDefault="007D6244" w:rsidP="007D6244">
      <w:pPr>
        <w:pStyle w:val="programcode"/>
        <w:rPr>
          <w:lang w:val="ru-RU"/>
        </w:rPr>
      </w:pPr>
      <w:r w:rsidRPr="007D6244">
        <w:t xml:space="preserve">        </w:t>
      </w:r>
      <w:r w:rsidRPr="00381D8F">
        <w:rPr>
          <w:lang w:val="ru-RU"/>
        </w:rPr>
        <w:t>/// Прозводит экспорт в необходимый формат</w:t>
      </w:r>
    </w:p>
    <w:p w14:paraId="2BE74949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/// &lt;/</w:t>
      </w:r>
      <w:r>
        <w:t>summary</w:t>
      </w:r>
      <w:r w:rsidRPr="00381D8F">
        <w:rPr>
          <w:lang w:val="ru-RU"/>
        </w:rPr>
        <w:t>&gt;</w:t>
      </w:r>
    </w:p>
    <w:p w14:paraId="62F35115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/// &lt;</w:t>
      </w:r>
      <w:r>
        <w:t>param</w:t>
      </w:r>
      <w:r w:rsidRPr="00381D8F">
        <w:rPr>
          <w:lang w:val="ru-RU"/>
        </w:rPr>
        <w:t xml:space="preserve"> </w:t>
      </w:r>
      <w:r>
        <w:t>name</w:t>
      </w:r>
      <w:r w:rsidRPr="00381D8F">
        <w:rPr>
          <w:lang w:val="ru-RU"/>
        </w:rPr>
        <w:t>="</w:t>
      </w:r>
      <w:r>
        <w:t>path</w:t>
      </w:r>
      <w:r w:rsidRPr="00381D8F">
        <w:rPr>
          <w:lang w:val="ru-RU"/>
        </w:rPr>
        <w:t>"&gt;Путь куда будет сохраняться файл.&lt;/</w:t>
      </w:r>
      <w:r>
        <w:t>param</w:t>
      </w:r>
      <w:r w:rsidRPr="00381D8F">
        <w:rPr>
          <w:lang w:val="ru-RU"/>
        </w:rPr>
        <w:t>&gt;</w:t>
      </w:r>
    </w:p>
    <w:p w14:paraId="2B7A6B1F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/// &lt;</w:t>
      </w:r>
      <w:r>
        <w:t>param</w:t>
      </w:r>
      <w:r w:rsidRPr="00381D8F">
        <w:rPr>
          <w:lang w:val="ru-RU"/>
        </w:rPr>
        <w:t xml:space="preserve"> </w:t>
      </w:r>
      <w:r>
        <w:t>name</w:t>
      </w:r>
      <w:r w:rsidRPr="00381D8F">
        <w:rPr>
          <w:lang w:val="ru-RU"/>
        </w:rPr>
        <w:t>="</w:t>
      </w:r>
      <w:r>
        <w:t>messages</w:t>
      </w:r>
      <w:r w:rsidRPr="00381D8F">
        <w:rPr>
          <w:lang w:val="ru-RU"/>
        </w:rPr>
        <w:t>"&gt;Сообщения,которые были экспортированны.&lt;/</w:t>
      </w:r>
      <w:r>
        <w:t>param</w:t>
      </w:r>
      <w:r w:rsidRPr="00381D8F">
        <w:rPr>
          <w:lang w:val="ru-RU"/>
        </w:rPr>
        <w:t>&gt;</w:t>
      </w:r>
    </w:p>
    <w:p w14:paraId="126C4B99" w14:textId="77777777" w:rsidR="007D6244" w:rsidRDefault="007D6244" w:rsidP="007D6244">
      <w:pPr>
        <w:pStyle w:val="programcode"/>
      </w:pPr>
      <w:r w:rsidRPr="00381D8F">
        <w:rPr>
          <w:lang w:val="ru-RU"/>
        </w:rPr>
        <w:t xml:space="preserve">        </w:t>
      </w:r>
      <w:r>
        <w:t>void ExportToFile(string path, IEnumerable&lt;Message&gt; messages);</w:t>
      </w:r>
    </w:p>
    <w:p w14:paraId="5F9CDD0F" w14:textId="77777777" w:rsidR="007D6244" w:rsidRPr="00381D8F" w:rsidRDefault="007D6244" w:rsidP="007D6244">
      <w:pPr>
        <w:pStyle w:val="programcode"/>
        <w:rPr>
          <w:lang w:val="ru-RU"/>
        </w:rPr>
      </w:pPr>
      <w:r>
        <w:t xml:space="preserve">    </w:t>
      </w:r>
      <w:r w:rsidRPr="00381D8F">
        <w:rPr>
          <w:lang w:val="ru-RU"/>
        </w:rPr>
        <w:t>}</w:t>
      </w:r>
    </w:p>
    <w:p w14:paraId="1FD9764C" w14:textId="77777777" w:rsidR="007D6244" w:rsidRPr="00381D8F" w:rsidRDefault="007D6244" w:rsidP="007D6244">
      <w:pPr>
        <w:pStyle w:val="programcode"/>
        <w:rPr>
          <w:lang w:val="ru-RU"/>
        </w:rPr>
      </w:pPr>
    </w:p>
    <w:p w14:paraId="749C0006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/// &lt;</w:t>
      </w:r>
      <w:r>
        <w:t>summary</w:t>
      </w:r>
      <w:r w:rsidRPr="00381D8F">
        <w:rPr>
          <w:lang w:val="ru-RU"/>
        </w:rPr>
        <w:t>&gt;</w:t>
      </w:r>
    </w:p>
    <w:p w14:paraId="1FB9CBC9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/// Реализация экспорта в текстовый формат</w:t>
      </w:r>
    </w:p>
    <w:p w14:paraId="35CB9D2F" w14:textId="77777777" w:rsidR="007D6244" w:rsidRDefault="007D6244" w:rsidP="007D6244">
      <w:pPr>
        <w:pStyle w:val="programcode"/>
      </w:pPr>
      <w:r w:rsidRPr="00381D8F">
        <w:rPr>
          <w:lang w:val="ru-RU"/>
        </w:rPr>
        <w:t xml:space="preserve">    </w:t>
      </w:r>
      <w:r>
        <w:t>/// &lt;/summary&gt;</w:t>
      </w:r>
    </w:p>
    <w:p w14:paraId="5F59F2A2" w14:textId="77777777" w:rsidR="007D6244" w:rsidRDefault="007D6244" w:rsidP="007D6244">
      <w:pPr>
        <w:pStyle w:val="programcode"/>
      </w:pPr>
      <w:r>
        <w:t xml:space="preserve">    class LogExportToTXT : ILogExport</w:t>
      </w:r>
    </w:p>
    <w:p w14:paraId="18BE1389" w14:textId="77777777" w:rsidR="007D6244" w:rsidRDefault="007D6244" w:rsidP="007D6244">
      <w:pPr>
        <w:pStyle w:val="programcode"/>
      </w:pPr>
      <w:r>
        <w:t xml:space="preserve">    {</w:t>
      </w:r>
    </w:p>
    <w:p w14:paraId="4F002AB6" w14:textId="77777777" w:rsidR="007D6244" w:rsidRDefault="007D6244" w:rsidP="007D6244">
      <w:pPr>
        <w:pStyle w:val="programcode"/>
      </w:pPr>
      <w:r>
        <w:t xml:space="preserve">        string ILogExport.FilterName</w:t>
      </w:r>
    </w:p>
    <w:p w14:paraId="54736DF2" w14:textId="77777777" w:rsidR="007D6244" w:rsidRDefault="007D6244" w:rsidP="007D6244">
      <w:pPr>
        <w:pStyle w:val="programcode"/>
      </w:pPr>
      <w:r>
        <w:t xml:space="preserve">        {</w:t>
      </w:r>
    </w:p>
    <w:p w14:paraId="6B4DB0FB" w14:textId="77777777" w:rsidR="007D6244" w:rsidRDefault="007D6244" w:rsidP="007D6244">
      <w:pPr>
        <w:pStyle w:val="programcode"/>
      </w:pPr>
      <w:r>
        <w:t xml:space="preserve">            get { return "Текстовый файл |*.txt"; }</w:t>
      </w:r>
    </w:p>
    <w:p w14:paraId="1E8B85BF" w14:textId="77777777" w:rsidR="007D6244" w:rsidRDefault="007D6244" w:rsidP="007D6244">
      <w:pPr>
        <w:pStyle w:val="programcode"/>
      </w:pPr>
      <w:r>
        <w:t xml:space="preserve">        }</w:t>
      </w:r>
    </w:p>
    <w:p w14:paraId="6996ADE7" w14:textId="77777777" w:rsidR="007D6244" w:rsidRDefault="007D6244" w:rsidP="007D6244">
      <w:pPr>
        <w:pStyle w:val="programcode"/>
      </w:pPr>
      <w:r>
        <w:lastRenderedPageBreak/>
        <w:t xml:space="preserve">        void ILogExport.ExportToFile(string path, IEnumerable&lt;Message&gt; messages)</w:t>
      </w:r>
    </w:p>
    <w:p w14:paraId="549A55A0" w14:textId="77777777" w:rsidR="007D6244" w:rsidRDefault="007D6244" w:rsidP="007D6244">
      <w:pPr>
        <w:pStyle w:val="programcode"/>
      </w:pPr>
      <w:r>
        <w:t xml:space="preserve">        {</w:t>
      </w:r>
    </w:p>
    <w:p w14:paraId="3FD3CBBE" w14:textId="77777777" w:rsidR="007D6244" w:rsidRDefault="007D6244" w:rsidP="007D6244">
      <w:pPr>
        <w:pStyle w:val="programcode"/>
      </w:pPr>
    </w:p>
    <w:p w14:paraId="3B3C1216" w14:textId="77777777" w:rsidR="007D6244" w:rsidRDefault="007D6244" w:rsidP="007D6244">
      <w:pPr>
        <w:pStyle w:val="programcode"/>
      </w:pPr>
    </w:p>
    <w:p w14:paraId="0A8EBC93" w14:textId="77777777" w:rsidR="007D6244" w:rsidRDefault="007D6244" w:rsidP="007D6244">
      <w:pPr>
        <w:pStyle w:val="programcode"/>
      </w:pPr>
      <w:r>
        <w:t xml:space="preserve">            try</w:t>
      </w:r>
    </w:p>
    <w:p w14:paraId="20E4FA11" w14:textId="77777777" w:rsidR="007D6244" w:rsidRDefault="007D6244" w:rsidP="007D6244">
      <w:pPr>
        <w:pStyle w:val="programcode"/>
      </w:pPr>
      <w:r>
        <w:t xml:space="preserve">            {</w:t>
      </w:r>
    </w:p>
    <w:p w14:paraId="0B5A2D87" w14:textId="77777777" w:rsidR="007D6244" w:rsidRDefault="007D6244" w:rsidP="007D6244">
      <w:pPr>
        <w:pStyle w:val="programcode"/>
      </w:pPr>
      <w:r>
        <w:t xml:space="preserve">                var file = File.CreateText(path);</w:t>
      </w:r>
    </w:p>
    <w:p w14:paraId="1D91553C" w14:textId="77777777" w:rsidR="007D6244" w:rsidRDefault="007D6244" w:rsidP="007D6244">
      <w:pPr>
        <w:pStyle w:val="programcode"/>
      </w:pPr>
      <w:r>
        <w:t xml:space="preserve">                </w:t>
      </w:r>
    </w:p>
    <w:p w14:paraId="6B7F9352" w14:textId="77777777" w:rsidR="007D6244" w:rsidRDefault="007D6244" w:rsidP="007D6244">
      <w:pPr>
        <w:pStyle w:val="programcode"/>
      </w:pPr>
      <w:r>
        <w:t>foreach (var msg in messages)</w:t>
      </w:r>
    </w:p>
    <w:p w14:paraId="1843974B" w14:textId="77777777" w:rsidR="007D6244" w:rsidRDefault="007D6244" w:rsidP="007D6244">
      <w:pPr>
        <w:pStyle w:val="programcode"/>
      </w:pPr>
      <w:r>
        <w:t xml:space="preserve">                {</w:t>
      </w:r>
    </w:p>
    <w:p w14:paraId="740FDE4D" w14:textId="77777777" w:rsidR="007D6244" w:rsidRDefault="007D6244" w:rsidP="007D6244">
      <w:pPr>
        <w:pStyle w:val="programcode"/>
      </w:pPr>
    </w:p>
    <w:p w14:paraId="1FD029CF" w14:textId="77777777" w:rsidR="007D6244" w:rsidRDefault="007D6244" w:rsidP="007D6244">
      <w:pPr>
        <w:pStyle w:val="programcode"/>
      </w:pPr>
      <w:r>
        <w:t xml:space="preserve">                    file.WriteLine(msg.Stamp + "   " + msg.ClientInfo.Name + "   " + msg.Level + "   " + msg.Text);</w:t>
      </w:r>
    </w:p>
    <w:p w14:paraId="0FE0AB2A" w14:textId="77777777" w:rsidR="007D6244" w:rsidRDefault="007D6244" w:rsidP="007D6244">
      <w:pPr>
        <w:pStyle w:val="programcode"/>
      </w:pPr>
      <w:r>
        <w:t xml:space="preserve">                }</w:t>
      </w:r>
    </w:p>
    <w:p w14:paraId="3913303E" w14:textId="77777777" w:rsidR="007D6244" w:rsidRDefault="007D6244" w:rsidP="007D6244">
      <w:pPr>
        <w:pStyle w:val="programcode"/>
      </w:pPr>
      <w:r>
        <w:t xml:space="preserve">                file.Close();</w:t>
      </w:r>
    </w:p>
    <w:p w14:paraId="302E8707" w14:textId="77777777" w:rsidR="007D6244" w:rsidRDefault="007D6244" w:rsidP="007D6244">
      <w:pPr>
        <w:pStyle w:val="programcode"/>
      </w:pPr>
      <w:r>
        <w:t xml:space="preserve">            }</w:t>
      </w:r>
    </w:p>
    <w:p w14:paraId="03FEDC7B" w14:textId="77777777" w:rsidR="007D6244" w:rsidRDefault="007D6244" w:rsidP="007D6244">
      <w:pPr>
        <w:pStyle w:val="programcode"/>
      </w:pPr>
      <w:r>
        <w:t xml:space="preserve">            finally</w:t>
      </w:r>
    </w:p>
    <w:p w14:paraId="635D125A" w14:textId="77777777" w:rsidR="007D6244" w:rsidRDefault="007D6244" w:rsidP="007D6244">
      <w:pPr>
        <w:pStyle w:val="programcode"/>
      </w:pPr>
      <w:r>
        <w:t xml:space="preserve">            {</w:t>
      </w:r>
    </w:p>
    <w:p w14:paraId="04960554" w14:textId="77777777" w:rsidR="007D6244" w:rsidRDefault="007D6244" w:rsidP="007D6244">
      <w:pPr>
        <w:pStyle w:val="programcode"/>
      </w:pPr>
    </w:p>
    <w:p w14:paraId="0A5719F2" w14:textId="77777777" w:rsidR="007D6244" w:rsidRDefault="007D6244" w:rsidP="007D6244">
      <w:pPr>
        <w:pStyle w:val="programcode"/>
      </w:pPr>
      <w:r>
        <w:t xml:space="preserve">            }</w:t>
      </w:r>
    </w:p>
    <w:p w14:paraId="4A8B15C1" w14:textId="77777777" w:rsidR="007D6244" w:rsidRDefault="007D6244" w:rsidP="007D6244">
      <w:pPr>
        <w:pStyle w:val="programcode"/>
      </w:pPr>
    </w:p>
    <w:p w14:paraId="54CE79D5" w14:textId="77777777" w:rsidR="007D6244" w:rsidRDefault="007D6244" w:rsidP="007D6244">
      <w:pPr>
        <w:pStyle w:val="programcode"/>
      </w:pPr>
      <w:r>
        <w:t xml:space="preserve">        }</w:t>
      </w:r>
    </w:p>
    <w:p w14:paraId="1024CFBA" w14:textId="77777777" w:rsidR="007D6244" w:rsidRDefault="007D6244" w:rsidP="007D6244">
      <w:pPr>
        <w:pStyle w:val="programcode"/>
      </w:pPr>
    </w:p>
    <w:p w14:paraId="6F41C2E6" w14:textId="77777777" w:rsidR="007D6244" w:rsidRDefault="007D6244" w:rsidP="007D6244">
      <w:pPr>
        <w:pStyle w:val="programcode"/>
      </w:pPr>
    </w:p>
    <w:p w14:paraId="48DED176" w14:textId="77777777" w:rsidR="007D6244" w:rsidRDefault="007D6244" w:rsidP="007D6244">
      <w:pPr>
        <w:pStyle w:val="programcode"/>
      </w:pPr>
      <w:r>
        <w:t xml:space="preserve">    }</w:t>
      </w:r>
    </w:p>
    <w:p w14:paraId="271688E4" w14:textId="77777777" w:rsidR="007D6244" w:rsidRDefault="007D6244" w:rsidP="007D6244">
      <w:pPr>
        <w:pStyle w:val="programcode"/>
      </w:pPr>
    </w:p>
    <w:p w14:paraId="268E5152" w14:textId="77777777" w:rsidR="007D6244" w:rsidRDefault="007D6244" w:rsidP="007D6244">
      <w:pPr>
        <w:pStyle w:val="programcode"/>
      </w:pPr>
      <w:r>
        <w:t xml:space="preserve">    /// &lt;summary&gt;</w:t>
      </w:r>
    </w:p>
    <w:p w14:paraId="3CD27CFF" w14:textId="77777777" w:rsidR="007D6244" w:rsidRDefault="007D6244" w:rsidP="007D6244">
      <w:pPr>
        <w:pStyle w:val="programcode"/>
      </w:pPr>
      <w:r>
        <w:t xml:space="preserve">    /// Реализация экспорта в XML формат</w:t>
      </w:r>
    </w:p>
    <w:p w14:paraId="7212240A" w14:textId="77777777" w:rsidR="007D6244" w:rsidRDefault="007D6244" w:rsidP="007D6244">
      <w:pPr>
        <w:pStyle w:val="programcode"/>
      </w:pPr>
      <w:r>
        <w:t xml:space="preserve">    /// &lt;/summary&gt;</w:t>
      </w:r>
    </w:p>
    <w:p w14:paraId="3CFD98EE" w14:textId="77777777" w:rsidR="007D6244" w:rsidRDefault="007D6244" w:rsidP="007D6244">
      <w:pPr>
        <w:pStyle w:val="programcode"/>
      </w:pPr>
    </w:p>
    <w:p w14:paraId="67E0C1B1" w14:textId="77777777" w:rsidR="007D6244" w:rsidRDefault="007D6244" w:rsidP="007D6244">
      <w:pPr>
        <w:pStyle w:val="programcode"/>
      </w:pPr>
      <w:r>
        <w:t xml:space="preserve">    class LogExportToXML : ILogExport</w:t>
      </w:r>
    </w:p>
    <w:p w14:paraId="34739E56" w14:textId="77777777" w:rsidR="007D6244" w:rsidRDefault="007D6244" w:rsidP="007D6244">
      <w:pPr>
        <w:pStyle w:val="programcode"/>
      </w:pPr>
      <w:r>
        <w:t xml:space="preserve">    {</w:t>
      </w:r>
    </w:p>
    <w:p w14:paraId="528E0675" w14:textId="77777777" w:rsidR="007D6244" w:rsidRDefault="007D6244" w:rsidP="007D6244">
      <w:pPr>
        <w:pStyle w:val="programcode"/>
      </w:pPr>
      <w:r>
        <w:t xml:space="preserve">        string ILogExport.FilterName</w:t>
      </w:r>
    </w:p>
    <w:p w14:paraId="2D9A9FB4" w14:textId="77777777" w:rsidR="007D6244" w:rsidRDefault="007D6244" w:rsidP="007D6244">
      <w:pPr>
        <w:pStyle w:val="programcode"/>
      </w:pPr>
      <w:r>
        <w:t xml:space="preserve">        {</w:t>
      </w:r>
    </w:p>
    <w:p w14:paraId="1FED9722" w14:textId="77777777" w:rsidR="007D6244" w:rsidRDefault="007D6244" w:rsidP="007D6244">
      <w:pPr>
        <w:pStyle w:val="programcode"/>
      </w:pPr>
      <w:r>
        <w:t xml:space="preserve">            get { return "XML Файл |*.xml"; }</w:t>
      </w:r>
    </w:p>
    <w:p w14:paraId="78CBA58D" w14:textId="77777777" w:rsidR="007D6244" w:rsidRDefault="007D6244" w:rsidP="007D6244">
      <w:pPr>
        <w:pStyle w:val="programcode"/>
      </w:pPr>
      <w:r>
        <w:t xml:space="preserve">        }</w:t>
      </w:r>
    </w:p>
    <w:p w14:paraId="379B06E3" w14:textId="77777777" w:rsidR="007D6244" w:rsidRDefault="007D6244" w:rsidP="007D6244">
      <w:pPr>
        <w:pStyle w:val="programcode"/>
      </w:pPr>
      <w:r>
        <w:t xml:space="preserve">        void ILogExport.ExportToFile(string path, IEnumerable&lt;Message&gt; messages)</w:t>
      </w:r>
    </w:p>
    <w:p w14:paraId="51640543" w14:textId="77777777" w:rsidR="007D6244" w:rsidRDefault="007D6244" w:rsidP="007D6244">
      <w:pPr>
        <w:pStyle w:val="programcode"/>
      </w:pPr>
      <w:r>
        <w:t xml:space="preserve">        {</w:t>
      </w:r>
    </w:p>
    <w:p w14:paraId="052AAA2B" w14:textId="77777777" w:rsidR="007D6244" w:rsidRDefault="007D6244" w:rsidP="007D6244">
      <w:pPr>
        <w:pStyle w:val="programcode"/>
      </w:pPr>
      <w:r>
        <w:t xml:space="preserve">            try</w:t>
      </w:r>
    </w:p>
    <w:p w14:paraId="50CEEA65" w14:textId="77777777" w:rsidR="007D6244" w:rsidRDefault="007D6244" w:rsidP="007D6244">
      <w:pPr>
        <w:pStyle w:val="programcode"/>
      </w:pPr>
      <w:r>
        <w:t xml:space="preserve">            {</w:t>
      </w:r>
    </w:p>
    <w:p w14:paraId="2D02F611" w14:textId="77777777" w:rsidR="007D6244" w:rsidRDefault="007D6244" w:rsidP="007D6244">
      <w:pPr>
        <w:pStyle w:val="programcode"/>
      </w:pPr>
      <w:r>
        <w:t xml:space="preserve">                var file = File.CreateText(path);</w:t>
      </w:r>
    </w:p>
    <w:p w14:paraId="65A6A7B1" w14:textId="77777777" w:rsidR="007D6244" w:rsidRDefault="007D6244" w:rsidP="007D6244">
      <w:pPr>
        <w:pStyle w:val="programcode"/>
      </w:pPr>
    </w:p>
    <w:p w14:paraId="457C1003" w14:textId="77777777" w:rsidR="007D6244" w:rsidRDefault="007D6244" w:rsidP="007D6244">
      <w:pPr>
        <w:pStyle w:val="programcode"/>
      </w:pPr>
      <w:r>
        <w:t xml:space="preserve">                var ser = new System.Xml.Serialization.XmlSerializer(typeof(Message));</w:t>
      </w:r>
    </w:p>
    <w:p w14:paraId="437F0D58" w14:textId="77777777" w:rsidR="007D6244" w:rsidRDefault="007D6244" w:rsidP="007D6244">
      <w:pPr>
        <w:pStyle w:val="programcode"/>
      </w:pPr>
      <w:r>
        <w:t xml:space="preserve">                foreach (var msg in messages)</w:t>
      </w:r>
    </w:p>
    <w:p w14:paraId="7C2FC307" w14:textId="77777777" w:rsidR="007D6244" w:rsidRDefault="007D6244" w:rsidP="007D6244">
      <w:pPr>
        <w:pStyle w:val="programcode"/>
      </w:pPr>
      <w:r>
        <w:t xml:space="preserve">                {</w:t>
      </w:r>
    </w:p>
    <w:p w14:paraId="4F59F07C" w14:textId="77777777" w:rsidR="007D6244" w:rsidRDefault="007D6244" w:rsidP="007D6244">
      <w:pPr>
        <w:pStyle w:val="programcode"/>
      </w:pPr>
      <w:r>
        <w:t xml:space="preserve">                    ser.Serialize(file, msg);</w:t>
      </w:r>
    </w:p>
    <w:p w14:paraId="486B9226" w14:textId="77777777" w:rsidR="007D6244" w:rsidRDefault="007D6244" w:rsidP="007D6244">
      <w:pPr>
        <w:pStyle w:val="programcode"/>
      </w:pPr>
      <w:r>
        <w:t xml:space="preserve">                }</w:t>
      </w:r>
    </w:p>
    <w:p w14:paraId="61D2921F" w14:textId="77777777" w:rsidR="007D6244" w:rsidRDefault="007D6244" w:rsidP="007D6244">
      <w:pPr>
        <w:pStyle w:val="programcode"/>
      </w:pPr>
      <w:r>
        <w:t xml:space="preserve">                file.Close();</w:t>
      </w:r>
    </w:p>
    <w:p w14:paraId="663C92B1" w14:textId="77777777" w:rsidR="007D6244" w:rsidRPr="00381D8F" w:rsidRDefault="007D6244" w:rsidP="007D6244">
      <w:pPr>
        <w:pStyle w:val="programcode"/>
        <w:rPr>
          <w:lang w:val="ru-RU"/>
        </w:rPr>
      </w:pPr>
      <w:r>
        <w:t xml:space="preserve">            </w:t>
      </w:r>
      <w:r w:rsidRPr="00381D8F">
        <w:rPr>
          <w:lang w:val="ru-RU"/>
        </w:rPr>
        <w:t>}</w:t>
      </w:r>
    </w:p>
    <w:p w14:paraId="3CD46B90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    </w:t>
      </w:r>
      <w:r>
        <w:t>finally</w:t>
      </w:r>
    </w:p>
    <w:p w14:paraId="3C2F564B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    {</w:t>
      </w:r>
    </w:p>
    <w:p w14:paraId="7F0E530F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    }</w:t>
      </w:r>
    </w:p>
    <w:p w14:paraId="63956227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}</w:t>
      </w:r>
    </w:p>
    <w:p w14:paraId="74E36E2C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>}    }</w:t>
      </w:r>
    </w:p>
    <w:p w14:paraId="54067F6D" w14:textId="77777777" w:rsidR="007D6244" w:rsidRPr="00381D8F" w:rsidRDefault="007D6244" w:rsidP="007D6244">
      <w:pPr>
        <w:pStyle w:val="programcode"/>
        <w:rPr>
          <w:lang w:val="ru-RU"/>
        </w:rPr>
      </w:pPr>
    </w:p>
    <w:p w14:paraId="185352BD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/// &lt;</w:t>
      </w:r>
      <w:r>
        <w:t>summary</w:t>
      </w:r>
      <w:r w:rsidRPr="00381D8F">
        <w:rPr>
          <w:lang w:val="ru-RU"/>
        </w:rPr>
        <w:t>&gt;</w:t>
      </w:r>
    </w:p>
    <w:p w14:paraId="4F99E3D7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/// Мост организующий экспорт в любой из доступных форматов.</w:t>
      </w:r>
    </w:p>
    <w:p w14:paraId="5DC69E5F" w14:textId="77777777" w:rsidR="007D6244" w:rsidRDefault="007D6244" w:rsidP="007D6244">
      <w:pPr>
        <w:pStyle w:val="programcode"/>
      </w:pPr>
      <w:r w:rsidRPr="00381D8F">
        <w:rPr>
          <w:lang w:val="ru-RU"/>
        </w:rPr>
        <w:lastRenderedPageBreak/>
        <w:t xml:space="preserve">    </w:t>
      </w:r>
      <w:r>
        <w:t>/// &lt;/summary&gt;</w:t>
      </w:r>
    </w:p>
    <w:p w14:paraId="27B6989A" w14:textId="77777777" w:rsidR="007D6244" w:rsidRDefault="007D6244" w:rsidP="007D6244">
      <w:pPr>
        <w:pStyle w:val="programcode"/>
      </w:pPr>
      <w:r>
        <w:t xml:space="preserve">    public class LogExporter</w:t>
      </w:r>
    </w:p>
    <w:p w14:paraId="2309099D" w14:textId="77777777" w:rsidR="007D6244" w:rsidRDefault="007D6244" w:rsidP="007D6244">
      <w:pPr>
        <w:pStyle w:val="programcode"/>
      </w:pPr>
      <w:r>
        <w:t xml:space="preserve">    {</w:t>
      </w:r>
    </w:p>
    <w:p w14:paraId="2CC29252" w14:textId="77777777" w:rsidR="007D6244" w:rsidRDefault="007D6244" w:rsidP="007D6244">
      <w:pPr>
        <w:pStyle w:val="programcode"/>
      </w:pPr>
      <w:r>
        <w:t xml:space="preserve">        private List&lt;ILogExport&gt; typesOfExport;</w:t>
      </w:r>
    </w:p>
    <w:p w14:paraId="3F7415CD" w14:textId="77777777" w:rsidR="007D6244" w:rsidRDefault="007D6244" w:rsidP="007D6244">
      <w:pPr>
        <w:pStyle w:val="programcode"/>
      </w:pPr>
    </w:p>
    <w:p w14:paraId="63753449" w14:textId="77777777" w:rsidR="007D6244" w:rsidRDefault="007D6244" w:rsidP="007D6244">
      <w:pPr>
        <w:pStyle w:val="programcode"/>
      </w:pPr>
      <w:r>
        <w:t xml:space="preserve">        /// &lt;summary&gt;</w:t>
      </w:r>
    </w:p>
    <w:p w14:paraId="2263B40E" w14:textId="77777777" w:rsidR="007D6244" w:rsidRDefault="007D6244" w:rsidP="007D6244">
      <w:pPr>
        <w:pStyle w:val="programcode"/>
      </w:pPr>
      <w:r>
        <w:t xml:space="preserve">        /// </w:t>
      </w:r>
    </w:p>
    <w:p w14:paraId="65FF4743" w14:textId="77777777" w:rsidR="007D6244" w:rsidRDefault="007D6244" w:rsidP="007D6244">
      <w:pPr>
        <w:pStyle w:val="programcode"/>
      </w:pPr>
      <w:r>
        <w:t xml:space="preserve">        /// &lt;/summary&gt;</w:t>
      </w:r>
    </w:p>
    <w:p w14:paraId="0D5DCECD" w14:textId="77777777" w:rsidR="007D6244" w:rsidRDefault="007D6244" w:rsidP="007D6244">
      <w:pPr>
        <w:pStyle w:val="programcode"/>
      </w:pPr>
      <w:r>
        <w:t xml:space="preserve">        /// &lt;param name="types"&gt; Список ссылок на объекты, реализовывающие экспорт&lt;/param&gt;</w:t>
      </w:r>
    </w:p>
    <w:p w14:paraId="62D352CE" w14:textId="77777777" w:rsidR="007D6244" w:rsidRDefault="007D6244" w:rsidP="007D6244">
      <w:pPr>
        <w:pStyle w:val="programcode"/>
      </w:pPr>
      <w:r>
        <w:t xml:space="preserve">        public LogExporter(List&lt;ILogExport&gt; types)</w:t>
      </w:r>
    </w:p>
    <w:p w14:paraId="601C9BD9" w14:textId="77777777" w:rsidR="007D6244" w:rsidRPr="00381D8F" w:rsidRDefault="007D6244" w:rsidP="007D6244">
      <w:pPr>
        <w:pStyle w:val="programcode"/>
        <w:rPr>
          <w:lang w:val="ru-RU"/>
        </w:rPr>
      </w:pPr>
      <w:r>
        <w:t xml:space="preserve">        </w:t>
      </w:r>
      <w:r w:rsidRPr="00381D8F">
        <w:rPr>
          <w:lang w:val="ru-RU"/>
        </w:rPr>
        <w:t>{</w:t>
      </w:r>
    </w:p>
    <w:p w14:paraId="4493CD11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    </w:t>
      </w:r>
      <w:r>
        <w:t>typesOfExport</w:t>
      </w:r>
      <w:r w:rsidRPr="00381D8F">
        <w:rPr>
          <w:lang w:val="ru-RU"/>
        </w:rPr>
        <w:t xml:space="preserve"> = </w:t>
      </w:r>
      <w:r>
        <w:t>types</w:t>
      </w:r>
      <w:r w:rsidRPr="00381D8F">
        <w:rPr>
          <w:lang w:val="ru-RU"/>
        </w:rPr>
        <w:t>;</w:t>
      </w:r>
    </w:p>
    <w:p w14:paraId="752EDAF7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}</w:t>
      </w:r>
    </w:p>
    <w:p w14:paraId="2193351C" w14:textId="77777777" w:rsidR="007D6244" w:rsidRPr="00381D8F" w:rsidRDefault="007D6244" w:rsidP="007D6244">
      <w:pPr>
        <w:pStyle w:val="programcode"/>
        <w:rPr>
          <w:lang w:val="ru-RU"/>
        </w:rPr>
      </w:pPr>
    </w:p>
    <w:p w14:paraId="276944EC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/// &lt;</w:t>
      </w:r>
      <w:r>
        <w:t>summary</w:t>
      </w:r>
      <w:r w:rsidRPr="00381D8F">
        <w:rPr>
          <w:lang w:val="ru-RU"/>
        </w:rPr>
        <w:t>&gt;</w:t>
      </w:r>
    </w:p>
    <w:p w14:paraId="0C85CBBB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/// Список фильтров,которые появятся в диалоге сохранения файла.</w:t>
      </w:r>
    </w:p>
    <w:p w14:paraId="03E58F0B" w14:textId="77777777" w:rsidR="007D6244" w:rsidRDefault="007D6244" w:rsidP="007D6244">
      <w:pPr>
        <w:pStyle w:val="programcode"/>
      </w:pPr>
      <w:r w:rsidRPr="00381D8F">
        <w:rPr>
          <w:lang w:val="ru-RU"/>
        </w:rPr>
        <w:t xml:space="preserve">        </w:t>
      </w:r>
      <w:r>
        <w:t>/// &lt;/summary&gt;</w:t>
      </w:r>
    </w:p>
    <w:p w14:paraId="18AD3EC3" w14:textId="77777777" w:rsidR="007D6244" w:rsidRDefault="007D6244" w:rsidP="007D6244">
      <w:pPr>
        <w:pStyle w:val="programcode"/>
      </w:pPr>
      <w:r>
        <w:t xml:space="preserve">        public string Filter</w:t>
      </w:r>
    </w:p>
    <w:p w14:paraId="494D874C" w14:textId="77777777" w:rsidR="007D6244" w:rsidRDefault="007D6244" w:rsidP="007D6244">
      <w:pPr>
        <w:pStyle w:val="programcode"/>
      </w:pPr>
      <w:r>
        <w:t xml:space="preserve">        {</w:t>
      </w:r>
    </w:p>
    <w:p w14:paraId="3E4C3AE3" w14:textId="77777777" w:rsidR="007D6244" w:rsidRDefault="007D6244" w:rsidP="007D6244">
      <w:pPr>
        <w:pStyle w:val="programcode"/>
      </w:pPr>
      <w:r>
        <w:t xml:space="preserve">            get</w:t>
      </w:r>
    </w:p>
    <w:p w14:paraId="0D7BECDC" w14:textId="77777777" w:rsidR="007D6244" w:rsidRDefault="007D6244" w:rsidP="007D6244">
      <w:pPr>
        <w:pStyle w:val="programcode"/>
      </w:pPr>
      <w:r>
        <w:t xml:space="preserve">            {</w:t>
      </w:r>
    </w:p>
    <w:p w14:paraId="663A77F4" w14:textId="77777777" w:rsidR="007D6244" w:rsidRDefault="007D6244" w:rsidP="007D6244">
      <w:pPr>
        <w:pStyle w:val="programcode"/>
      </w:pPr>
      <w:r>
        <w:t xml:space="preserve">                string s = "";</w:t>
      </w:r>
    </w:p>
    <w:p w14:paraId="6C18C925" w14:textId="77777777" w:rsidR="007D6244" w:rsidRDefault="007D6244" w:rsidP="007D6244">
      <w:pPr>
        <w:pStyle w:val="programcode"/>
      </w:pPr>
      <w:r>
        <w:t xml:space="preserve">                for (var i = 0; i &lt; typesOfExport.Count; i++)</w:t>
      </w:r>
    </w:p>
    <w:p w14:paraId="0DE973CD" w14:textId="77777777" w:rsidR="007D6244" w:rsidRDefault="007D6244" w:rsidP="007D6244">
      <w:pPr>
        <w:pStyle w:val="programcode"/>
      </w:pPr>
      <w:r>
        <w:t xml:space="preserve">                {</w:t>
      </w:r>
    </w:p>
    <w:p w14:paraId="500C2D8E" w14:textId="77777777" w:rsidR="007D6244" w:rsidRDefault="007D6244" w:rsidP="007D6244">
      <w:pPr>
        <w:pStyle w:val="programcode"/>
      </w:pPr>
      <w:r>
        <w:t xml:space="preserve">                    if (i + 1 == typesOfExport.Count)</w:t>
      </w:r>
    </w:p>
    <w:p w14:paraId="7E3C6F42" w14:textId="77777777" w:rsidR="007D6244" w:rsidRDefault="007D6244" w:rsidP="007D6244">
      <w:pPr>
        <w:pStyle w:val="programcode"/>
      </w:pPr>
      <w:r>
        <w:t xml:space="preserve">                    {</w:t>
      </w:r>
    </w:p>
    <w:p w14:paraId="6F852C89" w14:textId="77777777" w:rsidR="007D6244" w:rsidRDefault="007D6244" w:rsidP="007D6244">
      <w:pPr>
        <w:pStyle w:val="programcode"/>
      </w:pPr>
      <w:r>
        <w:t xml:space="preserve">                        s += typesOfExport[i].FilterName;</w:t>
      </w:r>
    </w:p>
    <w:p w14:paraId="630A83D2" w14:textId="77777777" w:rsidR="007D6244" w:rsidRDefault="007D6244" w:rsidP="007D6244">
      <w:pPr>
        <w:pStyle w:val="programcode"/>
      </w:pPr>
      <w:r>
        <w:t xml:space="preserve">                    }</w:t>
      </w:r>
    </w:p>
    <w:p w14:paraId="256FF977" w14:textId="77777777" w:rsidR="007D6244" w:rsidRDefault="007D6244" w:rsidP="007D6244">
      <w:pPr>
        <w:pStyle w:val="programcode"/>
      </w:pPr>
      <w:r>
        <w:t xml:space="preserve">                    else</w:t>
      </w:r>
    </w:p>
    <w:p w14:paraId="53C20C77" w14:textId="77777777" w:rsidR="007D6244" w:rsidRDefault="007D6244" w:rsidP="007D6244">
      <w:pPr>
        <w:pStyle w:val="programcode"/>
      </w:pPr>
      <w:r>
        <w:t xml:space="preserve">                    {</w:t>
      </w:r>
    </w:p>
    <w:p w14:paraId="566520F3" w14:textId="77777777" w:rsidR="007D6244" w:rsidRDefault="007D6244" w:rsidP="007D6244">
      <w:pPr>
        <w:pStyle w:val="programcode"/>
      </w:pPr>
      <w:r>
        <w:t xml:space="preserve">                        s += typesOfExport[i].FilterName + "|";</w:t>
      </w:r>
    </w:p>
    <w:p w14:paraId="00ADDD74" w14:textId="77777777" w:rsidR="007D6244" w:rsidRDefault="007D6244" w:rsidP="007D6244">
      <w:pPr>
        <w:pStyle w:val="programcode"/>
      </w:pPr>
      <w:r>
        <w:t xml:space="preserve">                    }</w:t>
      </w:r>
    </w:p>
    <w:p w14:paraId="29155015" w14:textId="77777777" w:rsidR="007D6244" w:rsidRDefault="007D6244" w:rsidP="007D6244">
      <w:pPr>
        <w:pStyle w:val="programcode"/>
      </w:pPr>
      <w:r>
        <w:t xml:space="preserve">                }</w:t>
      </w:r>
    </w:p>
    <w:p w14:paraId="31ADFE29" w14:textId="77777777" w:rsidR="007D6244" w:rsidRDefault="007D6244" w:rsidP="007D6244">
      <w:pPr>
        <w:pStyle w:val="programcode"/>
      </w:pPr>
    </w:p>
    <w:p w14:paraId="7AFC49A3" w14:textId="77777777" w:rsidR="007D6244" w:rsidRDefault="007D6244" w:rsidP="007D6244">
      <w:pPr>
        <w:pStyle w:val="programcode"/>
      </w:pPr>
      <w:r>
        <w:t xml:space="preserve">                s = s.PadLeft(s.Length - 1);</w:t>
      </w:r>
    </w:p>
    <w:p w14:paraId="3BA1F980" w14:textId="77777777" w:rsidR="007D6244" w:rsidRPr="00381D8F" w:rsidRDefault="007D6244" w:rsidP="007D6244">
      <w:pPr>
        <w:pStyle w:val="programcode"/>
        <w:rPr>
          <w:lang w:val="ru-RU"/>
        </w:rPr>
      </w:pPr>
      <w:r>
        <w:t xml:space="preserve">                return</w:t>
      </w:r>
      <w:r w:rsidRPr="00381D8F">
        <w:rPr>
          <w:lang w:val="ru-RU"/>
        </w:rPr>
        <w:t xml:space="preserve"> </w:t>
      </w:r>
      <w:r>
        <w:t>s</w:t>
      </w:r>
      <w:r w:rsidRPr="00381D8F">
        <w:rPr>
          <w:lang w:val="ru-RU"/>
        </w:rPr>
        <w:t>;</w:t>
      </w:r>
    </w:p>
    <w:p w14:paraId="4FED685C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    }</w:t>
      </w:r>
    </w:p>
    <w:p w14:paraId="61C9687D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}</w:t>
      </w:r>
    </w:p>
    <w:p w14:paraId="06BA5FCD" w14:textId="77777777" w:rsidR="007D6244" w:rsidRPr="00381D8F" w:rsidRDefault="007D6244" w:rsidP="007D6244">
      <w:pPr>
        <w:pStyle w:val="programcode"/>
        <w:rPr>
          <w:lang w:val="ru-RU"/>
        </w:rPr>
      </w:pPr>
    </w:p>
    <w:p w14:paraId="36F9ED87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/// &lt;</w:t>
      </w:r>
      <w:r>
        <w:t>summary</w:t>
      </w:r>
      <w:r w:rsidRPr="00381D8F">
        <w:rPr>
          <w:lang w:val="ru-RU"/>
        </w:rPr>
        <w:t>&gt;</w:t>
      </w:r>
    </w:p>
    <w:p w14:paraId="2D1A1468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/// Производит экспорт сообщений в указанный формат</w:t>
      </w:r>
    </w:p>
    <w:p w14:paraId="5C8DB4BE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/// &lt;/</w:t>
      </w:r>
      <w:r>
        <w:t>summary</w:t>
      </w:r>
      <w:r w:rsidRPr="00381D8F">
        <w:rPr>
          <w:lang w:val="ru-RU"/>
        </w:rPr>
        <w:t>&gt;</w:t>
      </w:r>
    </w:p>
    <w:p w14:paraId="435BCA7E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/// &lt;</w:t>
      </w:r>
      <w:r>
        <w:t>param</w:t>
      </w:r>
      <w:r w:rsidRPr="00381D8F">
        <w:rPr>
          <w:lang w:val="ru-RU"/>
        </w:rPr>
        <w:t xml:space="preserve"> </w:t>
      </w:r>
      <w:r>
        <w:t>name</w:t>
      </w:r>
      <w:r w:rsidRPr="00381D8F">
        <w:rPr>
          <w:lang w:val="ru-RU"/>
        </w:rPr>
        <w:t>="</w:t>
      </w:r>
      <w:r>
        <w:t>path</w:t>
      </w:r>
      <w:r w:rsidRPr="00381D8F">
        <w:rPr>
          <w:lang w:val="ru-RU"/>
        </w:rPr>
        <w:t>"&gt;Имя файла(полный путь) куда будет произведен экспорт&lt;/</w:t>
      </w:r>
      <w:r>
        <w:t>param</w:t>
      </w:r>
      <w:r w:rsidRPr="00381D8F">
        <w:rPr>
          <w:lang w:val="ru-RU"/>
        </w:rPr>
        <w:t>&gt;</w:t>
      </w:r>
    </w:p>
    <w:p w14:paraId="33742C13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/// &lt;</w:t>
      </w:r>
      <w:r>
        <w:t>param</w:t>
      </w:r>
      <w:r w:rsidRPr="00381D8F">
        <w:rPr>
          <w:lang w:val="ru-RU"/>
        </w:rPr>
        <w:t xml:space="preserve"> </w:t>
      </w:r>
      <w:r>
        <w:t>name</w:t>
      </w:r>
      <w:r w:rsidRPr="00381D8F">
        <w:rPr>
          <w:lang w:val="ru-RU"/>
        </w:rPr>
        <w:t>="</w:t>
      </w:r>
      <w:r>
        <w:t>index</w:t>
      </w:r>
      <w:r w:rsidRPr="00381D8F">
        <w:rPr>
          <w:lang w:val="ru-RU"/>
        </w:rPr>
        <w:t>"&gt;Индекс фильтраэ, который был применен при сохранении&lt;/</w:t>
      </w:r>
      <w:r>
        <w:t>param</w:t>
      </w:r>
      <w:r w:rsidRPr="00381D8F">
        <w:rPr>
          <w:lang w:val="ru-RU"/>
        </w:rPr>
        <w:t>&gt;</w:t>
      </w:r>
    </w:p>
    <w:p w14:paraId="0ACBA8C0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/// &lt;</w:t>
      </w:r>
      <w:r>
        <w:t>param</w:t>
      </w:r>
      <w:r w:rsidRPr="00381D8F">
        <w:rPr>
          <w:lang w:val="ru-RU"/>
        </w:rPr>
        <w:t xml:space="preserve"> </w:t>
      </w:r>
      <w:r>
        <w:t>name</w:t>
      </w:r>
      <w:r w:rsidRPr="00381D8F">
        <w:rPr>
          <w:lang w:val="ru-RU"/>
        </w:rPr>
        <w:t>="</w:t>
      </w:r>
      <w:r>
        <w:t>messages</w:t>
      </w:r>
      <w:r w:rsidRPr="00381D8F">
        <w:rPr>
          <w:lang w:val="ru-RU"/>
        </w:rPr>
        <w:t>"&gt; Сообщения,которые будут экспортированны&lt;/</w:t>
      </w:r>
      <w:r>
        <w:t>param</w:t>
      </w:r>
      <w:r w:rsidRPr="00381D8F">
        <w:rPr>
          <w:lang w:val="ru-RU"/>
        </w:rPr>
        <w:t>&gt;</w:t>
      </w:r>
    </w:p>
    <w:p w14:paraId="42158B0B" w14:textId="77777777" w:rsidR="007D6244" w:rsidRDefault="007D6244" w:rsidP="007D6244">
      <w:pPr>
        <w:pStyle w:val="programcode"/>
      </w:pPr>
      <w:r w:rsidRPr="00381D8F">
        <w:rPr>
          <w:lang w:val="ru-RU"/>
        </w:rPr>
        <w:t xml:space="preserve">        </w:t>
      </w:r>
      <w:r>
        <w:t>public void Export(string path, int index, IEnumerable&lt;Message&gt; messages)</w:t>
      </w:r>
    </w:p>
    <w:p w14:paraId="4F83EECD" w14:textId="77777777" w:rsidR="007D6244" w:rsidRDefault="007D6244" w:rsidP="007D6244">
      <w:pPr>
        <w:pStyle w:val="programcode"/>
      </w:pPr>
      <w:r>
        <w:t xml:space="preserve">        {</w:t>
      </w:r>
    </w:p>
    <w:p w14:paraId="136D0518" w14:textId="77777777" w:rsidR="007D6244" w:rsidRDefault="007D6244" w:rsidP="007D6244">
      <w:pPr>
        <w:pStyle w:val="programcode"/>
      </w:pPr>
      <w:r>
        <w:t xml:space="preserve">            typesOfExport[index].ExportToFile(path, messages);</w:t>
      </w:r>
    </w:p>
    <w:p w14:paraId="58691C4B" w14:textId="77777777" w:rsidR="007D6244" w:rsidRDefault="007D6244" w:rsidP="007D6244">
      <w:pPr>
        <w:pStyle w:val="programcode"/>
      </w:pPr>
      <w:r>
        <w:t xml:space="preserve">        }</w:t>
      </w:r>
    </w:p>
    <w:p w14:paraId="536F5A63" w14:textId="77777777" w:rsidR="007D6244" w:rsidRDefault="007D6244" w:rsidP="007D6244">
      <w:pPr>
        <w:pStyle w:val="programcode"/>
      </w:pPr>
      <w:r>
        <w:t xml:space="preserve">    }</w:t>
      </w:r>
    </w:p>
    <w:p w14:paraId="71EB6C71" w14:textId="77777777" w:rsidR="007D6244" w:rsidRDefault="007D6244" w:rsidP="007D6244">
      <w:pPr>
        <w:pStyle w:val="programcode"/>
      </w:pPr>
    </w:p>
    <w:p w14:paraId="6FAC1B24" w14:textId="77777777" w:rsidR="007D6244" w:rsidRDefault="007D6244" w:rsidP="007D6244">
      <w:pPr>
        <w:pStyle w:val="programcode"/>
      </w:pPr>
    </w:p>
    <w:p w14:paraId="389A2A17" w14:textId="77777777" w:rsidR="007D6244" w:rsidRDefault="007D6244" w:rsidP="007D6244">
      <w:pPr>
        <w:pStyle w:val="heading2"/>
        <w:tabs>
          <w:tab w:val="clear" w:pos="360"/>
          <w:tab w:val="num" w:pos="567"/>
        </w:tabs>
        <w:ind w:left="567" w:hanging="567"/>
        <w:rPr>
          <w:lang w:val="ru-RU"/>
        </w:rPr>
      </w:pPr>
      <w:bookmarkStart w:id="277" w:name="_Toc389138503"/>
      <w:r>
        <w:rPr>
          <w:lang w:val="ru-RU"/>
        </w:rPr>
        <w:lastRenderedPageBreak/>
        <w:t>Код использования</w:t>
      </w:r>
      <w:bookmarkEnd w:id="277"/>
    </w:p>
    <w:p w14:paraId="0D4D917F" w14:textId="77777777" w:rsidR="007D6244" w:rsidRPr="007D6244" w:rsidRDefault="007D6244" w:rsidP="007D6244">
      <w:pPr>
        <w:rPr>
          <w:lang w:val="en-US"/>
        </w:rPr>
      </w:pPr>
      <w:r>
        <w:t>Файл</w:t>
      </w:r>
      <w:r w:rsidRPr="007D6244">
        <w:rPr>
          <w:lang w:val="en-US"/>
        </w:rPr>
        <w:t xml:space="preserve"> Form1.cs </w:t>
      </w:r>
    </w:p>
    <w:p w14:paraId="73D36025" w14:textId="77777777" w:rsidR="007D6244" w:rsidRDefault="007D6244" w:rsidP="007D6244">
      <w:pPr>
        <w:pStyle w:val="programcode"/>
      </w:pPr>
      <w:r>
        <w:t xml:space="preserve">   private void exportButton_Click(object sender, EventArgs e)</w:t>
      </w:r>
    </w:p>
    <w:p w14:paraId="0F1C4F53" w14:textId="77777777" w:rsidR="007D6244" w:rsidRDefault="007D6244" w:rsidP="007D6244">
      <w:pPr>
        <w:pStyle w:val="programcode"/>
      </w:pPr>
      <w:r>
        <w:t xml:space="preserve">        {</w:t>
      </w:r>
    </w:p>
    <w:p w14:paraId="4C1BDB93" w14:textId="77777777" w:rsidR="007D6244" w:rsidRDefault="007D6244" w:rsidP="007D6244">
      <w:pPr>
        <w:pStyle w:val="programcode"/>
      </w:pPr>
      <w:r>
        <w:t xml:space="preserve">            var saveFile = new SaveFileDialog();</w:t>
      </w:r>
    </w:p>
    <w:p w14:paraId="63C3679F" w14:textId="77777777" w:rsidR="007D6244" w:rsidRDefault="007D6244" w:rsidP="007D6244">
      <w:pPr>
        <w:pStyle w:val="programcode"/>
      </w:pPr>
      <w:r>
        <w:t xml:space="preserve">            var exportTypes = new List&lt;ILogExport&gt; { new LogExportToTXT(), new LogExportToXML() };</w:t>
      </w:r>
    </w:p>
    <w:p w14:paraId="5A6B3B11" w14:textId="77777777" w:rsidR="007D6244" w:rsidRDefault="007D6244" w:rsidP="007D6244">
      <w:pPr>
        <w:pStyle w:val="programcode"/>
      </w:pPr>
      <w:r>
        <w:t xml:space="preserve">            var exporter = new LogExporter(exportTypes);</w:t>
      </w:r>
    </w:p>
    <w:p w14:paraId="5EC5E220" w14:textId="77777777" w:rsidR="007D6244" w:rsidRDefault="007D6244" w:rsidP="007D6244">
      <w:pPr>
        <w:pStyle w:val="programcode"/>
      </w:pPr>
      <w:r>
        <w:t xml:space="preserve">            saveFile.Filter = exporter.Filter;</w:t>
      </w:r>
    </w:p>
    <w:p w14:paraId="6880D57E" w14:textId="77777777" w:rsidR="007D6244" w:rsidRDefault="007D6244" w:rsidP="007D6244">
      <w:pPr>
        <w:pStyle w:val="programcode"/>
      </w:pPr>
      <w:r>
        <w:t xml:space="preserve">            var dialogResult = saveFile.ShowDialog();</w:t>
      </w:r>
    </w:p>
    <w:p w14:paraId="318B23E2" w14:textId="77777777" w:rsidR="007D6244" w:rsidRDefault="007D6244" w:rsidP="007D6244">
      <w:pPr>
        <w:pStyle w:val="programcode"/>
      </w:pPr>
    </w:p>
    <w:p w14:paraId="41EC582A" w14:textId="77777777" w:rsidR="007D6244" w:rsidRDefault="007D6244" w:rsidP="007D6244">
      <w:pPr>
        <w:pStyle w:val="programcode"/>
      </w:pPr>
      <w:r>
        <w:t xml:space="preserve">            if (dialogResult == DialogResult.OK)</w:t>
      </w:r>
    </w:p>
    <w:p w14:paraId="22FF0C8A" w14:textId="77777777" w:rsidR="007D6244" w:rsidRDefault="007D6244" w:rsidP="007D6244">
      <w:pPr>
        <w:pStyle w:val="programcode"/>
      </w:pPr>
      <w:r>
        <w:t xml:space="preserve">            {</w:t>
      </w:r>
    </w:p>
    <w:p w14:paraId="2D90D656" w14:textId="77777777" w:rsidR="007D6244" w:rsidRDefault="007D6244" w:rsidP="007D6244">
      <w:pPr>
        <w:pStyle w:val="programcode"/>
      </w:pPr>
      <w:r>
        <w:t xml:space="preserve">                exporter.Export(saveFile.FileName, saveFile.FilterIndex - 1, (List&lt;lib.Models.Message&gt;)MessagesView.DataSource);</w:t>
      </w:r>
    </w:p>
    <w:p w14:paraId="287B70AB" w14:textId="77777777" w:rsidR="007D6244" w:rsidRDefault="007D6244" w:rsidP="007D6244">
      <w:pPr>
        <w:pStyle w:val="programcode"/>
      </w:pPr>
      <w:r>
        <w:t xml:space="preserve">            }</w:t>
      </w:r>
    </w:p>
    <w:p w14:paraId="229E1847" w14:textId="77777777" w:rsidR="007D6244" w:rsidRDefault="007D6244" w:rsidP="007D6244">
      <w:pPr>
        <w:pStyle w:val="programcode"/>
      </w:pPr>
      <w:r>
        <w:t xml:space="preserve">        }</w:t>
      </w:r>
    </w:p>
    <w:p w14:paraId="26163290" w14:textId="77777777" w:rsidR="007D6244" w:rsidRDefault="007D6244" w:rsidP="007D6244">
      <w:pPr>
        <w:pStyle w:val="heading1"/>
        <w:tabs>
          <w:tab w:val="clear" w:pos="360"/>
          <w:tab w:val="num" w:pos="567"/>
        </w:tabs>
        <w:ind w:left="567" w:hanging="567"/>
        <w:rPr>
          <w:lang w:val="ru-RU"/>
        </w:rPr>
      </w:pPr>
      <w:bookmarkStart w:id="278" w:name="_Toc389138504"/>
      <w:r>
        <w:rPr>
          <w:lang w:val="ru-RU"/>
        </w:rPr>
        <w:t>Паттерн «Компоновщик»</w:t>
      </w:r>
      <w:bookmarkEnd w:id="278"/>
    </w:p>
    <w:p w14:paraId="3C9E7ED4" w14:textId="77777777" w:rsidR="007D6244" w:rsidRPr="003D02CF" w:rsidRDefault="007D6244" w:rsidP="007D6244">
      <w:r>
        <w:rPr>
          <w:noProof/>
          <w:lang w:eastAsia="ru-RU"/>
        </w:rPr>
        <w:drawing>
          <wp:inline distT="0" distB="0" distL="0" distR="0" wp14:anchorId="3476F848" wp14:editId="531FBF37">
            <wp:extent cx="4387850" cy="1746250"/>
            <wp:effectExtent l="0" t="0" r="0" b="6350"/>
            <wp:docPr id="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44D8E" w14:textId="77777777" w:rsidR="007D6244" w:rsidRDefault="007D6244" w:rsidP="007D6244">
      <w:pPr>
        <w:pStyle w:val="heading2"/>
        <w:tabs>
          <w:tab w:val="clear" w:pos="360"/>
          <w:tab w:val="num" w:pos="567"/>
        </w:tabs>
        <w:spacing w:before="0"/>
        <w:ind w:left="567" w:hanging="567"/>
        <w:rPr>
          <w:lang w:val="ru-RU"/>
        </w:rPr>
      </w:pPr>
      <w:bookmarkStart w:id="279" w:name="_Toc389138505"/>
      <w:r>
        <w:rPr>
          <w:lang w:val="ru-RU"/>
        </w:rPr>
        <w:t>Основной код реализации</w:t>
      </w:r>
      <w:bookmarkEnd w:id="279"/>
      <w:r>
        <w:rPr>
          <w:lang w:val="ru-RU"/>
        </w:rPr>
        <w:t xml:space="preserve"> </w:t>
      </w:r>
    </w:p>
    <w:p w14:paraId="33CFFF74" w14:textId="77777777" w:rsidR="007D6244" w:rsidRDefault="007D6244" w:rsidP="007D6244">
      <w:r>
        <w:t>Файл SearchParametrsTree.cs</w:t>
      </w:r>
    </w:p>
    <w:p w14:paraId="4D87C7D4" w14:textId="77777777" w:rsidR="007D6244" w:rsidRDefault="007D6244" w:rsidP="007D6244"/>
    <w:p w14:paraId="6D09DCD1" w14:textId="77777777" w:rsidR="007D6244" w:rsidRDefault="007D6244" w:rsidP="007D6244">
      <w:pPr>
        <w:pStyle w:val="programcode"/>
      </w:pPr>
      <w:r>
        <w:t xml:space="preserve">    /// &lt;summary&gt;</w:t>
      </w:r>
    </w:p>
    <w:p w14:paraId="2E691EBC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/// Описывает параметры,которые могут быть применены для фильтрации </w:t>
      </w:r>
      <w:r>
        <w:t>IEnumerable</w:t>
      </w:r>
      <w:r w:rsidRPr="00381D8F">
        <w:rPr>
          <w:lang w:val="ru-RU"/>
        </w:rPr>
        <w:t xml:space="preserve"> </w:t>
      </w:r>
      <w:r>
        <w:t>Model</w:t>
      </w:r>
      <w:r w:rsidRPr="00381D8F">
        <w:rPr>
          <w:lang w:val="ru-RU"/>
        </w:rPr>
        <w:t>.</w:t>
      </w:r>
      <w:r>
        <w:t>Message</w:t>
      </w:r>
    </w:p>
    <w:p w14:paraId="11CCDFDA" w14:textId="77777777" w:rsidR="007D6244" w:rsidRDefault="007D6244" w:rsidP="007D6244">
      <w:pPr>
        <w:pStyle w:val="programcode"/>
      </w:pPr>
      <w:r w:rsidRPr="00381D8F">
        <w:rPr>
          <w:lang w:val="ru-RU"/>
        </w:rPr>
        <w:t xml:space="preserve">    </w:t>
      </w:r>
      <w:r>
        <w:t>/// &lt;/summary&gt;</w:t>
      </w:r>
    </w:p>
    <w:p w14:paraId="7BB46198" w14:textId="77777777" w:rsidR="007D6244" w:rsidRDefault="007D6244" w:rsidP="007D6244">
      <w:pPr>
        <w:pStyle w:val="programcode"/>
      </w:pPr>
      <w:r>
        <w:t xml:space="preserve">  public  abstract class SearchParametrs</w:t>
      </w:r>
    </w:p>
    <w:p w14:paraId="5210F549" w14:textId="77777777" w:rsidR="007D6244" w:rsidRDefault="007D6244" w:rsidP="007D6244">
      <w:pPr>
        <w:pStyle w:val="programcode"/>
      </w:pPr>
      <w:r>
        <w:t xml:space="preserve">    {</w:t>
      </w:r>
    </w:p>
    <w:p w14:paraId="6F9ECF1A" w14:textId="77777777" w:rsidR="007D6244" w:rsidRPr="00381D8F" w:rsidRDefault="007D6244" w:rsidP="007D6244">
      <w:pPr>
        <w:pStyle w:val="programcode"/>
        <w:rPr>
          <w:lang w:val="ru-RU"/>
        </w:rPr>
      </w:pPr>
      <w:r>
        <w:t xml:space="preserve">      </w:t>
      </w:r>
      <w:r w:rsidRPr="00381D8F">
        <w:rPr>
          <w:lang w:val="ru-RU"/>
        </w:rPr>
        <w:t>/// &lt;</w:t>
      </w:r>
      <w:r>
        <w:t>summary</w:t>
      </w:r>
      <w:r w:rsidRPr="00381D8F">
        <w:rPr>
          <w:lang w:val="ru-RU"/>
        </w:rPr>
        <w:t>&gt;</w:t>
      </w:r>
    </w:p>
    <w:p w14:paraId="3A7C13A1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/// Список детей параметра, каждый  каждый уровень вниз ,добавляет логическое и, вширь - логическое или</w:t>
      </w:r>
    </w:p>
    <w:p w14:paraId="4509D2A4" w14:textId="77777777" w:rsidR="007D6244" w:rsidRDefault="007D6244" w:rsidP="007D6244">
      <w:pPr>
        <w:pStyle w:val="programcode"/>
      </w:pPr>
      <w:r w:rsidRPr="00381D8F">
        <w:rPr>
          <w:lang w:val="ru-RU"/>
        </w:rPr>
        <w:t xml:space="preserve">      </w:t>
      </w:r>
      <w:r>
        <w:t>/// &lt;/summary&gt;</w:t>
      </w:r>
    </w:p>
    <w:p w14:paraId="24E2BE8A" w14:textId="77777777" w:rsidR="007D6244" w:rsidRDefault="007D6244" w:rsidP="007D6244">
      <w:pPr>
        <w:pStyle w:val="programcode"/>
      </w:pPr>
      <w:r>
        <w:t xml:space="preserve">        public List&lt;SearchParametrs&gt; Children { get; private set; } </w:t>
      </w:r>
    </w:p>
    <w:p w14:paraId="29B46942" w14:textId="77777777" w:rsidR="007D6244" w:rsidRDefault="007D6244" w:rsidP="007D6244">
      <w:pPr>
        <w:pStyle w:val="programcode"/>
      </w:pPr>
      <w:r>
        <w:t xml:space="preserve">      public SearchParametrs()</w:t>
      </w:r>
    </w:p>
    <w:p w14:paraId="0936DA81" w14:textId="77777777" w:rsidR="007D6244" w:rsidRDefault="007D6244" w:rsidP="007D6244">
      <w:pPr>
        <w:pStyle w:val="programcode"/>
      </w:pPr>
      <w:r>
        <w:t xml:space="preserve">      {</w:t>
      </w:r>
    </w:p>
    <w:p w14:paraId="18692BF5" w14:textId="77777777" w:rsidR="007D6244" w:rsidRDefault="007D6244" w:rsidP="007D6244">
      <w:pPr>
        <w:pStyle w:val="programcode"/>
      </w:pPr>
      <w:r>
        <w:t xml:space="preserve">          Children = new List&lt;SearchParametrs&gt;();</w:t>
      </w:r>
    </w:p>
    <w:p w14:paraId="15C8061C" w14:textId="77777777" w:rsidR="007D6244" w:rsidRDefault="007D6244" w:rsidP="007D6244">
      <w:pPr>
        <w:pStyle w:val="programcode"/>
      </w:pPr>
      <w:r>
        <w:t xml:space="preserve">      }</w:t>
      </w:r>
    </w:p>
    <w:p w14:paraId="359F2B2D" w14:textId="77777777" w:rsidR="007D6244" w:rsidRDefault="007D6244" w:rsidP="007D6244">
      <w:pPr>
        <w:pStyle w:val="programcode"/>
      </w:pPr>
    </w:p>
    <w:p w14:paraId="3648305E" w14:textId="77777777" w:rsidR="007D6244" w:rsidRDefault="007D6244" w:rsidP="007D6244">
      <w:pPr>
        <w:pStyle w:val="programcode"/>
      </w:pPr>
      <w:r>
        <w:t xml:space="preserve">        //public SearchParametrs Parent;</w:t>
      </w:r>
    </w:p>
    <w:p w14:paraId="0A7469E2" w14:textId="77777777" w:rsidR="007D6244" w:rsidRDefault="007D6244" w:rsidP="007D6244">
      <w:pPr>
        <w:pStyle w:val="programcode"/>
      </w:pPr>
      <w:r>
        <w:t xml:space="preserve">       </w:t>
      </w:r>
    </w:p>
    <w:p w14:paraId="2F0EAD83" w14:textId="77777777" w:rsidR="007D6244" w:rsidRDefault="007D6244" w:rsidP="007D6244">
      <w:pPr>
        <w:pStyle w:val="programcode"/>
      </w:pPr>
      <w:r>
        <w:t xml:space="preserve">      /// &lt;summary&gt;</w:t>
      </w:r>
    </w:p>
    <w:p w14:paraId="61234D16" w14:textId="77777777" w:rsidR="007D6244" w:rsidRDefault="007D6244" w:rsidP="007D6244">
      <w:pPr>
        <w:pStyle w:val="programcode"/>
      </w:pPr>
      <w:r>
        <w:lastRenderedPageBreak/>
        <w:t xml:space="preserve">      /// Добавляет дочеренее древо параметров</w:t>
      </w:r>
    </w:p>
    <w:p w14:paraId="22511E4F" w14:textId="77777777" w:rsidR="007D6244" w:rsidRDefault="007D6244" w:rsidP="007D6244">
      <w:pPr>
        <w:pStyle w:val="programcode"/>
      </w:pPr>
      <w:r>
        <w:t xml:space="preserve">      /// &lt;/summary&gt;</w:t>
      </w:r>
    </w:p>
    <w:p w14:paraId="1D0483F5" w14:textId="77777777" w:rsidR="007D6244" w:rsidRDefault="007D6244" w:rsidP="007D6244">
      <w:pPr>
        <w:pStyle w:val="programcode"/>
      </w:pPr>
      <w:r>
        <w:t xml:space="preserve">      /// &lt;param name="child"&gt;Новое дочернее древо параметров&lt;/param&gt;</w:t>
      </w:r>
    </w:p>
    <w:p w14:paraId="51471DE0" w14:textId="77777777" w:rsidR="007D6244" w:rsidRDefault="007D6244" w:rsidP="007D6244">
      <w:pPr>
        <w:pStyle w:val="programcode"/>
      </w:pPr>
      <w:r>
        <w:t xml:space="preserve">        public void AddChild(SearchParametrs child)</w:t>
      </w:r>
    </w:p>
    <w:p w14:paraId="30520C58" w14:textId="77777777" w:rsidR="007D6244" w:rsidRDefault="007D6244" w:rsidP="007D6244">
      <w:pPr>
        <w:pStyle w:val="programcode"/>
      </w:pPr>
      <w:r>
        <w:t xml:space="preserve">        {</w:t>
      </w:r>
    </w:p>
    <w:p w14:paraId="56B04A02" w14:textId="77777777" w:rsidR="007D6244" w:rsidRDefault="007D6244" w:rsidP="007D6244">
      <w:pPr>
        <w:pStyle w:val="programcode"/>
      </w:pPr>
      <w:r>
        <w:t xml:space="preserve">            //child.Parent = this;</w:t>
      </w:r>
    </w:p>
    <w:p w14:paraId="441417DA" w14:textId="77777777" w:rsidR="007D6244" w:rsidRDefault="007D6244" w:rsidP="007D6244">
      <w:pPr>
        <w:pStyle w:val="programcode"/>
      </w:pPr>
      <w:r>
        <w:t xml:space="preserve">            Children.Add(child);</w:t>
      </w:r>
    </w:p>
    <w:p w14:paraId="51E3D9F7" w14:textId="77777777" w:rsidR="007D6244" w:rsidRDefault="007D6244" w:rsidP="007D6244">
      <w:pPr>
        <w:pStyle w:val="programcode"/>
      </w:pPr>
      <w:r>
        <w:t xml:space="preserve">        }</w:t>
      </w:r>
    </w:p>
    <w:p w14:paraId="2D2DB56B" w14:textId="77777777" w:rsidR="007D6244" w:rsidRDefault="007D6244" w:rsidP="007D6244">
      <w:pPr>
        <w:pStyle w:val="programcode"/>
      </w:pPr>
      <w:r>
        <w:t xml:space="preserve">      </w:t>
      </w:r>
    </w:p>
    <w:p w14:paraId="4D9597CC" w14:textId="77777777" w:rsidR="007D6244" w:rsidRDefault="007D6244" w:rsidP="007D6244">
      <w:pPr>
        <w:pStyle w:val="programcode"/>
      </w:pPr>
      <w:r>
        <w:t xml:space="preserve">      </w:t>
      </w:r>
    </w:p>
    <w:p w14:paraId="7EED4359" w14:textId="77777777" w:rsidR="007D6244" w:rsidRDefault="007D6244" w:rsidP="007D6244">
      <w:pPr>
        <w:pStyle w:val="programcode"/>
      </w:pPr>
    </w:p>
    <w:p w14:paraId="6F3DB027" w14:textId="77777777" w:rsidR="007D6244" w:rsidRDefault="007D6244" w:rsidP="007D6244">
      <w:pPr>
        <w:pStyle w:val="programcode"/>
      </w:pPr>
      <w:r>
        <w:t xml:space="preserve">          public abstract IEnumerable&lt;Models.Message&gt; Search(IEnumerable&lt;Models.Message&gt; raw_msgs);</w:t>
      </w:r>
    </w:p>
    <w:p w14:paraId="2C9BCE11" w14:textId="77777777" w:rsidR="007D6244" w:rsidRDefault="007D6244" w:rsidP="007D6244">
      <w:pPr>
        <w:pStyle w:val="programcode"/>
      </w:pPr>
    </w:p>
    <w:p w14:paraId="703D2C6D" w14:textId="77777777" w:rsidR="007D6244" w:rsidRDefault="007D6244" w:rsidP="007D6244">
      <w:pPr>
        <w:pStyle w:val="programcode"/>
      </w:pPr>
      <w:r>
        <w:t xml:space="preserve">    }</w:t>
      </w:r>
    </w:p>
    <w:p w14:paraId="75DE5206" w14:textId="77777777" w:rsidR="007D6244" w:rsidRDefault="007D6244" w:rsidP="007D6244">
      <w:pPr>
        <w:pStyle w:val="programcode"/>
      </w:pPr>
    </w:p>
    <w:p w14:paraId="6CFD96E7" w14:textId="77777777" w:rsidR="007D6244" w:rsidRDefault="007D6244" w:rsidP="007D6244">
      <w:pPr>
        <w:pStyle w:val="programcode"/>
      </w:pPr>
      <w:r>
        <w:t xml:space="preserve">  public class HasGuidParam:SearchParametrs</w:t>
      </w:r>
    </w:p>
    <w:p w14:paraId="57931D51" w14:textId="77777777" w:rsidR="007D6244" w:rsidRDefault="007D6244" w:rsidP="007D6244">
      <w:pPr>
        <w:pStyle w:val="programcode"/>
      </w:pPr>
      <w:r>
        <w:t xml:space="preserve">  {</w:t>
      </w:r>
    </w:p>
    <w:p w14:paraId="41D8A0F1" w14:textId="77777777" w:rsidR="007D6244" w:rsidRDefault="007D6244" w:rsidP="007D6244">
      <w:pPr>
        <w:pStyle w:val="programcode"/>
      </w:pPr>
      <w:r>
        <w:t xml:space="preserve">      /// &lt;summary&gt;</w:t>
      </w:r>
    </w:p>
    <w:p w14:paraId="2EA30256" w14:textId="77777777" w:rsidR="007D6244" w:rsidRDefault="007D6244" w:rsidP="007D6244">
      <w:pPr>
        <w:pStyle w:val="programcode"/>
      </w:pPr>
      <w:r>
        <w:t xml:space="preserve">      /// Имеет указанный Guid</w:t>
      </w:r>
    </w:p>
    <w:p w14:paraId="3E9D6D57" w14:textId="77777777" w:rsidR="007D6244" w:rsidRDefault="007D6244" w:rsidP="007D6244">
      <w:pPr>
        <w:pStyle w:val="programcode"/>
      </w:pPr>
      <w:r>
        <w:t xml:space="preserve">      /// &lt;/summary&gt;</w:t>
      </w:r>
    </w:p>
    <w:p w14:paraId="3878831D" w14:textId="77777777" w:rsidR="007D6244" w:rsidRDefault="007D6244" w:rsidP="007D6244">
      <w:pPr>
        <w:pStyle w:val="programcode"/>
      </w:pPr>
      <w:r>
        <w:t xml:space="preserve">      public Guid? HasGuid { get; set; }</w:t>
      </w:r>
    </w:p>
    <w:p w14:paraId="024AC794" w14:textId="77777777" w:rsidR="007D6244" w:rsidRDefault="007D6244" w:rsidP="007D6244">
      <w:pPr>
        <w:pStyle w:val="programcode"/>
      </w:pPr>
      <w:r>
        <w:t xml:space="preserve">     public HasGuidParam(Guid guid)</w:t>
      </w:r>
    </w:p>
    <w:p w14:paraId="09D73CA7" w14:textId="77777777" w:rsidR="007D6244" w:rsidRDefault="007D6244" w:rsidP="007D6244">
      <w:pPr>
        <w:pStyle w:val="programcode"/>
      </w:pPr>
      <w:r>
        <w:t xml:space="preserve">      {</w:t>
      </w:r>
    </w:p>
    <w:p w14:paraId="213E9BE1" w14:textId="77777777" w:rsidR="007D6244" w:rsidRDefault="007D6244" w:rsidP="007D6244">
      <w:pPr>
        <w:pStyle w:val="programcode"/>
      </w:pPr>
      <w:r>
        <w:t xml:space="preserve">          HasGuid = guid;</w:t>
      </w:r>
    </w:p>
    <w:p w14:paraId="79EEBC99" w14:textId="77777777" w:rsidR="007D6244" w:rsidRDefault="007D6244" w:rsidP="007D6244">
      <w:pPr>
        <w:pStyle w:val="programcode"/>
      </w:pPr>
      <w:r>
        <w:t xml:space="preserve">      }</w:t>
      </w:r>
    </w:p>
    <w:p w14:paraId="56C6418A" w14:textId="77777777" w:rsidR="007D6244" w:rsidRDefault="007D6244" w:rsidP="007D6244">
      <w:pPr>
        <w:pStyle w:val="programcode"/>
      </w:pPr>
    </w:p>
    <w:p w14:paraId="0ECD286C" w14:textId="77777777" w:rsidR="007D6244" w:rsidRDefault="007D6244" w:rsidP="007D6244">
      <w:pPr>
        <w:pStyle w:val="programcode"/>
      </w:pPr>
      <w:r>
        <w:t xml:space="preserve">      public override IEnumerable&lt;Models.Message&gt; Search(IEnumerable&lt;Models.Message&gt; raw_msgs)</w:t>
      </w:r>
    </w:p>
    <w:p w14:paraId="6F94702D" w14:textId="77777777" w:rsidR="007D6244" w:rsidRDefault="007D6244" w:rsidP="007D6244">
      <w:pPr>
        <w:pStyle w:val="programcode"/>
      </w:pPr>
      <w:r>
        <w:t xml:space="preserve">      {</w:t>
      </w:r>
    </w:p>
    <w:p w14:paraId="2CA0705A" w14:textId="77777777" w:rsidR="007D6244" w:rsidRDefault="007D6244" w:rsidP="007D6244">
      <w:pPr>
        <w:pStyle w:val="programcode"/>
      </w:pPr>
      <w:r>
        <w:t xml:space="preserve">          return from m in raw_msgs where m.ClientInfo.Guid == HasGuid.ToString() select m;</w:t>
      </w:r>
    </w:p>
    <w:p w14:paraId="2202E5DE" w14:textId="77777777" w:rsidR="007D6244" w:rsidRDefault="007D6244" w:rsidP="007D6244">
      <w:pPr>
        <w:pStyle w:val="programcode"/>
      </w:pPr>
      <w:r>
        <w:t xml:space="preserve">      }</w:t>
      </w:r>
    </w:p>
    <w:p w14:paraId="64393FD3" w14:textId="77777777" w:rsidR="007D6244" w:rsidRDefault="007D6244" w:rsidP="007D6244">
      <w:pPr>
        <w:pStyle w:val="programcode"/>
      </w:pPr>
      <w:r>
        <w:t xml:space="preserve">  }</w:t>
      </w:r>
    </w:p>
    <w:p w14:paraId="03527B1D" w14:textId="77777777" w:rsidR="007D6244" w:rsidRDefault="007D6244" w:rsidP="007D6244">
      <w:pPr>
        <w:pStyle w:val="programcode"/>
      </w:pPr>
    </w:p>
    <w:p w14:paraId="0E49CBE0" w14:textId="77777777" w:rsidR="007D6244" w:rsidRDefault="007D6244" w:rsidP="007D6244">
      <w:pPr>
        <w:pStyle w:val="programcode"/>
      </w:pPr>
      <w:r>
        <w:t xml:space="preserve">    public class HasMinimumLevelParam:SearchParametrs</w:t>
      </w:r>
    </w:p>
    <w:p w14:paraId="401EF6AB" w14:textId="77777777" w:rsidR="007D6244" w:rsidRDefault="007D6244" w:rsidP="007D6244">
      <w:pPr>
        <w:pStyle w:val="programcode"/>
      </w:pPr>
      <w:r>
        <w:t xml:space="preserve">    {</w:t>
      </w:r>
    </w:p>
    <w:p w14:paraId="7EE9C1A1" w14:textId="77777777" w:rsidR="007D6244" w:rsidRDefault="007D6244" w:rsidP="007D6244">
      <w:pPr>
        <w:pStyle w:val="programcode"/>
      </w:pPr>
      <w:r>
        <w:t xml:space="preserve">        /// &lt;summary&gt;</w:t>
      </w:r>
    </w:p>
    <w:p w14:paraId="68B63093" w14:textId="77777777" w:rsidR="007D6244" w:rsidRDefault="007D6244" w:rsidP="007D6244">
      <w:pPr>
        <w:pStyle w:val="programcode"/>
      </w:pPr>
      <w:r>
        <w:t xml:space="preserve">        /// Минимальный уровень</w:t>
      </w:r>
    </w:p>
    <w:p w14:paraId="3072779B" w14:textId="77777777" w:rsidR="007D6244" w:rsidRDefault="007D6244" w:rsidP="007D6244">
      <w:pPr>
        <w:pStyle w:val="programcode"/>
      </w:pPr>
      <w:r>
        <w:t xml:space="preserve">        /// &lt;/summary&gt;</w:t>
      </w:r>
    </w:p>
    <w:p w14:paraId="326346FB" w14:textId="77777777" w:rsidR="007D6244" w:rsidRDefault="007D6244" w:rsidP="007D6244">
      <w:pPr>
        <w:pStyle w:val="programcode"/>
      </w:pPr>
      <w:r>
        <w:t xml:space="preserve">        public int MinLevel { get; set; }</w:t>
      </w:r>
    </w:p>
    <w:p w14:paraId="25A6E493" w14:textId="77777777" w:rsidR="007D6244" w:rsidRDefault="007D6244" w:rsidP="007D6244">
      <w:pPr>
        <w:pStyle w:val="programcode"/>
      </w:pPr>
    </w:p>
    <w:p w14:paraId="0E9BA9A1" w14:textId="77777777" w:rsidR="007D6244" w:rsidRDefault="007D6244" w:rsidP="007D6244">
      <w:pPr>
        <w:pStyle w:val="programcode"/>
      </w:pPr>
      <w:r>
        <w:t xml:space="preserve">        public HasMinimumLevelParam(int level)</w:t>
      </w:r>
    </w:p>
    <w:p w14:paraId="04C7513F" w14:textId="77777777" w:rsidR="007D6244" w:rsidRDefault="007D6244" w:rsidP="007D6244">
      <w:pPr>
        <w:pStyle w:val="programcode"/>
      </w:pPr>
      <w:r>
        <w:t xml:space="preserve">        {</w:t>
      </w:r>
    </w:p>
    <w:p w14:paraId="6D848380" w14:textId="77777777" w:rsidR="007D6244" w:rsidRDefault="007D6244" w:rsidP="007D6244">
      <w:pPr>
        <w:pStyle w:val="programcode"/>
      </w:pPr>
      <w:r>
        <w:t xml:space="preserve">            MinLevel= level;</w:t>
      </w:r>
    </w:p>
    <w:p w14:paraId="0FB5A663" w14:textId="77777777" w:rsidR="007D6244" w:rsidRDefault="007D6244" w:rsidP="007D6244">
      <w:pPr>
        <w:pStyle w:val="programcode"/>
      </w:pPr>
      <w:r>
        <w:t xml:space="preserve">        }</w:t>
      </w:r>
    </w:p>
    <w:p w14:paraId="46BCD232" w14:textId="77777777" w:rsidR="007D6244" w:rsidRDefault="007D6244" w:rsidP="007D6244">
      <w:pPr>
        <w:pStyle w:val="programcode"/>
      </w:pPr>
    </w:p>
    <w:p w14:paraId="54D8A4C6" w14:textId="77777777" w:rsidR="007D6244" w:rsidRDefault="007D6244" w:rsidP="007D6244">
      <w:pPr>
        <w:pStyle w:val="programcode"/>
      </w:pPr>
      <w:r>
        <w:t xml:space="preserve">        public override IEnumerable&lt;Models.Message&gt; Search(IEnumerable&lt;Models.Message&gt; raw_msgs)</w:t>
      </w:r>
    </w:p>
    <w:p w14:paraId="16362D41" w14:textId="77777777" w:rsidR="007D6244" w:rsidRDefault="007D6244" w:rsidP="007D6244">
      <w:pPr>
        <w:pStyle w:val="programcode"/>
      </w:pPr>
      <w:r>
        <w:t xml:space="preserve">        {</w:t>
      </w:r>
    </w:p>
    <w:p w14:paraId="3772CA9D" w14:textId="77777777" w:rsidR="007D6244" w:rsidRDefault="007D6244" w:rsidP="007D6244">
      <w:pPr>
        <w:pStyle w:val="programcode"/>
      </w:pPr>
      <w:r>
        <w:t xml:space="preserve">            return from m in raw_msgs where m.Level &gt;= MinLevel select m;</w:t>
      </w:r>
    </w:p>
    <w:p w14:paraId="49D3C51F" w14:textId="77777777" w:rsidR="007D6244" w:rsidRDefault="007D6244" w:rsidP="007D6244">
      <w:pPr>
        <w:pStyle w:val="programcode"/>
      </w:pPr>
      <w:r>
        <w:t xml:space="preserve">        }</w:t>
      </w:r>
    </w:p>
    <w:p w14:paraId="5C3E192A" w14:textId="77777777" w:rsidR="007D6244" w:rsidRDefault="007D6244" w:rsidP="007D6244">
      <w:pPr>
        <w:pStyle w:val="programcode"/>
      </w:pPr>
    </w:p>
    <w:p w14:paraId="55585778" w14:textId="77777777" w:rsidR="007D6244" w:rsidRDefault="007D6244" w:rsidP="007D6244">
      <w:pPr>
        <w:pStyle w:val="programcode"/>
      </w:pPr>
      <w:r>
        <w:t xml:space="preserve">    }</w:t>
      </w:r>
    </w:p>
    <w:p w14:paraId="3920700F" w14:textId="77777777" w:rsidR="007D6244" w:rsidRDefault="007D6244" w:rsidP="007D6244">
      <w:pPr>
        <w:pStyle w:val="programcode"/>
      </w:pPr>
    </w:p>
    <w:p w14:paraId="2C77C4A5" w14:textId="77777777" w:rsidR="007D6244" w:rsidRDefault="007D6244" w:rsidP="007D6244">
      <w:pPr>
        <w:pStyle w:val="programcode"/>
      </w:pPr>
      <w:r>
        <w:t xml:space="preserve">    public class NoParam:SearchParametrs</w:t>
      </w:r>
    </w:p>
    <w:p w14:paraId="09BFB594" w14:textId="77777777" w:rsidR="007D6244" w:rsidRDefault="007D6244" w:rsidP="007D6244">
      <w:pPr>
        <w:pStyle w:val="programcode"/>
      </w:pPr>
      <w:r>
        <w:t xml:space="preserve">    {</w:t>
      </w:r>
    </w:p>
    <w:p w14:paraId="1AA594C2" w14:textId="77777777" w:rsidR="007D6244" w:rsidRDefault="007D6244" w:rsidP="007D6244">
      <w:pPr>
        <w:pStyle w:val="programcode"/>
      </w:pPr>
      <w:r>
        <w:t xml:space="preserve">        public override IEnumerable&lt;Models.Message&gt; Search(IEnumerable&lt;Models.Message&gt; raw_msgs)</w:t>
      </w:r>
    </w:p>
    <w:p w14:paraId="5D488D79" w14:textId="77777777" w:rsidR="007D6244" w:rsidRDefault="007D6244" w:rsidP="007D6244">
      <w:pPr>
        <w:pStyle w:val="programcode"/>
      </w:pPr>
      <w:r>
        <w:t xml:space="preserve">        {</w:t>
      </w:r>
    </w:p>
    <w:p w14:paraId="4368413C" w14:textId="77777777" w:rsidR="007D6244" w:rsidRDefault="007D6244" w:rsidP="007D6244">
      <w:pPr>
        <w:pStyle w:val="programcode"/>
      </w:pPr>
      <w:r>
        <w:lastRenderedPageBreak/>
        <w:t xml:space="preserve">            return raw_msgs;</w:t>
      </w:r>
    </w:p>
    <w:p w14:paraId="119B7251" w14:textId="77777777" w:rsidR="007D6244" w:rsidRDefault="007D6244" w:rsidP="007D6244">
      <w:pPr>
        <w:pStyle w:val="programcode"/>
      </w:pPr>
      <w:r>
        <w:t xml:space="preserve">        }</w:t>
      </w:r>
    </w:p>
    <w:p w14:paraId="137D46E6" w14:textId="77777777" w:rsidR="007D6244" w:rsidRDefault="007D6244" w:rsidP="007D6244">
      <w:pPr>
        <w:pStyle w:val="programcode"/>
      </w:pPr>
      <w:r>
        <w:t xml:space="preserve">    }</w:t>
      </w:r>
    </w:p>
    <w:p w14:paraId="4815A53E" w14:textId="77777777" w:rsidR="007D6244" w:rsidRDefault="007D6244" w:rsidP="007D6244">
      <w:pPr>
        <w:pStyle w:val="programcode"/>
      </w:pPr>
    </w:p>
    <w:p w14:paraId="01712481" w14:textId="77777777" w:rsidR="007D6244" w:rsidRDefault="007D6244" w:rsidP="007D6244">
      <w:pPr>
        <w:pStyle w:val="programcode"/>
      </w:pPr>
      <w:r>
        <w:t xml:space="preserve">    public class ContainsParam:SearchParametrs</w:t>
      </w:r>
    </w:p>
    <w:p w14:paraId="6C920855" w14:textId="77777777" w:rsidR="007D6244" w:rsidRDefault="007D6244" w:rsidP="007D6244">
      <w:pPr>
        <w:pStyle w:val="programcode"/>
      </w:pPr>
      <w:r>
        <w:t xml:space="preserve">    {</w:t>
      </w:r>
    </w:p>
    <w:p w14:paraId="395689CF" w14:textId="77777777" w:rsidR="007D6244" w:rsidRDefault="007D6244" w:rsidP="007D6244">
      <w:pPr>
        <w:pStyle w:val="programcode"/>
      </w:pPr>
      <w:r>
        <w:t xml:space="preserve">        /// &lt;summary&gt;</w:t>
      </w:r>
    </w:p>
    <w:p w14:paraId="47F1A2FD" w14:textId="77777777" w:rsidR="007D6244" w:rsidRDefault="007D6244" w:rsidP="007D6244">
      <w:pPr>
        <w:pStyle w:val="programcode"/>
      </w:pPr>
      <w:r>
        <w:t xml:space="preserve">        /// Содержит подстроку</w:t>
      </w:r>
    </w:p>
    <w:p w14:paraId="1C06A71E" w14:textId="77777777" w:rsidR="007D6244" w:rsidRDefault="007D6244" w:rsidP="007D6244">
      <w:pPr>
        <w:pStyle w:val="programcode"/>
      </w:pPr>
      <w:r>
        <w:t xml:space="preserve">        /// &lt;/summary&gt;</w:t>
      </w:r>
    </w:p>
    <w:p w14:paraId="4645F042" w14:textId="77777777" w:rsidR="007D6244" w:rsidRDefault="007D6244" w:rsidP="007D6244">
      <w:pPr>
        <w:pStyle w:val="programcode"/>
      </w:pPr>
      <w:r>
        <w:t xml:space="preserve">        public string Contains { get; set; }</w:t>
      </w:r>
    </w:p>
    <w:p w14:paraId="041EDCF6" w14:textId="77777777" w:rsidR="007D6244" w:rsidRDefault="007D6244" w:rsidP="007D6244">
      <w:pPr>
        <w:pStyle w:val="programcode"/>
      </w:pPr>
    </w:p>
    <w:p w14:paraId="2F0F79B3" w14:textId="77777777" w:rsidR="007D6244" w:rsidRDefault="007D6244" w:rsidP="007D6244">
      <w:pPr>
        <w:pStyle w:val="programcode"/>
      </w:pPr>
      <w:r>
        <w:t xml:space="preserve">        public ContainsParam(string str)</w:t>
      </w:r>
    </w:p>
    <w:p w14:paraId="7FBC8192" w14:textId="77777777" w:rsidR="007D6244" w:rsidRDefault="007D6244" w:rsidP="007D6244">
      <w:pPr>
        <w:pStyle w:val="programcode"/>
      </w:pPr>
      <w:r>
        <w:t xml:space="preserve">        {</w:t>
      </w:r>
    </w:p>
    <w:p w14:paraId="7DC3AB0E" w14:textId="77777777" w:rsidR="007D6244" w:rsidRDefault="007D6244" w:rsidP="007D6244">
      <w:pPr>
        <w:pStyle w:val="programcode"/>
      </w:pPr>
      <w:r>
        <w:t xml:space="preserve">            Contains = str;</w:t>
      </w:r>
    </w:p>
    <w:p w14:paraId="56864360" w14:textId="77777777" w:rsidR="007D6244" w:rsidRDefault="007D6244" w:rsidP="007D6244">
      <w:pPr>
        <w:pStyle w:val="programcode"/>
      </w:pPr>
      <w:r>
        <w:t xml:space="preserve">        }</w:t>
      </w:r>
    </w:p>
    <w:p w14:paraId="77D3AD7C" w14:textId="77777777" w:rsidR="007D6244" w:rsidRDefault="007D6244" w:rsidP="007D6244">
      <w:pPr>
        <w:pStyle w:val="programcode"/>
      </w:pPr>
    </w:p>
    <w:p w14:paraId="0EB378AB" w14:textId="77777777" w:rsidR="007D6244" w:rsidRDefault="007D6244" w:rsidP="007D6244">
      <w:pPr>
        <w:pStyle w:val="programcode"/>
      </w:pPr>
      <w:r>
        <w:t xml:space="preserve">        public override IEnumerable&lt;Models.Message&gt; Search(IEnumerable&lt;Models.Message&gt; raw_msgs)</w:t>
      </w:r>
    </w:p>
    <w:p w14:paraId="1628ED19" w14:textId="77777777" w:rsidR="007D6244" w:rsidRDefault="007D6244" w:rsidP="007D6244">
      <w:pPr>
        <w:pStyle w:val="programcode"/>
      </w:pPr>
      <w:r>
        <w:t xml:space="preserve">        {</w:t>
      </w:r>
    </w:p>
    <w:p w14:paraId="3B1C9BAB" w14:textId="77777777" w:rsidR="007D6244" w:rsidRDefault="007D6244" w:rsidP="007D6244">
      <w:pPr>
        <w:pStyle w:val="programcode"/>
      </w:pPr>
      <w:r>
        <w:t xml:space="preserve">            return from m in raw_msgs where m.Text.Contains(Contains) select m;</w:t>
      </w:r>
    </w:p>
    <w:p w14:paraId="538CC2D1" w14:textId="77777777" w:rsidR="007D6244" w:rsidRDefault="007D6244" w:rsidP="007D6244">
      <w:pPr>
        <w:pStyle w:val="programcode"/>
      </w:pPr>
      <w:r>
        <w:t xml:space="preserve">        }</w:t>
      </w:r>
    </w:p>
    <w:p w14:paraId="5A1AA1A4" w14:textId="77777777" w:rsidR="007D6244" w:rsidRDefault="007D6244" w:rsidP="007D6244">
      <w:pPr>
        <w:pStyle w:val="programcode"/>
      </w:pPr>
      <w:r>
        <w:t xml:space="preserve">    }</w:t>
      </w:r>
    </w:p>
    <w:p w14:paraId="4AB808FD" w14:textId="77777777" w:rsidR="007D6244" w:rsidRDefault="007D6244" w:rsidP="007D6244">
      <w:pPr>
        <w:pStyle w:val="heading1"/>
        <w:tabs>
          <w:tab w:val="clear" w:pos="360"/>
          <w:tab w:val="num" w:pos="567"/>
        </w:tabs>
        <w:ind w:left="567" w:hanging="567"/>
      </w:pPr>
      <w:bookmarkStart w:id="280" w:name="_Toc389138506"/>
      <w:r>
        <w:rPr>
          <w:lang w:val="ru-RU"/>
        </w:rPr>
        <w:t>Паттерн Модуль таблицы</w:t>
      </w:r>
      <w:bookmarkEnd w:id="280"/>
    </w:p>
    <w:p w14:paraId="113DA7C8" w14:textId="77777777" w:rsidR="007D6244" w:rsidRPr="00381D8F" w:rsidRDefault="007D6244" w:rsidP="007D6244">
      <w:r>
        <w:t>В данной реализации модулем таблицы является атрибут объект db</w:t>
      </w:r>
      <w:r w:rsidRPr="00381D8F">
        <w:t xml:space="preserve"> </w:t>
      </w:r>
      <w:r>
        <w:t>класса WinHistory</w:t>
      </w:r>
      <w:r w:rsidRPr="00381D8F">
        <w:t>.</w:t>
      </w:r>
    </w:p>
    <w:p w14:paraId="055A5D48" w14:textId="77777777" w:rsidR="007D6244" w:rsidRPr="00444F4A" w:rsidRDefault="007D6244" w:rsidP="007D6244">
      <w:pPr>
        <w:rPr>
          <w:lang w:val="en-US"/>
        </w:rPr>
      </w:pPr>
      <w:r>
        <w:t>Файл</w:t>
      </w:r>
      <w:r w:rsidRPr="00381D8F">
        <w:rPr>
          <w:lang w:val="en-US"/>
        </w:rPr>
        <w:t xml:space="preserve"> </w:t>
      </w:r>
      <w:r w:rsidRPr="00444F4A">
        <w:rPr>
          <w:lang w:val="en-US"/>
        </w:rPr>
        <w:t>WinHistory.cs</w:t>
      </w:r>
    </w:p>
    <w:p w14:paraId="76B93A6A" w14:textId="77777777" w:rsidR="007D6244" w:rsidRPr="00381D8F" w:rsidRDefault="007D6244" w:rsidP="007D6244">
      <w:pPr>
        <w:pStyle w:val="programcode"/>
      </w:pPr>
      <w:r w:rsidRPr="00381D8F">
        <w:t xml:space="preserve"> public class WinHistory</w:t>
      </w:r>
    </w:p>
    <w:p w14:paraId="3B02FB9B" w14:textId="77777777" w:rsidR="007D6244" w:rsidRPr="00381D8F" w:rsidRDefault="007D6244" w:rsidP="007D6244">
      <w:pPr>
        <w:pStyle w:val="programcode"/>
      </w:pPr>
      <w:r w:rsidRPr="00381D8F">
        <w:t xml:space="preserve">    {</w:t>
      </w:r>
    </w:p>
    <w:p w14:paraId="7C7B2FF6" w14:textId="77777777" w:rsidR="007D6244" w:rsidRPr="00381D8F" w:rsidRDefault="007D6244" w:rsidP="007D6244">
      <w:pPr>
        <w:pStyle w:val="programcode"/>
      </w:pPr>
      <w:r w:rsidRPr="00381D8F">
        <w:t xml:space="preserve">        private static WinHistoryDbContext db = new WinHistoryDbContext();</w:t>
      </w:r>
    </w:p>
    <w:p w14:paraId="1CEBFB96" w14:textId="77777777" w:rsidR="007D6244" w:rsidRPr="00905A8A" w:rsidRDefault="007D6244" w:rsidP="007D6244">
      <w:pPr>
        <w:pStyle w:val="programcode"/>
        <w:rPr>
          <w:lang w:val="ru-RU"/>
        </w:rPr>
      </w:pPr>
      <w:r w:rsidRPr="00381D8F">
        <w:t xml:space="preserve">       </w:t>
      </w:r>
      <w:r w:rsidRPr="00905A8A">
        <w:rPr>
          <w:lang w:val="ru-RU"/>
        </w:rPr>
        <w:t>...</w:t>
      </w:r>
    </w:p>
    <w:p w14:paraId="241F6FDA" w14:textId="77777777" w:rsidR="007D6244" w:rsidRDefault="007D6244" w:rsidP="007D6244">
      <w:pPr>
        <w:pStyle w:val="programcode"/>
        <w:rPr>
          <w:lang w:val="ru-RU"/>
        </w:rPr>
      </w:pPr>
      <w:r w:rsidRPr="00905A8A">
        <w:rPr>
          <w:lang w:val="ru-RU"/>
        </w:rPr>
        <w:t xml:space="preserve">     }</w:t>
      </w:r>
    </w:p>
    <w:p w14:paraId="6512C72C" w14:textId="77777777" w:rsidR="007D6244" w:rsidRPr="00381D8F" w:rsidRDefault="007D6244" w:rsidP="007D6244">
      <w:r>
        <w:t>Через данную сущность мы получаем доступ ко всем таблицам бд . Разделение  области определения структуры таблицы происходит в классах неймспейса lib</w:t>
      </w:r>
      <w:r w:rsidRPr="00381D8F">
        <w:t>.</w:t>
      </w:r>
      <w:r>
        <w:t>Models</w:t>
      </w:r>
    </w:p>
    <w:p w14:paraId="1C6FE00B" w14:textId="77777777" w:rsidR="007D6244" w:rsidRDefault="007D6244" w:rsidP="007D6244">
      <w:pPr>
        <w:pStyle w:val="heading1"/>
        <w:tabs>
          <w:tab w:val="clear" w:pos="360"/>
          <w:tab w:val="num" w:pos="567"/>
        </w:tabs>
        <w:ind w:left="567" w:hanging="567"/>
      </w:pPr>
      <w:bookmarkStart w:id="281" w:name="_Toc389138507"/>
      <w:r>
        <w:rPr>
          <w:lang w:val="ru-RU"/>
        </w:rPr>
        <w:t xml:space="preserve">Паттерн </w:t>
      </w:r>
      <w:r>
        <w:t>Data Mapper</w:t>
      </w:r>
      <w:bookmarkEnd w:id="281"/>
    </w:p>
    <w:p w14:paraId="0AF2BF8B" w14:textId="77777777" w:rsidR="007D6244" w:rsidRDefault="007D6244" w:rsidP="007D6244">
      <w:r>
        <w:t>Как и в случае с паттерном Модуль таблицы , Entity</w:t>
      </w:r>
      <w:r w:rsidRPr="00381D8F">
        <w:t xml:space="preserve"> </w:t>
      </w:r>
      <w:r>
        <w:t>Framework</w:t>
      </w:r>
      <w:r w:rsidRPr="00381D8F">
        <w:t xml:space="preserve"> </w:t>
      </w:r>
      <w:r>
        <w:t>реализует</w:t>
      </w:r>
      <w:r w:rsidRPr="00381D8F">
        <w:t xml:space="preserve"> </w:t>
      </w:r>
      <w:r>
        <w:t>данный паттерн, изолируя объекты от бд.</w:t>
      </w:r>
    </w:p>
    <w:p w14:paraId="1DAAFE28" w14:textId="77777777" w:rsidR="007D6244" w:rsidRPr="00381D8F" w:rsidRDefault="007D6244" w:rsidP="007D6244">
      <w:r>
        <w:t>Пример использования</w:t>
      </w:r>
      <w:r w:rsidRPr="00381D8F">
        <w:t>:</w:t>
      </w:r>
    </w:p>
    <w:p w14:paraId="43E50306" w14:textId="77777777" w:rsidR="007D6244" w:rsidRPr="00381D8F" w:rsidRDefault="007D6244" w:rsidP="007D6244">
      <w:pPr>
        <w:pStyle w:val="programcode"/>
        <w:rPr>
          <w:rFonts w:asciiTheme="minorHAnsi" w:hAnsiTheme="minorHAnsi"/>
          <w:lang w:val="ru-RU"/>
        </w:rPr>
      </w:pPr>
      <w:r>
        <w:rPr>
          <w:lang w:val="ru-RU"/>
        </w:rPr>
        <w:t xml:space="preserve"> </w:t>
      </w:r>
      <w:r>
        <w:rPr>
          <w:rFonts w:asciiTheme="minorHAnsi" w:hAnsiTheme="minorHAnsi"/>
          <w:lang w:val="ru-RU"/>
        </w:rPr>
        <w:t xml:space="preserve">Файл </w:t>
      </w:r>
      <w:r>
        <w:rPr>
          <w:rFonts w:asciiTheme="minorHAnsi" w:hAnsiTheme="minorHAnsi"/>
        </w:rPr>
        <w:t>WinHistory</w:t>
      </w:r>
      <w:r w:rsidRPr="00381D8F">
        <w:rPr>
          <w:rFonts w:asciiTheme="minorHAnsi" w:hAnsiTheme="minorHAnsi"/>
          <w:lang w:val="ru-RU"/>
        </w:rPr>
        <w:t>.</w:t>
      </w:r>
      <w:r>
        <w:rPr>
          <w:rFonts w:asciiTheme="minorHAnsi" w:hAnsiTheme="minorHAnsi"/>
        </w:rPr>
        <w:t>cs</w:t>
      </w:r>
    </w:p>
    <w:p w14:paraId="43B1C363" w14:textId="77777777" w:rsidR="007D6244" w:rsidRPr="00905A8A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</w:t>
      </w:r>
      <w:r w:rsidRPr="00905A8A">
        <w:rPr>
          <w:lang w:val="ru-RU"/>
        </w:rPr>
        <w:t xml:space="preserve">     /// &lt;summary&gt;</w:t>
      </w:r>
    </w:p>
    <w:p w14:paraId="15A18E60" w14:textId="77777777" w:rsidR="007D6244" w:rsidRPr="00381D8F" w:rsidRDefault="007D6244" w:rsidP="007D6244">
      <w:pPr>
        <w:pStyle w:val="programcode"/>
      </w:pPr>
      <w:r w:rsidRPr="00905A8A">
        <w:rPr>
          <w:lang w:val="ru-RU"/>
        </w:rPr>
        <w:t xml:space="preserve">        </w:t>
      </w:r>
      <w:r w:rsidRPr="00381D8F">
        <w:t xml:space="preserve">/// </w:t>
      </w:r>
    </w:p>
    <w:p w14:paraId="71DFB171" w14:textId="77777777" w:rsidR="007D6244" w:rsidRPr="00381D8F" w:rsidRDefault="007D6244" w:rsidP="007D6244">
      <w:pPr>
        <w:pStyle w:val="programcode"/>
      </w:pPr>
      <w:r w:rsidRPr="00381D8F">
        <w:t xml:space="preserve">        /// &lt;/summary&gt;</w:t>
      </w:r>
    </w:p>
    <w:p w14:paraId="2DA74193" w14:textId="77777777" w:rsidR="007D6244" w:rsidRPr="00381D8F" w:rsidRDefault="007D6244" w:rsidP="007D6244">
      <w:pPr>
        <w:pStyle w:val="programcode"/>
      </w:pPr>
      <w:r w:rsidRPr="00381D8F">
        <w:t xml:space="preserve">        /// &lt;param name="guid"&gt;</w:t>
      </w:r>
      <w:r w:rsidRPr="00905A8A">
        <w:rPr>
          <w:lang w:val="ru-RU"/>
        </w:rPr>
        <w:t>Уникальный</w:t>
      </w:r>
      <w:r w:rsidRPr="00381D8F">
        <w:t xml:space="preserve"> guid </w:t>
      </w:r>
      <w:r w:rsidRPr="00905A8A">
        <w:rPr>
          <w:lang w:val="ru-RU"/>
        </w:rPr>
        <w:t>программы</w:t>
      </w:r>
      <w:r w:rsidRPr="00381D8F">
        <w:t>&lt;/param&gt;</w:t>
      </w:r>
    </w:p>
    <w:p w14:paraId="048B7242" w14:textId="77777777" w:rsidR="007D6244" w:rsidRPr="00905A8A" w:rsidRDefault="007D6244" w:rsidP="007D6244">
      <w:pPr>
        <w:pStyle w:val="programcode"/>
        <w:rPr>
          <w:lang w:val="ru-RU"/>
        </w:rPr>
      </w:pPr>
      <w:r w:rsidRPr="00381D8F">
        <w:t xml:space="preserve">        </w:t>
      </w:r>
      <w:r w:rsidRPr="00905A8A">
        <w:rPr>
          <w:lang w:val="ru-RU"/>
        </w:rPr>
        <w:t>/// &lt;returns&gt;Возвращает информацию о программе клиенте &lt;/returns&gt;</w:t>
      </w:r>
    </w:p>
    <w:p w14:paraId="74AAF6E2" w14:textId="77777777" w:rsidR="007D6244" w:rsidRPr="00381D8F" w:rsidRDefault="007D6244" w:rsidP="007D6244">
      <w:pPr>
        <w:pStyle w:val="programcode"/>
      </w:pPr>
      <w:r w:rsidRPr="00905A8A">
        <w:rPr>
          <w:lang w:val="ru-RU"/>
        </w:rPr>
        <w:t xml:space="preserve">        </w:t>
      </w:r>
      <w:r w:rsidRPr="00381D8F">
        <w:t>public ClientInfo ReciveClientInfo(Guid guid)</w:t>
      </w:r>
    </w:p>
    <w:p w14:paraId="5DCE430C" w14:textId="77777777" w:rsidR="007D6244" w:rsidRPr="00381D8F" w:rsidRDefault="007D6244" w:rsidP="007D6244">
      <w:pPr>
        <w:pStyle w:val="programcode"/>
      </w:pPr>
      <w:r w:rsidRPr="00381D8F">
        <w:t xml:space="preserve">        {</w:t>
      </w:r>
    </w:p>
    <w:p w14:paraId="4CEF0271" w14:textId="77777777" w:rsidR="007D6244" w:rsidRPr="00381D8F" w:rsidRDefault="007D6244" w:rsidP="007D6244">
      <w:pPr>
        <w:pStyle w:val="programcode"/>
      </w:pPr>
      <w:r w:rsidRPr="00381D8F">
        <w:t xml:space="preserve">            return (from clients in db.Clients where clients.Guid == guid.ToString() select clients).Single();</w:t>
      </w:r>
    </w:p>
    <w:p w14:paraId="083D9626" w14:textId="77777777" w:rsidR="007D6244" w:rsidRDefault="007D6244" w:rsidP="007D6244">
      <w:pPr>
        <w:pStyle w:val="programcode"/>
        <w:rPr>
          <w:rFonts w:asciiTheme="minorHAnsi" w:hAnsiTheme="minorHAnsi"/>
          <w:lang w:val="ru-RU"/>
        </w:rPr>
      </w:pPr>
      <w:r w:rsidRPr="00381D8F">
        <w:t xml:space="preserve">        </w:t>
      </w:r>
      <w:r w:rsidRPr="00905A8A">
        <w:rPr>
          <w:lang w:val="ru-RU"/>
        </w:rPr>
        <w:t>}</w:t>
      </w:r>
    </w:p>
    <w:p w14:paraId="3DB5F544" w14:textId="77777777" w:rsidR="007D6244" w:rsidRDefault="007D6244" w:rsidP="007D6244">
      <w:pPr>
        <w:pStyle w:val="programcode"/>
        <w:rPr>
          <w:rFonts w:asciiTheme="minorHAnsi" w:hAnsiTheme="minorHAnsi"/>
          <w:lang w:val="ru-RU"/>
        </w:rPr>
      </w:pPr>
      <w:r>
        <w:rPr>
          <w:rFonts w:asciiTheme="minorHAnsi" w:hAnsiTheme="minorHAnsi"/>
          <w:lang w:val="ru-RU"/>
        </w:rPr>
        <w:lastRenderedPageBreak/>
        <w:t xml:space="preserve">Здесь </w:t>
      </w:r>
      <w:r w:rsidRPr="00381D8F">
        <w:rPr>
          <w:rFonts w:asciiTheme="minorHAnsi" w:hAnsiTheme="minorHAnsi"/>
          <w:lang w:val="ru-RU"/>
        </w:rPr>
        <w:t xml:space="preserve"> </w:t>
      </w:r>
      <w:r>
        <w:rPr>
          <w:rFonts w:asciiTheme="minorHAnsi" w:hAnsiTheme="minorHAnsi"/>
          <w:lang w:val="ru-RU"/>
        </w:rPr>
        <w:t xml:space="preserve">объект </w:t>
      </w:r>
      <w:r>
        <w:rPr>
          <w:rFonts w:asciiTheme="minorHAnsi" w:hAnsiTheme="minorHAnsi"/>
        </w:rPr>
        <w:t>db</w:t>
      </w:r>
      <w:r w:rsidRPr="00381D8F">
        <w:rPr>
          <w:rFonts w:asciiTheme="minorHAnsi" w:hAnsiTheme="minorHAnsi"/>
          <w:lang w:val="ru-RU"/>
        </w:rPr>
        <w:t>.</w:t>
      </w:r>
      <w:r>
        <w:rPr>
          <w:rFonts w:asciiTheme="minorHAnsi" w:hAnsiTheme="minorHAnsi"/>
        </w:rPr>
        <w:t>Clients</w:t>
      </w:r>
      <w:r w:rsidRPr="00381D8F">
        <w:rPr>
          <w:rFonts w:asciiTheme="minorHAnsi" w:hAnsiTheme="minorHAnsi"/>
          <w:lang w:val="ru-RU"/>
        </w:rPr>
        <w:t xml:space="preserve"> </w:t>
      </w:r>
      <w:r>
        <w:rPr>
          <w:rFonts w:asciiTheme="minorHAnsi" w:hAnsiTheme="minorHAnsi"/>
          <w:lang w:val="ru-RU"/>
        </w:rPr>
        <w:t xml:space="preserve">позволяет обращаться с таблицей данных </w:t>
      </w:r>
      <w:r>
        <w:rPr>
          <w:rFonts w:asciiTheme="minorHAnsi" w:hAnsiTheme="minorHAnsi"/>
        </w:rPr>
        <w:t>Clients</w:t>
      </w:r>
      <w:r w:rsidRPr="00381D8F">
        <w:rPr>
          <w:rFonts w:asciiTheme="minorHAnsi" w:hAnsiTheme="minorHAnsi"/>
          <w:lang w:val="ru-RU"/>
        </w:rPr>
        <w:t xml:space="preserve"> </w:t>
      </w:r>
      <w:r>
        <w:rPr>
          <w:rFonts w:asciiTheme="minorHAnsi" w:hAnsiTheme="minorHAnsi"/>
          <w:lang w:val="ru-RU"/>
        </w:rPr>
        <w:t>как с объектом.</w:t>
      </w:r>
    </w:p>
    <w:p w14:paraId="088EF3CB" w14:textId="77777777" w:rsidR="007D6244" w:rsidRDefault="007D6244" w:rsidP="007D6244">
      <w:pPr>
        <w:pStyle w:val="heading1"/>
        <w:tabs>
          <w:tab w:val="clear" w:pos="360"/>
          <w:tab w:val="num" w:pos="567"/>
        </w:tabs>
        <w:ind w:left="567" w:hanging="567"/>
        <w:rPr>
          <w:lang w:val="ru-RU"/>
        </w:rPr>
      </w:pPr>
      <w:bookmarkStart w:id="282" w:name="_Toc389138508"/>
      <w:r>
        <w:rPr>
          <w:lang w:val="ru-RU"/>
        </w:rPr>
        <w:t>Паттерн «Шлюз к записи  данных»</w:t>
      </w:r>
      <w:bookmarkEnd w:id="282"/>
    </w:p>
    <w:p w14:paraId="6F2B6E29" w14:textId="77777777" w:rsidR="007D6244" w:rsidRPr="00905A8A" w:rsidRDefault="007D6244" w:rsidP="007D6244">
      <w:r>
        <w:t>Возвращаемый объект ClientInfo</w:t>
      </w:r>
      <w:r w:rsidRPr="00381D8F">
        <w:t xml:space="preserve"> </w:t>
      </w:r>
      <w:r>
        <w:t>предыдущего примера является ярким примером шлоюза  к записи данных. Мы можем обращаться к данным записи в базе, как к обычному объекту, используя данный паттерн.</w:t>
      </w:r>
    </w:p>
    <w:p w14:paraId="0A5F66D7" w14:textId="77777777" w:rsidR="007D6244" w:rsidRDefault="007D6244" w:rsidP="007D6244"/>
    <w:p w14:paraId="50784F10" w14:textId="77777777" w:rsidR="00444F4A" w:rsidRDefault="00444F4A" w:rsidP="00444F4A">
      <w:pPr>
        <w:pStyle w:val="1"/>
      </w:pPr>
      <w:bookmarkStart w:id="283" w:name="_Toc387610136"/>
      <w:bookmarkStart w:id="284" w:name="_Toc356140533"/>
      <w:bookmarkStart w:id="285" w:name="_Toc389138509"/>
      <w:r>
        <w:t>Литература</w:t>
      </w:r>
      <w:bookmarkEnd w:id="283"/>
      <w:bookmarkEnd w:id="284"/>
      <w:bookmarkEnd w:id="285"/>
    </w:p>
    <w:p w14:paraId="327E071C" w14:textId="77777777" w:rsidR="00444F4A" w:rsidRDefault="00444F4A" w:rsidP="00444F4A">
      <w:pPr>
        <w:widowControl w:val="0"/>
        <w:numPr>
          <w:ilvl w:val="0"/>
          <w:numId w:val="19"/>
        </w:numPr>
        <w:tabs>
          <w:tab w:val="left" w:pos="720"/>
        </w:tabs>
        <w:suppressAutoHyphens/>
        <w:spacing w:after="0" w:line="288" w:lineRule="auto"/>
      </w:pPr>
      <w:r>
        <w:t xml:space="preserve">Орлов С.А. Технологии разработки программного обеспечения. - СПб: Питер, - 2002 г. (Материалы сервера </w:t>
      </w:r>
      <w:hyperlink r:id="rId51" w:history="1">
        <w:r>
          <w:rPr>
            <w:rStyle w:val="a6"/>
          </w:rPr>
          <w:t>http://wmate.ru</w:t>
        </w:r>
      </w:hyperlink>
      <w:r>
        <w:t xml:space="preserve"> )</w:t>
      </w:r>
    </w:p>
    <w:p w14:paraId="27E37F09" w14:textId="77777777" w:rsidR="00444F4A" w:rsidRDefault="00444F4A" w:rsidP="00444F4A">
      <w:pPr>
        <w:widowControl w:val="0"/>
        <w:numPr>
          <w:ilvl w:val="0"/>
          <w:numId w:val="19"/>
        </w:numPr>
        <w:tabs>
          <w:tab w:val="left" w:pos="720"/>
        </w:tabs>
        <w:suppressAutoHyphens/>
        <w:spacing w:after="0" w:line="288" w:lineRule="auto"/>
      </w:pPr>
      <w:r>
        <w:t>Якобсон А, Дуч Г., Рамбо Дж. Унифицированный процесс разработки программного обеспечения. - Спб.: Питер. - 2002 г.</w:t>
      </w:r>
    </w:p>
    <w:p w14:paraId="5D8D4925" w14:textId="77777777" w:rsidR="00444F4A" w:rsidRDefault="00444F4A" w:rsidP="00444F4A">
      <w:pPr>
        <w:pStyle w:val="a7"/>
        <w:numPr>
          <w:ilvl w:val="0"/>
          <w:numId w:val="19"/>
        </w:numPr>
      </w:pPr>
      <w:r>
        <w:t xml:space="preserve">Виноградова М.В. Курс лекций по дисциплине «Технологии разработки ПО» </w:t>
      </w:r>
    </w:p>
    <w:p w14:paraId="103BF838" w14:textId="77777777" w:rsidR="00444F4A" w:rsidRDefault="00444F4A" w:rsidP="00444F4A">
      <w:pPr>
        <w:pStyle w:val="a7"/>
      </w:pPr>
    </w:p>
    <w:p w14:paraId="7BC2B077" w14:textId="77777777" w:rsidR="00444F4A" w:rsidRPr="007D6244" w:rsidRDefault="00444F4A" w:rsidP="007D6244"/>
    <w:sectPr w:rsidR="00444F4A" w:rsidRPr="007D6244">
      <w:footerReference w:type="default" r:id="rId5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I TIX" w:date="2014-05-25T18:18:00Z" w:initials="IT">
    <w:p w14:paraId="4FF510D7" w14:textId="77777777" w:rsidR="00E23F58" w:rsidRDefault="00E23F58">
      <w:pPr>
        <w:pStyle w:val="aa"/>
      </w:pPr>
      <w:r>
        <w:rPr>
          <w:rStyle w:val="a9"/>
        </w:rPr>
        <w:annotationRef/>
      </w:r>
    </w:p>
    <w:p w14:paraId="0793EADD" w14:textId="77777777" w:rsidR="00E23F58" w:rsidRDefault="00E23F58">
      <w:pPr>
        <w:pStyle w:val="aa"/>
      </w:pPr>
      <w:r>
        <w:rPr>
          <w:rFonts w:ascii="Times New Roman" w:eastAsia="Calibri" w:hAnsi="Times New Roman" w:cs="Times New Roman"/>
          <w:sz w:val="28"/>
          <w:szCs w:val="28"/>
        </w:rPr>
        <w:pict w14:anchorId="0709D6E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6pt;height:.75pt" strokeweight="0">
            <v:stroke endcap="round"/>
            <v:imagedata r:id="rId1" o:title=""/>
            <v:path shadowok="f" fillok="f" insetpenok="f"/>
            <o:lock v:ext="edit" rotation="t" verticies="t" text="t" shapetype="t"/>
            <o:ink i="AAA=&#10;" annotation="t"/>
          </v:shape>
        </w:pic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793EADD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DC0843" w14:textId="77777777" w:rsidR="00C95C73" w:rsidRDefault="00C95C73" w:rsidP="0003283C">
      <w:pPr>
        <w:spacing w:after="0" w:line="240" w:lineRule="auto"/>
      </w:pPr>
      <w:r>
        <w:separator/>
      </w:r>
    </w:p>
  </w:endnote>
  <w:endnote w:type="continuationSeparator" w:id="0">
    <w:p w14:paraId="3D90ED48" w14:textId="77777777" w:rsidR="00C95C73" w:rsidRDefault="00C95C73" w:rsidP="000328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17175971"/>
      <w:docPartObj>
        <w:docPartGallery w:val="Page Numbers (Bottom of Page)"/>
        <w:docPartUnique/>
      </w:docPartObj>
    </w:sdtPr>
    <w:sdtContent>
      <w:p w14:paraId="4D067128" w14:textId="4A9B7B5C" w:rsidR="00E23F58" w:rsidRDefault="00E23F58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33FB">
          <w:rPr>
            <w:noProof/>
          </w:rPr>
          <w:t>4</w:t>
        </w:r>
        <w:r>
          <w:fldChar w:fldCharType="end"/>
        </w:r>
      </w:p>
    </w:sdtContent>
  </w:sdt>
  <w:p w14:paraId="77AAF24F" w14:textId="77777777" w:rsidR="00E23F58" w:rsidRDefault="00E23F58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1B2C77" w14:textId="77777777" w:rsidR="00C95C73" w:rsidRDefault="00C95C73" w:rsidP="0003283C">
      <w:pPr>
        <w:spacing w:after="0" w:line="240" w:lineRule="auto"/>
      </w:pPr>
      <w:r>
        <w:separator/>
      </w:r>
    </w:p>
  </w:footnote>
  <w:footnote w:type="continuationSeparator" w:id="0">
    <w:p w14:paraId="3F4F44C8" w14:textId="77777777" w:rsidR="00C95C73" w:rsidRDefault="00C95C73" w:rsidP="000328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20535D8"/>
    <w:multiLevelType w:val="multilevel"/>
    <w:tmpl w:val="1FD8F2F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6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3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05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2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55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11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45" w:hanging="1800"/>
      </w:pPr>
      <w:rPr>
        <w:rFonts w:hint="default"/>
      </w:rPr>
    </w:lvl>
  </w:abstractNum>
  <w:abstractNum w:abstractNumId="2">
    <w:nsid w:val="067F5E00"/>
    <w:multiLevelType w:val="hybridMultilevel"/>
    <w:tmpl w:val="AA9CD16A"/>
    <w:lvl w:ilvl="0" w:tplc="69E8525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53FFF"/>
    <w:multiLevelType w:val="hybridMultilevel"/>
    <w:tmpl w:val="8620D8B2"/>
    <w:lvl w:ilvl="0" w:tplc="B9FC8324">
      <w:start w:val="1"/>
      <w:numFmt w:val="decimal"/>
      <w:lvlText w:val="%1)"/>
      <w:lvlJc w:val="left"/>
      <w:pPr>
        <w:ind w:left="107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D143728"/>
    <w:multiLevelType w:val="hybridMultilevel"/>
    <w:tmpl w:val="0DE0AF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423088"/>
    <w:multiLevelType w:val="hybridMultilevel"/>
    <w:tmpl w:val="21A28F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9073380"/>
    <w:multiLevelType w:val="hybridMultilevel"/>
    <w:tmpl w:val="DEEC8B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2D60CE"/>
    <w:multiLevelType w:val="multilevel"/>
    <w:tmpl w:val="D65283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>
    <w:nsid w:val="35DD306E"/>
    <w:multiLevelType w:val="hybridMultilevel"/>
    <w:tmpl w:val="0DE0AF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167837"/>
    <w:multiLevelType w:val="multilevel"/>
    <w:tmpl w:val="C9C8817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8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6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8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69" w:hanging="1800"/>
      </w:pPr>
      <w:rPr>
        <w:rFonts w:hint="default"/>
      </w:rPr>
    </w:lvl>
  </w:abstractNum>
  <w:abstractNum w:abstractNumId="10">
    <w:nsid w:val="38402FF1"/>
    <w:multiLevelType w:val="hybridMultilevel"/>
    <w:tmpl w:val="0DE0AF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3CC1F51"/>
    <w:multiLevelType w:val="multilevel"/>
    <w:tmpl w:val="B3545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89" w:hanging="1800"/>
      </w:pPr>
      <w:rPr>
        <w:rFonts w:hint="default"/>
      </w:rPr>
    </w:lvl>
  </w:abstractNum>
  <w:abstractNum w:abstractNumId="12">
    <w:nsid w:val="46BF55E0"/>
    <w:multiLevelType w:val="hybridMultilevel"/>
    <w:tmpl w:val="737A8EBC"/>
    <w:lvl w:ilvl="0" w:tplc="357891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47942B90"/>
    <w:multiLevelType w:val="hybridMultilevel"/>
    <w:tmpl w:val="1E784990"/>
    <w:lvl w:ilvl="0" w:tplc="91C00D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52D31E0C"/>
    <w:multiLevelType w:val="hybridMultilevel"/>
    <w:tmpl w:val="9760B256"/>
    <w:lvl w:ilvl="0" w:tplc="975E6184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5">
    <w:nsid w:val="54533D28"/>
    <w:multiLevelType w:val="hybridMultilevel"/>
    <w:tmpl w:val="06680A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63B5DDD"/>
    <w:multiLevelType w:val="hybridMultilevel"/>
    <w:tmpl w:val="59ACA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684446A2"/>
    <w:multiLevelType w:val="hybridMultilevel"/>
    <w:tmpl w:val="54EE867C"/>
    <w:lvl w:ilvl="0" w:tplc="C61492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6AD67452"/>
    <w:multiLevelType w:val="multilevel"/>
    <w:tmpl w:val="A1EA1A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352" w:hanging="1800"/>
      </w:pPr>
      <w:rPr>
        <w:rFonts w:hint="default"/>
      </w:rPr>
    </w:lvl>
  </w:abstractNum>
  <w:abstractNum w:abstractNumId="19">
    <w:nsid w:val="7738779A"/>
    <w:multiLevelType w:val="multilevel"/>
    <w:tmpl w:val="77EC1FB2"/>
    <w:styleLink w:val="headings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964"/>
        </w:tabs>
        <w:ind w:left="964" w:hanging="964"/>
      </w:pPr>
      <w:rPr>
        <w:rFonts w:ascii="Times New Roman" w:hAnsi="Times New Roman" w:hint="default"/>
        <w:b w:val="0"/>
        <w:i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3"/>
  </w:num>
  <w:num w:numId="2">
    <w:abstractNumId w:val="14"/>
  </w:num>
  <w:num w:numId="3">
    <w:abstractNumId w:val="17"/>
  </w:num>
  <w:num w:numId="4">
    <w:abstractNumId w:val="13"/>
  </w:num>
  <w:num w:numId="5">
    <w:abstractNumId w:val="12"/>
  </w:num>
  <w:num w:numId="6">
    <w:abstractNumId w:val="5"/>
  </w:num>
  <w:num w:numId="7">
    <w:abstractNumId w:val="16"/>
  </w:num>
  <w:num w:numId="8">
    <w:abstractNumId w:val="15"/>
  </w:num>
  <w:num w:numId="9">
    <w:abstractNumId w:val="10"/>
  </w:num>
  <w:num w:numId="10">
    <w:abstractNumId w:val="4"/>
  </w:num>
  <w:num w:numId="11">
    <w:abstractNumId w:val="8"/>
  </w:num>
  <w:num w:numId="12">
    <w:abstractNumId w:val="6"/>
  </w:num>
  <w:num w:numId="13">
    <w:abstractNumId w:val="1"/>
  </w:num>
  <w:num w:numId="14">
    <w:abstractNumId w:val="9"/>
  </w:num>
  <w:num w:numId="15">
    <w:abstractNumId w:val="11"/>
  </w:num>
  <w:num w:numId="16">
    <w:abstractNumId w:val="18"/>
  </w:num>
  <w:num w:numId="17">
    <w:abstractNumId w:val="7"/>
  </w:num>
  <w:num w:numId="18">
    <w:abstractNumId w:val="19"/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I TIX">
    <w15:presenceInfo w15:providerId="Windows Live" w15:userId="2ddaa5e05526aaeb"/>
  </w15:person>
  <w15:person w15:author="frostball@gmail.com">
    <w15:presenceInfo w15:providerId="Windows Live" w15:userId="5223fca519ed26c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420B"/>
    <w:rsid w:val="0000273A"/>
    <w:rsid w:val="00004CDB"/>
    <w:rsid w:val="0000678C"/>
    <w:rsid w:val="00020A77"/>
    <w:rsid w:val="000213B8"/>
    <w:rsid w:val="00023D57"/>
    <w:rsid w:val="00023DBA"/>
    <w:rsid w:val="00026A09"/>
    <w:rsid w:val="0003128D"/>
    <w:rsid w:val="00032411"/>
    <w:rsid w:val="0003283C"/>
    <w:rsid w:val="0003671E"/>
    <w:rsid w:val="00041315"/>
    <w:rsid w:val="000423C4"/>
    <w:rsid w:val="0004357E"/>
    <w:rsid w:val="00044C58"/>
    <w:rsid w:val="00071C88"/>
    <w:rsid w:val="00074732"/>
    <w:rsid w:val="00076B92"/>
    <w:rsid w:val="00085094"/>
    <w:rsid w:val="00086691"/>
    <w:rsid w:val="000A1099"/>
    <w:rsid w:val="000B56A4"/>
    <w:rsid w:val="000C0C86"/>
    <w:rsid w:val="000D1B40"/>
    <w:rsid w:val="000D2F9A"/>
    <w:rsid w:val="000D420B"/>
    <w:rsid w:val="000D7F39"/>
    <w:rsid w:val="000E7A45"/>
    <w:rsid w:val="000F064C"/>
    <w:rsid w:val="000F45AA"/>
    <w:rsid w:val="00131C9C"/>
    <w:rsid w:val="001473FF"/>
    <w:rsid w:val="00150908"/>
    <w:rsid w:val="001742A4"/>
    <w:rsid w:val="00177707"/>
    <w:rsid w:val="00186AD7"/>
    <w:rsid w:val="001A7835"/>
    <w:rsid w:val="001B77C0"/>
    <w:rsid w:val="001C40A4"/>
    <w:rsid w:val="001D3035"/>
    <w:rsid w:val="001D6671"/>
    <w:rsid w:val="001E797A"/>
    <w:rsid w:val="001F1ABF"/>
    <w:rsid w:val="00225367"/>
    <w:rsid w:val="00230183"/>
    <w:rsid w:val="00243F83"/>
    <w:rsid w:val="002502AD"/>
    <w:rsid w:val="00260C5B"/>
    <w:rsid w:val="0027338B"/>
    <w:rsid w:val="0027459A"/>
    <w:rsid w:val="00287402"/>
    <w:rsid w:val="00287C51"/>
    <w:rsid w:val="002922EF"/>
    <w:rsid w:val="002A7731"/>
    <w:rsid w:val="002A7B08"/>
    <w:rsid w:val="002B4024"/>
    <w:rsid w:val="002C0B35"/>
    <w:rsid w:val="002C1FAE"/>
    <w:rsid w:val="002C6E6F"/>
    <w:rsid w:val="002C7B43"/>
    <w:rsid w:val="002E15E8"/>
    <w:rsid w:val="002E6A4C"/>
    <w:rsid w:val="002F0D13"/>
    <w:rsid w:val="0031438D"/>
    <w:rsid w:val="00320F05"/>
    <w:rsid w:val="00335185"/>
    <w:rsid w:val="00336F51"/>
    <w:rsid w:val="003567C4"/>
    <w:rsid w:val="00360E32"/>
    <w:rsid w:val="003623B9"/>
    <w:rsid w:val="003A71E2"/>
    <w:rsid w:val="003B5B2A"/>
    <w:rsid w:val="003C6901"/>
    <w:rsid w:val="003D000C"/>
    <w:rsid w:val="003D1326"/>
    <w:rsid w:val="003D5000"/>
    <w:rsid w:val="003D6279"/>
    <w:rsid w:val="003E0599"/>
    <w:rsid w:val="003E2E3C"/>
    <w:rsid w:val="004114D6"/>
    <w:rsid w:val="0041258A"/>
    <w:rsid w:val="00415B86"/>
    <w:rsid w:val="004213A9"/>
    <w:rsid w:val="004229B3"/>
    <w:rsid w:val="00427994"/>
    <w:rsid w:val="00427F37"/>
    <w:rsid w:val="004379D7"/>
    <w:rsid w:val="00444489"/>
    <w:rsid w:val="00444F4A"/>
    <w:rsid w:val="00454D52"/>
    <w:rsid w:val="00470391"/>
    <w:rsid w:val="004A6FFE"/>
    <w:rsid w:val="004B6463"/>
    <w:rsid w:val="004C3A60"/>
    <w:rsid w:val="004C5607"/>
    <w:rsid w:val="004E4C12"/>
    <w:rsid w:val="004E59CD"/>
    <w:rsid w:val="004F22A6"/>
    <w:rsid w:val="004F324E"/>
    <w:rsid w:val="004F6F48"/>
    <w:rsid w:val="005078BD"/>
    <w:rsid w:val="005116F7"/>
    <w:rsid w:val="00525C7F"/>
    <w:rsid w:val="00526932"/>
    <w:rsid w:val="00544F08"/>
    <w:rsid w:val="00553855"/>
    <w:rsid w:val="00560CF8"/>
    <w:rsid w:val="00564EC3"/>
    <w:rsid w:val="005735C3"/>
    <w:rsid w:val="005811FC"/>
    <w:rsid w:val="00585210"/>
    <w:rsid w:val="00586D1C"/>
    <w:rsid w:val="005C29E3"/>
    <w:rsid w:val="005D0091"/>
    <w:rsid w:val="005D7B4A"/>
    <w:rsid w:val="005F11A2"/>
    <w:rsid w:val="00615582"/>
    <w:rsid w:val="006242EE"/>
    <w:rsid w:val="00660229"/>
    <w:rsid w:val="006823DB"/>
    <w:rsid w:val="00690B33"/>
    <w:rsid w:val="006A6002"/>
    <w:rsid w:val="006B3FB1"/>
    <w:rsid w:val="006C12C7"/>
    <w:rsid w:val="006D4211"/>
    <w:rsid w:val="006E0D45"/>
    <w:rsid w:val="006E1821"/>
    <w:rsid w:val="006E429C"/>
    <w:rsid w:val="006F10B2"/>
    <w:rsid w:val="007059A8"/>
    <w:rsid w:val="00727926"/>
    <w:rsid w:val="00730EBE"/>
    <w:rsid w:val="00735A96"/>
    <w:rsid w:val="007472DC"/>
    <w:rsid w:val="00752318"/>
    <w:rsid w:val="00757CF1"/>
    <w:rsid w:val="00764B55"/>
    <w:rsid w:val="0077008D"/>
    <w:rsid w:val="00772FDB"/>
    <w:rsid w:val="007A343C"/>
    <w:rsid w:val="007A712D"/>
    <w:rsid w:val="007B729A"/>
    <w:rsid w:val="007C46C3"/>
    <w:rsid w:val="007C4ED1"/>
    <w:rsid w:val="007D2D46"/>
    <w:rsid w:val="007D6244"/>
    <w:rsid w:val="007F15F9"/>
    <w:rsid w:val="00801578"/>
    <w:rsid w:val="00821E7F"/>
    <w:rsid w:val="008249D2"/>
    <w:rsid w:val="00851390"/>
    <w:rsid w:val="00865393"/>
    <w:rsid w:val="008839A8"/>
    <w:rsid w:val="0088492D"/>
    <w:rsid w:val="00887C01"/>
    <w:rsid w:val="008948BD"/>
    <w:rsid w:val="008B5947"/>
    <w:rsid w:val="008D297B"/>
    <w:rsid w:val="008D4E0A"/>
    <w:rsid w:val="008E47EC"/>
    <w:rsid w:val="008E5B17"/>
    <w:rsid w:val="009133FB"/>
    <w:rsid w:val="00930E0A"/>
    <w:rsid w:val="00956239"/>
    <w:rsid w:val="00957DB8"/>
    <w:rsid w:val="00966FAB"/>
    <w:rsid w:val="00971106"/>
    <w:rsid w:val="00973759"/>
    <w:rsid w:val="00980DD8"/>
    <w:rsid w:val="00997019"/>
    <w:rsid w:val="009A1F2C"/>
    <w:rsid w:val="009C16CB"/>
    <w:rsid w:val="009C68C9"/>
    <w:rsid w:val="009D0364"/>
    <w:rsid w:val="009E2DD7"/>
    <w:rsid w:val="009E5CEC"/>
    <w:rsid w:val="009F0FE9"/>
    <w:rsid w:val="00A175D5"/>
    <w:rsid w:val="00A178AA"/>
    <w:rsid w:val="00A25E7F"/>
    <w:rsid w:val="00A55E98"/>
    <w:rsid w:val="00A62B91"/>
    <w:rsid w:val="00A63F10"/>
    <w:rsid w:val="00A65ABD"/>
    <w:rsid w:val="00A718FE"/>
    <w:rsid w:val="00A723FD"/>
    <w:rsid w:val="00A7511E"/>
    <w:rsid w:val="00A87AAB"/>
    <w:rsid w:val="00A91415"/>
    <w:rsid w:val="00AC1D6F"/>
    <w:rsid w:val="00AC335A"/>
    <w:rsid w:val="00AD1ADF"/>
    <w:rsid w:val="00AE0C99"/>
    <w:rsid w:val="00AF1C69"/>
    <w:rsid w:val="00B1132F"/>
    <w:rsid w:val="00B2139B"/>
    <w:rsid w:val="00B22A53"/>
    <w:rsid w:val="00B35459"/>
    <w:rsid w:val="00B5467A"/>
    <w:rsid w:val="00B558C3"/>
    <w:rsid w:val="00B56FF2"/>
    <w:rsid w:val="00B70733"/>
    <w:rsid w:val="00B71211"/>
    <w:rsid w:val="00BA0C82"/>
    <w:rsid w:val="00BA6D3D"/>
    <w:rsid w:val="00BB1134"/>
    <w:rsid w:val="00BB66BB"/>
    <w:rsid w:val="00BC11C7"/>
    <w:rsid w:val="00BD53CE"/>
    <w:rsid w:val="00BE372A"/>
    <w:rsid w:val="00BF13D4"/>
    <w:rsid w:val="00C10A2D"/>
    <w:rsid w:val="00C17385"/>
    <w:rsid w:val="00C27D5C"/>
    <w:rsid w:val="00C319B5"/>
    <w:rsid w:val="00C3678E"/>
    <w:rsid w:val="00C418A9"/>
    <w:rsid w:val="00C43BBB"/>
    <w:rsid w:val="00C53F78"/>
    <w:rsid w:val="00C544FA"/>
    <w:rsid w:val="00C57ADA"/>
    <w:rsid w:val="00C62CC8"/>
    <w:rsid w:val="00C8174C"/>
    <w:rsid w:val="00C85D7A"/>
    <w:rsid w:val="00C87CF8"/>
    <w:rsid w:val="00C9410E"/>
    <w:rsid w:val="00C95C73"/>
    <w:rsid w:val="00CA0694"/>
    <w:rsid w:val="00CB71B0"/>
    <w:rsid w:val="00CE0680"/>
    <w:rsid w:val="00CF18DF"/>
    <w:rsid w:val="00D016BE"/>
    <w:rsid w:val="00D062AD"/>
    <w:rsid w:val="00D07B75"/>
    <w:rsid w:val="00D11303"/>
    <w:rsid w:val="00D5056A"/>
    <w:rsid w:val="00D5137E"/>
    <w:rsid w:val="00D52F8F"/>
    <w:rsid w:val="00D6699D"/>
    <w:rsid w:val="00D6745C"/>
    <w:rsid w:val="00D6792E"/>
    <w:rsid w:val="00D753A2"/>
    <w:rsid w:val="00D93B13"/>
    <w:rsid w:val="00DA31BC"/>
    <w:rsid w:val="00DA4B87"/>
    <w:rsid w:val="00DB4164"/>
    <w:rsid w:val="00DD08F4"/>
    <w:rsid w:val="00DD0FE0"/>
    <w:rsid w:val="00DE4441"/>
    <w:rsid w:val="00DE76FE"/>
    <w:rsid w:val="00DF5C8C"/>
    <w:rsid w:val="00E0090C"/>
    <w:rsid w:val="00E07F91"/>
    <w:rsid w:val="00E14EA8"/>
    <w:rsid w:val="00E22A3B"/>
    <w:rsid w:val="00E23E4F"/>
    <w:rsid w:val="00E23F58"/>
    <w:rsid w:val="00E371F1"/>
    <w:rsid w:val="00E41CDD"/>
    <w:rsid w:val="00E617F0"/>
    <w:rsid w:val="00E85982"/>
    <w:rsid w:val="00E9346C"/>
    <w:rsid w:val="00EA291C"/>
    <w:rsid w:val="00EB0D3E"/>
    <w:rsid w:val="00EB63C1"/>
    <w:rsid w:val="00EC1449"/>
    <w:rsid w:val="00EC3DC3"/>
    <w:rsid w:val="00ED280C"/>
    <w:rsid w:val="00EE4AFC"/>
    <w:rsid w:val="00EE6583"/>
    <w:rsid w:val="00F017F1"/>
    <w:rsid w:val="00F31A78"/>
    <w:rsid w:val="00F42B39"/>
    <w:rsid w:val="00F55BF0"/>
    <w:rsid w:val="00F6122E"/>
    <w:rsid w:val="00F62007"/>
    <w:rsid w:val="00F6212D"/>
    <w:rsid w:val="00F711C0"/>
    <w:rsid w:val="00FC25FE"/>
    <w:rsid w:val="00FC7DA4"/>
    <w:rsid w:val="00FD34A8"/>
    <w:rsid w:val="00FF4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FC402E"/>
  <w15:docId w15:val="{A8746B68-E2E7-422F-81E1-7A6C92153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1B40"/>
  </w:style>
  <w:style w:type="paragraph" w:styleId="1">
    <w:name w:val="heading 1"/>
    <w:basedOn w:val="a"/>
    <w:next w:val="a"/>
    <w:link w:val="10"/>
    <w:uiPriority w:val="9"/>
    <w:qFormat/>
    <w:rsid w:val="00C418A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418A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423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418A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C418A9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C418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418A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C418A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C418A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418A9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C418A9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88492D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0423C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E0090C"/>
    <w:pPr>
      <w:spacing w:after="100"/>
      <w:ind w:left="440"/>
    </w:pPr>
  </w:style>
  <w:style w:type="table" w:styleId="a8">
    <w:name w:val="Table Grid"/>
    <w:basedOn w:val="a1"/>
    <w:uiPriority w:val="59"/>
    <w:rsid w:val="001742A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annotation reference"/>
    <w:basedOn w:val="a0"/>
    <w:uiPriority w:val="99"/>
    <w:semiHidden/>
    <w:unhideWhenUsed/>
    <w:rsid w:val="00026A09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026A09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026A09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026A09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026A09"/>
    <w:rPr>
      <w:b/>
      <w:bCs/>
      <w:sz w:val="20"/>
      <w:szCs w:val="20"/>
    </w:rPr>
  </w:style>
  <w:style w:type="paragraph" w:customStyle="1" w:styleId="Default">
    <w:name w:val="Default"/>
    <w:rsid w:val="00D062AD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a0"/>
    <w:rsid w:val="00DE76FE"/>
  </w:style>
  <w:style w:type="character" w:styleId="ae">
    <w:name w:val="Emphasis"/>
    <w:basedOn w:val="a0"/>
    <w:uiPriority w:val="20"/>
    <w:qFormat/>
    <w:rsid w:val="00DE76FE"/>
    <w:rPr>
      <w:i/>
      <w:iCs/>
    </w:rPr>
  </w:style>
  <w:style w:type="character" w:styleId="af">
    <w:name w:val="Strong"/>
    <w:basedOn w:val="a0"/>
    <w:uiPriority w:val="22"/>
    <w:qFormat/>
    <w:rsid w:val="00DE76FE"/>
    <w:rPr>
      <w:b/>
      <w:bCs/>
    </w:rPr>
  </w:style>
  <w:style w:type="paragraph" w:customStyle="1" w:styleId="heading1">
    <w:name w:val="heading1"/>
    <w:basedOn w:val="1"/>
    <w:next w:val="a"/>
    <w:rsid w:val="007D6244"/>
    <w:pPr>
      <w:numPr>
        <w:numId w:val="18"/>
      </w:numPr>
      <w:tabs>
        <w:tab w:val="clear" w:pos="567"/>
        <w:tab w:val="num" w:pos="360"/>
      </w:tabs>
      <w:suppressAutoHyphens/>
      <w:overflowPunct w:val="0"/>
      <w:autoSpaceDE w:val="0"/>
      <w:autoSpaceDN w:val="0"/>
      <w:adjustRightInd w:val="0"/>
      <w:spacing w:before="360" w:after="240" w:line="300" w:lineRule="atLeast"/>
      <w:ind w:left="0" w:firstLine="227"/>
      <w:textAlignment w:val="baseline"/>
    </w:pPr>
    <w:rPr>
      <w:rFonts w:ascii="Times New Roman" w:eastAsia="Times New Roman" w:hAnsi="Times New Roman" w:cs="Times New Roman"/>
      <w:color w:val="auto"/>
      <w:sz w:val="24"/>
      <w:szCs w:val="20"/>
      <w:lang w:val="en-US" w:eastAsia="de-DE"/>
    </w:rPr>
  </w:style>
  <w:style w:type="paragraph" w:customStyle="1" w:styleId="heading2">
    <w:name w:val="heading2"/>
    <w:basedOn w:val="2"/>
    <w:next w:val="a"/>
    <w:rsid w:val="007D6244"/>
    <w:pPr>
      <w:numPr>
        <w:ilvl w:val="1"/>
        <w:numId w:val="18"/>
      </w:numPr>
      <w:tabs>
        <w:tab w:val="clear" w:pos="567"/>
        <w:tab w:val="num" w:pos="360"/>
      </w:tabs>
      <w:suppressAutoHyphens/>
      <w:overflowPunct w:val="0"/>
      <w:autoSpaceDE w:val="0"/>
      <w:autoSpaceDN w:val="0"/>
      <w:adjustRightInd w:val="0"/>
      <w:spacing w:before="360" w:after="160" w:line="240" w:lineRule="atLeast"/>
      <w:ind w:left="0" w:firstLine="227"/>
      <w:jc w:val="both"/>
      <w:textAlignment w:val="baseline"/>
    </w:pPr>
    <w:rPr>
      <w:rFonts w:ascii="Times New Roman" w:eastAsia="Times New Roman" w:hAnsi="Times New Roman" w:cs="Times New Roman"/>
      <w:iCs/>
      <w:color w:val="auto"/>
      <w:sz w:val="20"/>
      <w:szCs w:val="20"/>
      <w:lang w:val="en-US" w:eastAsia="de-DE"/>
    </w:rPr>
  </w:style>
  <w:style w:type="numbering" w:customStyle="1" w:styleId="headings">
    <w:name w:val="headings"/>
    <w:basedOn w:val="a2"/>
    <w:rsid w:val="007D6244"/>
    <w:pPr>
      <w:numPr>
        <w:numId w:val="18"/>
      </w:numPr>
    </w:pPr>
  </w:style>
  <w:style w:type="paragraph" w:customStyle="1" w:styleId="programcode">
    <w:name w:val="programcode"/>
    <w:basedOn w:val="a"/>
    <w:rsid w:val="007D6244"/>
    <w:pPr>
      <w:tabs>
        <w:tab w:val="left" w:pos="227"/>
        <w:tab w:val="left" w:pos="454"/>
        <w:tab w:val="left" w:pos="680"/>
        <w:tab w:val="left" w:pos="907"/>
        <w:tab w:val="left" w:pos="1134"/>
        <w:tab w:val="left" w:pos="1361"/>
        <w:tab w:val="left" w:pos="1588"/>
        <w:tab w:val="left" w:pos="1814"/>
        <w:tab w:val="left" w:pos="2041"/>
        <w:tab w:val="left" w:pos="2268"/>
        <w:tab w:val="left" w:pos="2495"/>
        <w:tab w:val="left" w:pos="2722"/>
        <w:tab w:val="left" w:pos="2948"/>
        <w:tab w:val="left" w:pos="3175"/>
        <w:tab w:val="left" w:pos="3402"/>
        <w:tab w:val="left" w:pos="3629"/>
        <w:tab w:val="left" w:pos="3856"/>
        <w:tab w:val="left" w:pos="4082"/>
        <w:tab w:val="left" w:pos="4309"/>
        <w:tab w:val="left" w:pos="4536"/>
        <w:tab w:val="left" w:pos="4763"/>
        <w:tab w:val="left" w:pos="4990"/>
        <w:tab w:val="left" w:pos="5216"/>
        <w:tab w:val="left" w:pos="5443"/>
        <w:tab w:val="left" w:pos="5670"/>
        <w:tab w:val="left" w:pos="5897"/>
        <w:tab w:val="left" w:pos="6124"/>
        <w:tab w:val="left" w:pos="6350"/>
        <w:tab w:val="left" w:pos="6577"/>
      </w:tabs>
      <w:overflowPunct w:val="0"/>
      <w:autoSpaceDE w:val="0"/>
      <w:autoSpaceDN w:val="0"/>
      <w:adjustRightInd w:val="0"/>
      <w:spacing w:before="160" w:after="160" w:line="240" w:lineRule="atLeast"/>
      <w:contextualSpacing/>
      <w:textAlignment w:val="baseline"/>
    </w:pPr>
    <w:rPr>
      <w:rFonts w:ascii="Courier" w:eastAsia="Times New Roman" w:hAnsi="Courier" w:cs="Times New Roman"/>
      <w:sz w:val="20"/>
      <w:szCs w:val="20"/>
      <w:lang w:val="en-US" w:eastAsia="de-DE"/>
    </w:rPr>
  </w:style>
  <w:style w:type="paragraph" w:customStyle="1" w:styleId="papertitle">
    <w:name w:val="papertitle"/>
    <w:basedOn w:val="a"/>
    <w:next w:val="a"/>
    <w:rsid w:val="007D6244"/>
    <w:pPr>
      <w:keepNext/>
      <w:keepLines/>
      <w:suppressAutoHyphens/>
      <w:overflowPunct w:val="0"/>
      <w:autoSpaceDE w:val="0"/>
      <w:autoSpaceDN w:val="0"/>
      <w:adjustRightInd w:val="0"/>
      <w:spacing w:after="480" w:line="360" w:lineRule="atLeast"/>
      <w:jc w:val="center"/>
      <w:textAlignment w:val="baseline"/>
    </w:pPr>
    <w:rPr>
      <w:rFonts w:ascii="Times New Roman" w:eastAsia="Times New Roman" w:hAnsi="Times New Roman" w:cs="Times New Roman"/>
      <w:b/>
      <w:sz w:val="28"/>
      <w:szCs w:val="20"/>
      <w:lang w:val="en-US" w:eastAsia="de-DE"/>
    </w:rPr>
  </w:style>
  <w:style w:type="paragraph" w:styleId="af0">
    <w:name w:val="header"/>
    <w:basedOn w:val="a"/>
    <w:link w:val="af1"/>
    <w:uiPriority w:val="99"/>
    <w:unhideWhenUsed/>
    <w:rsid w:val="000328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03283C"/>
  </w:style>
  <w:style w:type="paragraph" w:styleId="af2">
    <w:name w:val="footer"/>
    <w:basedOn w:val="a"/>
    <w:link w:val="af3"/>
    <w:uiPriority w:val="99"/>
    <w:unhideWhenUsed/>
    <w:rsid w:val="000328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0328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90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0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2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oleObject" Target="embeddings/oleObject1.bin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oleObject" Target="embeddings/oleObject2.bin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wmf"/><Relationship Id="rId25" Type="http://schemas.openxmlformats.org/officeDocument/2006/relationships/image" Target="media/image16.png"/><Relationship Id="rId33" Type="http://schemas.openxmlformats.org/officeDocument/2006/relationships/image" Target="media/image24.wmf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comments" Target="comments.xml"/><Relationship Id="rId51" Type="http://schemas.openxmlformats.org/officeDocument/2006/relationships/hyperlink" Target="http://wmate.ru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D8D00D-8779-4312-946A-E9537FB3CB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66</Pages>
  <Words>11142</Words>
  <Characters>63510</Characters>
  <Application>Microsoft Office Word</Application>
  <DocSecurity>0</DocSecurity>
  <Lines>529</Lines>
  <Paragraphs>149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 TIX</dc:creator>
  <cp:lastModifiedBy>I TIX</cp:lastModifiedBy>
  <cp:revision>21</cp:revision>
  <dcterms:created xsi:type="dcterms:W3CDTF">2014-05-29T09:55:00Z</dcterms:created>
  <dcterms:modified xsi:type="dcterms:W3CDTF">2014-05-29T11:22:00Z</dcterms:modified>
</cp:coreProperties>
</file>